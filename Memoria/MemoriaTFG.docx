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02BFCA94"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ins w:id="0" w:author="DIEGO PÉREZ LAVARÍAS" w:date="2020-05-19T15:35:00Z">
        <w:r w:rsidR="007303E4">
          <w:rPr>
            <w:noProof/>
            <w:szCs w:val="22"/>
          </w:rPr>
          <w:t>19 de mayo de 2020</w:t>
        </w:r>
      </w:ins>
      <w:del w:id="1" w:author="DIEGO PÉREZ LAVARÍAS" w:date="2020-05-16T11:29:00Z">
        <w:r w:rsidR="00004DF5" w:rsidDel="009A5D6C">
          <w:rPr>
            <w:noProof/>
            <w:szCs w:val="22"/>
          </w:rPr>
          <w:delText>15 de mayo de 2020</w:delText>
        </w:r>
      </w:del>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proofErr w:type="gramStart"/>
      <w:r w:rsidR="00F7094D">
        <w:rPr>
          <w:lang w:val="en-US"/>
        </w:rPr>
        <w:t>Valencian</w:t>
      </w:r>
      <w:proofErr w:type="gramEnd"/>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Del="007303E4" w:rsidRDefault="001F333F" w:rsidP="001F333F">
      <w:pPr>
        <w:rPr>
          <w:del w:id="2" w:author="DIEGO PÉREZ LAVARÍAS" w:date="2020-05-19T15:40:00Z"/>
          <w:lang w:val="en-US"/>
        </w:rPr>
      </w:pPr>
    </w:p>
    <w:p w14:paraId="518DF64B" w14:textId="77777777" w:rsidR="001F333F" w:rsidDel="007303E4" w:rsidRDefault="001F333F" w:rsidP="001F333F">
      <w:pPr>
        <w:rPr>
          <w:del w:id="3" w:author="DIEGO PÉREZ LAVARÍAS" w:date="2020-05-19T15:40:00Z"/>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341C97B8" w14:textId="7DDAB1FE" w:rsidR="007303E4" w:rsidRDefault="001F333F">
          <w:pPr>
            <w:pStyle w:val="TDC1"/>
            <w:rPr>
              <w:ins w:id="4" w:author="DIEGO PÉREZ LAVARÍAS" w:date="2020-05-19T15:40:00Z"/>
              <w:rFonts w:asciiTheme="minorHAnsi" w:eastAsiaTheme="minorEastAsia" w:hAnsiTheme="minorHAnsi" w:cstheme="minorBidi"/>
              <w:b w:val="0"/>
              <w:bCs w:val="0"/>
              <w:szCs w:val="22"/>
            </w:rPr>
          </w:pPr>
          <w:r>
            <w:fldChar w:fldCharType="begin"/>
          </w:r>
          <w:r>
            <w:instrText xml:space="preserve"> TOC \o "1-3" \h \z \u </w:instrText>
          </w:r>
          <w:r>
            <w:fldChar w:fldCharType="separate"/>
          </w:r>
          <w:ins w:id="5" w:author="DIEGO PÉREZ LAVARÍAS" w:date="2020-05-19T15:40:00Z">
            <w:r w:rsidR="007303E4" w:rsidRPr="00D552A5">
              <w:rPr>
                <w:rStyle w:val="Hipervnculo"/>
              </w:rPr>
              <w:fldChar w:fldCharType="begin"/>
            </w:r>
            <w:r w:rsidR="007303E4" w:rsidRPr="00D552A5">
              <w:rPr>
                <w:rStyle w:val="Hipervnculo"/>
              </w:rPr>
              <w:instrText xml:space="preserve"> </w:instrText>
            </w:r>
            <w:r w:rsidR="007303E4">
              <w:instrText>HYPERLINK \l "_Toc40795227"</w:instrText>
            </w:r>
            <w:r w:rsidR="007303E4" w:rsidRPr="00D552A5">
              <w:rPr>
                <w:rStyle w:val="Hipervnculo"/>
              </w:rPr>
              <w:instrText xml:space="preserve"> </w:instrText>
            </w:r>
            <w:r w:rsidR="007303E4" w:rsidRPr="00D552A5">
              <w:rPr>
                <w:rStyle w:val="Hipervnculo"/>
              </w:rPr>
            </w:r>
            <w:r w:rsidR="007303E4" w:rsidRPr="00D552A5">
              <w:rPr>
                <w:rStyle w:val="Hipervnculo"/>
              </w:rPr>
              <w:fldChar w:fldCharType="separate"/>
            </w:r>
            <w:r w:rsidR="007303E4" w:rsidRPr="00D552A5">
              <w:rPr>
                <w:rStyle w:val="Hipervnculo"/>
              </w:rPr>
              <w:t>Capítulo 1.</w:t>
            </w:r>
            <w:r w:rsidR="007303E4">
              <w:rPr>
                <w:rFonts w:asciiTheme="minorHAnsi" w:eastAsiaTheme="minorEastAsia" w:hAnsiTheme="minorHAnsi" w:cstheme="minorBidi"/>
                <w:b w:val="0"/>
                <w:bCs w:val="0"/>
                <w:szCs w:val="22"/>
              </w:rPr>
              <w:tab/>
            </w:r>
            <w:r w:rsidR="007303E4" w:rsidRPr="00D552A5">
              <w:rPr>
                <w:rStyle w:val="Hipervnculo"/>
              </w:rPr>
              <w:t>Introducción</w:t>
            </w:r>
            <w:r w:rsidR="007303E4">
              <w:rPr>
                <w:webHidden/>
              </w:rPr>
              <w:tab/>
            </w:r>
            <w:r w:rsidR="007303E4">
              <w:rPr>
                <w:webHidden/>
              </w:rPr>
              <w:fldChar w:fldCharType="begin"/>
            </w:r>
            <w:r w:rsidR="007303E4">
              <w:rPr>
                <w:webHidden/>
              </w:rPr>
              <w:instrText xml:space="preserve"> PAGEREF _Toc40795227 \h </w:instrText>
            </w:r>
            <w:r w:rsidR="007303E4">
              <w:rPr>
                <w:webHidden/>
              </w:rPr>
            </w:r>
          </w:ins>
          <w:r w:rsidR="007303E4">
            <w:rPr>
              <w:webHidden/>
            </w:rPr>
            <w:fldChar w:fldCharType="separate"/>
          </w:r>
          <w:ins w:id="6" w:author="DIEGO PÉREZ LAVARÍAS" w:date="2020-05-19T15:40:00Z">
            <w:r w:rsidR="007303E4">
              <w:rPr>
                <w:webHidden/>
              </w:rPr>
              <w:t>3</w:t>
            </w:r>
            <w:r w:rsidR="007303E4">
              <w:rPr>
                <w:webHidden/>
              </w:rPr>
              <w:fldChar w:fldCharType="end"/>
            </w:r>
            <w:r w:rsidR="007303E4" w:rsidRPr="00D552A5">
              <w:rPr>
                <w:rStyle w:val="Hipervnculo"/>
              </w:rPr>
              <w:fldChar w:fldCharType="end"/>
            </w:r>
          </w:ins>
        </w:p>
        <w:p w14:paraId="47F539E5" w14:textId="5A4C8733" w:rsidR="007303E4" w:rsidRDefault="007303E4">
          <w:pPr>
            <w:pStyle w:val="TDC2"/>
            <w:tabs>
              <w:tab w:val="left" w:pos="880"/>
              <w:tab w:val="right" w:leader="dot" w:pos="8494"/>
            </w:tabs>
            <w:rPr>
              <w:ins w:id="7" w:author="DIEGO PÉREZ LAVARÍAS" w:date="2020-05-19T15:40:00Z"/>
              <w:rFonts w:asciiTheme="minorHAnsi" w:eastAsiaTheme="minorEastAsia" w:hAnsiTheme="minorHAnsi" w:cstheme="minorBidi"/>
              <w:noProof/>
              <w:szCs w:val="22"/>
            </w:rPr>
          </w:pPr>
          <w:ins w:id="8"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"_Toc40795228"</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1.1</w:t>
            </w:r>
            <w:r>
              <w:rPr>
                <w:rFonts w:asciiTheme="minorHAnsi" w:eastAsiaTheme="minorEastAsia" w:hAnsiTheme="minorHAnsi" w:cstheme="minorBidi"/>
                <w:noProof/>
                <w:szCs w:val="22"/>
              </w:rPr>
              <w:tab/>
            </w:r>
            <w:r w:rsidRPr="00D552A5">
              <w:rPr>
                <w:rStyle w:val="Hipervnculo"/>
                <w:noProof/>
              </w:rPr>
              <w:t>Motivación</w:t>
            </w:r>
            <w:r>
              <w:rPr>
                <w:noProof/>
                <w:webHidden/>
              </w:rPr>
              <w:tab/>
            </w:r>
            <w:r>
              <w:rPr>
                <w:noProof/>
                <w:webHidden/>
              </w:rPr>
              <w:fldChar w:fldCharType="begin"/>
            </w:r>
            <w:r>
              <w:rPr>
                <w:noProof/>
                <w:webHidden/>
              </w:rPr>
              <w:instrText xml:space="preserve"> PAGEREF _Toc40795228 \h </w:instrText>
            </w:r>
            <w:r>
              <w:rPr>
                <w:noProof/>
                <w:webHidden/>
              </w:rPr>
            </w:r>
          </w:ins>
          <w:r>
            <w:rPr>
              <w:noProof/>
              <w:webHidden/>
            </w:rPr>
            <w:fldChar w:fldCharType="separate"/>
          </w:r>
          <w:ins w:id="9" w:author="DIEGO PÉREZ LAVARÍAS" w:date="2020-05-19T15:40:00Z">
            <w:r>
              <w:rPr>
                <w:noProof/>
                <w:webHidden/>
              </w:rPr>
              <w:t>3</w:t>
            </w:r>
            <w:r>
              <w:rPr>
                <w:noProof/>
                <w:webHidden/>
              </w:rPr>
              <w:fldChar w:fldCharType="end"/>
            </w:r>
            <w:r w:rsidRPr="00D552A5">
              <w:rPr>
                <w:rStyle w:val="Hipervnculo"/>
                <w:noProof/>
              </w:rPr>
              <w:fldChar w:fldCharType="end"/>
            </w:r>
          </w:ins>
        </w:p>
        <w:p w14:paraId="25BAEE0B" w14:textId="1EC18083" w:rsidR="007303E4" w:rsidRDefault="007303E4">
          <w:pPr>
            <w:pStyle w:val="TDC3"/>
            <w:tabs>
              <w:tab w:val="left" w:pos="1320"/>
              <w:tab w:val="right" w:leader="dot" w:pos="8494"/>
            </w:tabs>
            <w:rPr>
              <w:ins w:id="10" w:author="DIEGO PÉREZ LAVARÍAS" w:date="2020-05-19T15:40:00Z"/>
              <w:rFonts w:asciiTheme="minorHAnsi" w:eastAsiaTheme="minorEastAsia" w:hAnsiTheme="minorHAnsi" w:cstheme="minorBidi"/>
              <w:noProof/>
              <w:szCs w:val="22"/>
            </w:rPr>
          </w:pPr>
          <w:ins w:id="11"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"_Toc40795229"</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1.1.1</w:t>
            </w:r>
            <w:r>
              <w:rPr>
                <w:rFonts w:asciiTheme="minorHAnsi" w:eastAsiaTheme="minorEastAsia" w:hAnsiTheme="minorHAnsi" w:cstheme="minorBidi"/>
                <w:noProof/>
                <w:szCs w:val="22"/>
              </w:rPr>
              <w:tab/>
            </w:r>
            <w:r w:rsidRPr="00D552A5">
              <w:rPr>
                <w:rStyle w:val="Hipervnculo"/>
                <w:noProof/>
              </w:rPr>
              <w:t>Deportes de raqueta</w:t>
            </w:r>
            <w:r>
              <w:rPr>
                <w:noProof/>
                <w:webHidden/>
              </w:rPr>
              <w:tab/>
            </w:r>
            <w:r>
              <w:rPr>
                <w:noProof/>
                <w:webHidden/>
              </w:rPr>
              <w:fldChar w:fldCharType="begin"/>
            </w:r>
            <w:r>
              <w:rPr>
                <w:noProof/>
                <w:webHidden/>
              </w:rPr>
              <w:instrText xml:space="preserve"> PAGEREF _Toc40795229 \h </w:instrText>
            </w:r>
            <w:r>
              <w:rPr>
                <w:noProof/>
                <w:webHidden/>
              </w:rPr>
            </w:r>
          </w:ins>
          <w:r>
            <w:rPr>
              <w:noProof/>
              <w:webHidden/>
            </w:rPr>
            <w:fldChar w:fldCharType="separate"/>
          </w:r>
          <w:ins w:id="12" w:author="DIEGO PÉREZ LAVARÍAS" w:date="2020-05-19T15:40:00Z">
            <w:r>
              <w:rPr>
                <w:noProof/>
                <w:webHidden/>
              </w:rPr>
              <w:t>3</w:t>
            </w:r>
            <w:r>
              <w:rPr>
                <w:noProof/>
                <w:webHidden/>
              </w:rPr>
              <w:fldChar w:fldCharType="end"/>
            </w:r>
            <w:r w:rsidRPr="00D552A5">
              <w:rPr>
                <w:rStyle w:val="Hipervnculo"/>
                <w:noProof/>
              </w:rPr>
              <w:fldChar w:fldCharType="end"/>
            </w:r>
          </w:ins>
        </w:p>
        <w:p w14:paraId="0F4AEC66" w14:textId="35616EE3" w:rsidR="007303E4" w:rsidRDefault="007303E4">
          <w:pPr>
            <w:pStyle w:val="TDC3"/>
            <w:tabs>
              <w:tab w:val="left" w:pos="1320"/>
              <w:tab w:val="right" w:leader="dot" w:pos="8494"/>
            </w:tabs>
            <w:rPr>
              <w:ins w:id="13" w:author="DIEGO PÉREZ LAVARÍAS" w:date="2020-05-19T15:40:00Z"/>
              <w:rFonts w:asciiTheme="minorHAnsi" w:eastAsiaTheme="minorEastAsia" w:hAnsiTheme="minorHAnsi" w:cstheme="minorBidi"/>
              <w:noProof/>
              <w:szCs w:val="22"/>
            </w:rPr>
          </w:pPr>
          <w:ins w:id="14"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"_Toc40795230"</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1.1.2</w:t>
            </w:r>
            <w:r>
              <w:rPr>
                <w:rFonts w:asciiTheme="minorHAnsi" w:eastAsiaTheme="minorEastAsia" w:hAnsiTheme="minorHAnsi" w:cstheme="minorBidi"/>
                <w:noProof/>
                <w:szCs w:val="22"/>
              </w:rPr>
              <w:tab/>
            </w:r>
            <w:r w:rsidRPr="00D552A5">
              <w:rPr>
                <w:rStyle w:val="Hipervnculo"/>
                <w:noProof/>
              </w:rPr>
              <w:t>Tecnología wearable</w:t>
            </w:r>
            <w:r>
              <w:rPr>
                <w:noProof/>
                <w:webHidden/>
              </w:rPr>
              <w:tab/>
            </w:r>
            <w:r>
              <w:rPr>
                <w:noProof/>
                <w:webHidden/>
              </w:rPr>
              <w:fldChar w:fldCharType="begin"/>
            </w:r>
            <w:r>
              <w:rPr>
                <w:noProof/>
                <w:webHidden/>
              </w:rPr>
              <w:instrText xml:space="preserve"> PAGEREF _Toc40795230 \h </w:instrText>
            </w:r>
            <w:r>
              <w:rPr>
                <w:noProof/>
                <w:webHidden/>
              </w:rPr>
            </w:r>
          </w:ins>
          <w:r>
            <w:rPr>
              <w:noProof/>
              <w:webHidden/>
            </w:rPr>
            <w:fldChar w:fldCharType="separate"/>
          </w:r>
          <w:ins w:id="15" w:author="DIEGO PÉREZ LAVARÍAS" w:date="2020-05-19T15:40:00Z">
            <w:r>
              <w:rPr>
                <w:noProof/>
                <w:webHidden/>
              </w:rPr>
              <w:t>4</w:t>
            </w:r>
            <w:r>
              <w:rPr>
                <w:noProof/>
                <w:webHidden/>
              </w:rPr>
              <w:fldChar w:fldCharType="end"/>
            </w:r>
            <w:r w:rsidRPr="00D552A5">
              <w:rPr>
                <w:rStyle w:val="Hipervnculo"/>
                <w:noProof/>
              </w:rPr>
              <w:fldChar w:fldCharType="end"/>
            </w:r>
          </w:ins>
        </w:p>
        <w:p w14:paraId="013071AE" w14:textId="1154010F" w:rsidR="007303E4" w:rsidRDefault="007303E4">
          <w:pPr>
            <w:pStyle w:val="TDC2"/>
            <w:tabs>
              <w:tab w:val="left" w:pos="880"/>
              <w:tab w:val="right" w:leader="dot" w:pos="8494"/>
            </w:tabs>
            <w:rPr>
              <w:ins w:id="16" w:author="DIEGO PÉREZ LAVARÍAS" w:date="2020-05-19T15:40:00Z"/>
              <w:rFonts w:asciiTheme="minorHAnsi" w:eastAsiaTheme="minorEastAsia" w:hAnsiTheme="minorHAnsi" w:cstheme="minorBidi"/>
              <w:noProof/>
              <w:szCs w:val="22"/>
            </w:rPr>
          </w:pPr>
          <w:ins w:id="17"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"_Toc40795232"</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1.2</w:t>
            </w:r>
            <w:r>
              <w:rPr>
                <w:rFonts w:asciiTheme="minorHAnsi" w:eastAsiaTheme="minorEastAsia" w:hAnsiTheme="minorHAnsi" w:cstheme="minorBidi"/>
                <w:noProof/>
                <w:szCs w:val="22"/>
              </w:rPr>
              <w:tab/>
            </w:r>
            <w:r w:rsidRPr="00D552A5">
              <w:rPr>
                <w:rStyle w:val="Hipervnculo"/>
                <w:noProof/>
              </w:rPr>
              <w:t>Objetivos</w:t>
            </w:r>
            <w:r>
              <w:rPr>
                <w:noProof/>
                <w:webHidden/>
              </w:rPr>
              <w:tab/>
            </w:r>
            <w:r>
              <w:rPr>
                <w:noProof/>
                <w:webHidden/>
              </w:rPr>
              <w:fldChar w:fldCharType="begin"/>
            </w:r>
            <w:r>
              <w:rPr>
                <w:noProof/>
                <w:webHidden/>
              </w:rPr>
              <w:instrText xml:space="preserve"> PAGEREF _Toc40795232 \h </w:instrText>
            </w:r>
            <w:r>
              <w:rPr>
                <w:noProof/>
                <w:webHidden/>
              </w:rPr>
            </w:r>
          </w:ins>
          <w:r>
            <w:rPr>
              <w:noProof/>
              <w:webHidden/>
            </w:rPr>
            <w:fldChar w:fldCharType="separate"/>
          </w:r>
          <w:ins w:id="18" w:author="DIEGO PÉREZ LAVARÍAS" w:date="2020-05-19T15:40:00Z">
            <w:r>
              <w:rPr>
                <w:noProof/>
                <w:webHidden/>
              </w:rPr>
              <w:t>5</w:t>
            </w:r>
            <w:r>
              <w:rPr>
                <w:noProof/>
                <w:webHidden/>
              </w:rPr>
              <w:fldChar w:fldCharType="end"/>
            </w:r>
            <w:r w:rsidRPr="00D552A5">
              <w:rPr>
                <w:rStyle w:val="Hipervnculo"/>
                <w:noProof/>
              </w:rPr>
              <w:fldChar w:fldCharType="end"/>
            </w:r>
          </w:ins>
        </w:p>
        <w:p w14:paraId="3A85BF3B" w14:textId="4D73A8AA" w:rsidR="007303E4" w:rsidRDefault="007303E4">
          <w:pPr>
            <w:pStyle w:val="TDC2"/>
            <w:tabs>
              <w:tab w:val="left" w:pos="880"/>
              <w:tab w:val="right" w:leader="dot" w:pos="8494"/>
            </w:tabs>
            <w:rPr>
              <w:ins w:id="19" w:author="DIEGO PÉREZ LAVARÍAS" w:date="2020-05-19T15:40:00Z"/>
              <w:rFonts w:asciiTheme="minorHAnsi" w:eastAsiaTheme="minorEastAsia" w:hAnsiTheme="minorHAnsi" w:cstheme="minorBidi"/>
              <w:noProof/>
              <w:szCs w:val="22"/>
            </w:rPr>
          </w:pPr>
          <w:ins w:id="20"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"_Toc40795233"</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1.3</w:t>
            </w:r>
            <w:r>
              <w:rPr>
                <w:rFonts w:asciiTheme="minorHAnsi" w:eastAsiaTheme="minorEastAsia" w:hAnsiTheme="minorHAnsi" w:cstheme="minorBidi"/>
                <w:noProof/>
                <w:szCs w:val="22"/>
              </w:rPr>
              <w:tab/>
            </w:r>
            <w:r w:rsidRPr="00D552A5">
              <w:rPr>
                <w:rStyle w:val="Hipervnculo"/>
                <w:noProof/>
              </w:rPr>
              <w:t>Metodología</w:t>
            </w:r>
            <w:r>
              <w:rPr>
                <w:noProof/>
                <w:webHidden/>
              </w:rPr>
              <w:tab/>
            </w:r>
            <w:r>
              <w:rPr>
                <w:noProof/>
                <w:webHidden/>
              </w:rPr>
              <w:fldChar w:fldCharType="begin"/>
            </w:r>
            <w:r>
              <w:rPr>
                <w:noProof/>
                <w:webHidden/>
              </w:rPr>
              <w:instrText xml:space="preserve"> PAGEREF _Toc40795233 \h </w:instrText>
            </w:r>
            <w:r>
              <w:rPr>
                <w:noProof/>
                <w:webHidden/>
              </w:rPr>
            </w:r>
          </w:ins>
          <w:r>
            <w:rPr>
              <w:noProof/>
              <w:webHidden/>
            </w:rPr>
            <w:fldChar w:fldCharType="separate"/>
          </w:r>
          <w:ins w:id="21" w:author="DIEGO PÉREZ LAVARÍAS" w:date="2020-05-19T15:40:00Z">
            <w:r>
              <w:rPr>
                <w:noProof/>
                <w:webHidden/>
              </w:rPr>
              <w:t>6</w:t>
            </w:r>
            <w:r>
              <w:rPr>
                <w:noProof/>
                <w:webHidden/>
              </w:rPr>
              <w:fldChar w:fldCharType="end"/>
            </w:r>
            <w:r w:rsidRPr="00D552A5">
              <w:rPr>
                <w:rStyle w:val="Hipervnculo"/>
                <w:noProof/>
              </w:rPr>
              <w:fldChar w:fldCharType="end"/>
            </w:r>
          </w:ins>
        </w:p>
        <w:p w14:paraId="38061BEB" w14:textId="2A754C5F" w:rsidR="007303E4" w:rsidRDefault="007303E4">
          <w:pPr>
            <w:pStyle w:val="TDC1"/>
            <w:rPr>
              <w:ins w:id="22" w:author="DIEGO PÉREZ LAVARÍAS" w:date="2020-05-19T15:40:00Z"/>
              <w:rFonts w:asciiTheme="minorHAnsi" w:eastAsiaTheme="minorEastAsia" w:hAnsiTheme="minorHAnsi" w:cstheme="minorBidi"/>
              <w:b w:val="0"/>
              <w:bCs w:val="0"/>
              <w:szCs w:val="22"/>
            </w:rPr>
          </w:pPr>
          <w:ins w:id="23" w:author="DIEGO PÉREZ LAVARÍAS" w:date="2020-05-19T15:40:00Z">
            <w:r w:rsidRPr="00D552A5">
              <w:rPr>
                <w:rStyle w:val="Hipervnculo"/>
              </w:rPr>
              <w:fldChar w:fldCharType="begin"/>
            </w:r>
            <w:r w:rsidRPr="00D552A5">
              <w:rPr>
                <w:rStyle w:val="Hipervnculo"/>
              </w:rPr>
              <w:instrText xml:space="preserve"> </w:instrText>
            </w:r>
            <w:r>
              <w:instrText>HYPERLINK \l "_Toc40795234"</w:instrText>
            </w:r>
            <w:r w:rsidRPr="00D552A5">
              <w:rPr>
                <w:rStyle w:val="Hipervnculo"/>
              </w:rPr>
              <w:instrText xml:space="preserve"> </w:instrText>
            </w:r>
            <w:r w:rsidRPr="00D552A5">
              <w:rPr>
                <w:rStyle w:val="Hipervnculo"/>
              </w:rPr>
            </w:r>
            <w:r w:rsidRPr="00D552A5">
              <w:rPr>
                <w:rStyle w:val="Hipervnculo"/>
              </w:rPr>
              <w:fldChar w:fldCharType="separate"/>
            </w:r>
            <w:r w:rsidRPr="00D552A5">
              <w:rPr>
                <w:rStyle w:val="Hipervnculo"/>
              </w:rPr>
              <w:t>Capítulo 2.</w:t>
            </w:r>
            <w:r>
              <w:rPr>
                <w:rFonts w:asciiTheme="minorHAnsi" w:eastAsiaTheme="minorEastAsia" w:hAnsiTheme="minorHAnsi" w:cstheme="minorBidi"/>
                <w:b w:val="0"/>
                <w:bCs w:val="0"/>
                <w:szCs w:val="22"/>
              </w:rPr>
              <w:tab/>
            </w:r>
            <w:r w:rsidRPr="00D552A5">
              <w:rPr>
                <w:rStyle w:val="Hipervnculo"/>
              </w:rPr>
              <w:t>Identificación y análisis de posibles soluciones</w:t>
            </w:r>
            <w:r>
              <w:rPr>
                <w:webHidden/>
              </w:rPr>
              <w:tab/>
            </w:r>
            <w:r>
              <w:rPr>
                <w:webHidden/>
              </w:rPr>
              <w:fldChar w:fldCharType="begin"/>
            </w:r>
            <w:r>
              <w:rPr>
                <w:webHidden/>
              </w:rPr>
              <w:instrText xml:space="preserve"> PAGEREF _Toc40795234 \h </w:instrText>
            </w:r>
            <w:r>
              <w:rPr>
                <w:webHidden/>
              </w:rPr>
            </w:r>
          </w:ins>
          <w:r>
            <w:rPr>
              <w:webHidden/>
            </w:rPr>
            <w:fldChar w:fldCharType="separate"/>
          </w:r>
          <w:ins w:id="24" w:author="DIEGO PÉREZ LAVARÍAS" w:date="2020-05-19T15:40:00Z">
            <w:r>
              <w:rPr>
                <w:webHidden/>
              </w:rPr>
              <w:t>7</w:t>
            </w:r>
            <w:r>
              <w:rPr>
                <w:webHidden/>
              </w:rPr>
              <w:fldChar w:fldCharType="end"/>
            </w:r>
            <w:r w:rsidRPr="00D552A5">
              <w:rPr>
                <w:rStyle w:val="Hipervnculo"/>
              </w:rPr>
              <w:fldChar w:fldCharType="end"/>
            </w:r>
          </w:ins>
        </w:p>
        <w:p w14:paraId="3F9222E5" w14:textId="4F27850F" w:rsidR="007303E4" w:rsidRDefault="007303E4">
          <w:pPr>
            <w:pStyle w:val="TDC2"/>
            <w:tabs>
              <w:tab w:val="left" w:pos="880"/>
              <w:tab w:val="right" w:leader="dot" w:pos="8494"/>
            </w:tabs>
            <w:rPr>
              <w:ins w:id="25" w:author="DIEGO PÉREZ LAVARÍAS" w:date="2020-05-19T15:40:00Z"/>
              <w:rFonts w:asciiTheme="minorHAnsi" w:eastAsiaTheme="minorEastAsia" w:hAnsiTheme="minorHAnsi" w:cstheme="minorBidi"/>
              <w:noProof/>
              <w:szCs w:val="22"/>
            </w:rPr>
          </w:pPr>
          <w:ins w:id="26"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"_Toc40795236"</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2.1</w:t>
            </w:r>
            <w:r>
              <w:rPr>
                <w:rFonts w:asciiTheme="minorHAnsi" w:eastAsiaTheme="minorEastAsia" w:hAnsiTheme="minorHAnsi" w:cstheme="minorBidi"/>
                <w:noProof/>
                <w:szCs w:val="22"/>
              </w:rPr>
              <w:tab/>
            </w:r>
            <w:r w:rsidRPr="00D552A5">
              <w:rPr>
                <w:rStyle w:val="Hipervnculo"/>
                <w:noProof/>
              </w:rPr>
              <w:t>Posibles soluciones hardware</w:t>
            </w:r>
            <w:r>
              <w:rPr>
                <w:noProof/>
                <w:webHidden/>
              </w:rPr>
              <w:tab/>
            </w:r>
            <w:r>
              <w:rPr>
                <w:noProof/>
                <w:webHidden/>
              </w:rPr>
              <w:fldChar w:fldCharType="begin"/>
            </w:r>
            <w:r>
              <w:rPr>
                <w:noProof/>
                <w:webHidden/>
              </w:rPr>
              <w:instrText xml:space="preserve"> PAGEREF _Toc40795236 \h </w:instrText>
            </w:r>
            <w:r>
              <w:rPr>
                <w:noProof/>
                <w:webHidden/>
              </w:rPr>
            </w:r>
          </w:ins>
          <w:r>
            <w:rPr>
              <w:noProof/>
              <w:webHidden/>
            </w:rPr>
            <w:fldChar w:fldCharType="separate"/>
          </w:r>
          <w:ins w:id="27" w:author="DIEGO PÉREZ LAVARÍAS" w:date="2020-05-19T15:40:00Z">
            <w:r>
              <w:rPr>
                <w:noProof/>
                <w:webHidden/>
              </w:rPr>
              <w:t>7</w:t>
            </w:r>
            <w:r>
              <w:rPr>
                <w:noProof/>
                <w:webHidden/>
              </w:rPr>
              <w:fldChar w:fldCharType="end"/>
            </w:r>
            <w:r w:rsidRPr="00D552A5">
              <w:rPr>
                <w:rStyle w:val="Hipervnculo"/>
                <w:noProof/>
              </w:rPr>
              <w:fldChar w:fldCharType="end"/>
            </w:r>
          </w:ins>
        </w:p>
        <w:p w14:paraId="64518EEB" w14:textId="28277EA0" w:rsidR="007303E4" w:rsidRDefault="007303E4">
          <w:pPr>
            <w:pStyle w:val="TDC3"/>
            <w:tabs>
              <w:tab w:val="left" w:pos="1320"/>
              <w:tab w:val="right" w:leader="dot" w:pos="8494"/>
            </w:tabs>
            <w:rPr>
              <w:ins w:id="28" w:author="DIEGO PÉREZ LAVARÍAS" w:date="2020-05-19T15:40:00Z"/>
              <w:rFonts w:asciiTheme="minorHAnsi" w:eastAsiaTheme="minorEastAsia" w:hAnsiTheme="minorHAnsi" w:cstheme="minorBidi"/>
              <w:noProof/>
              <w:szCs w:val="22"/>
            </w:rPr>
          </w:pPr>
          <w:ins w:id="29"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"_Toc40795237"</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2.1.1</w:t>
            </w:r>
            <w:r>
              <w:rPr>
                <w:rFonts w:asciiTheme="minorHAnsi" w:eastAsiaTheme="minorEastAsia" w:hAnsiTheme="minorHAnsi" w:cstheme="minorBidi"/>
                <w:noProof/>
                <w:szCs w:val="22"/>
              </w:rPr>
              <w:tab/>
            </w:r>
            <w:r w:rsidRPr="00D552A5">
              <w:rPr>
                <w:rStyle w:val="Hipervnculo"/>
                <w:noProof/>
              </w:rPr>
              <w:t>MIKROE-2026 (Hexiwear)</w:t>
            </w:r>
            <w:r>
              <w:rPr>
                <w:noProof/>
                <w:webHidden/>
              </w:rPr>
              <w:tab/>
            </w:r>
            <w:r>
              <w:rPr>
                <w:noProof/>
                <w:webHidden/>
              </w:rPr>
              <w:fldChar w:fldCharType="begin"/>
            </w:r>
            <w:r>
              <w:rPr>
                <w:noProof/>
                <w:webHidden/>
              </w:rPr>
              <w:instrText xml:space="preserve"> PAGEREF _Toc40795237 \h </w:instrText>
            </w:r>
            <w:r>
              <w:rPr>
                <w:noProof/>
                <w:webHidden/>
              </w:rPr>
            </w:r>
          </w:ins>
          <w:r>
            <w:rPr>
              <w:noProof/>
              <w:webHidden/>
            </w:rPr>
            <w:fldChar w:fldCharType="separate"/>
          </w:r>
          <w:ins w:id="30" w:author="DIEGO PÉREZ LAVARÍAS" w:date="2020-05-19T15:40:00Z">
            <w:r>
              <w:rPr>
                <w:noProof/>
                <w:webHidden/>
              </w:rPr>
              <w:t>7</w:t>
            </w:r>
            <w:r>
              <w:rPr>
                <w:noProof/>
                <w:webHidden/>
              </w:rPr>
              <w:fldChar w:fldCharType="end"/>
            </w:r>
            <w:r w:rsidRPr="00D552A5">
              <w:rPr>
                <w:rStyle w:val="Hipervnculo"/>
                <w:noProof/>
              </w:rPr>
              <w:fldChar w:fldCharType="end"/>
            </w:r>
          </w:ins>
        </w:p>
        <w:p w14:paraId="27E4C482" w14:textId="129240B7" w:rsidR="007303E4" w:rsidRDefault="007303E4">
          <w:pPr>
            <w:pStyle w:val="TDC3"/>
            <w:tabs>
              <w:tab w:val="left" w:pos="1320"/>
              <w:tab w:val="right" w:leader="dot" w:pos="8494"/>
            </w:tabs>
            <w:rPr>
              <w:ins w:id="31" w:author="DIEGO PÉREZ LAVARÍAS" w:date="2020-05-19T15:40:00Z"/>
              <w:rFonts w:asciiTheme="minorHAnsi" w:eastAsiaTheme="minorEastAsia" w:hAnsiTheme="minorHAnsi" w:cstheme="minorBidi"/>
              <w:noProof/>
              <w:szCs w:val="22"/>
            </w:rPr>
          </w:pPr>
          <w:ins w:id="32"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"_Toc40795238"</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2.1.2</w:t>
            </w:r>
            <w:r>
              <w:rPr>
                <w:rFonts w:asciiTheme="minorHAnsi" w:eastAsiaTheme="minorEastAsia" w:hAnsiTheme="minorHAnsi" w:cstheme="minorBidi"/>
                <w:noProof/>
                <w:szCs w:val="22"/>
              </w:rPr>
              <w:tab/>
            </w:r>
            <w:r w:rsidRPr="00D552A5">
              <w:rPr>
                <w:rStyle w:val="Hipervnculo"/>
                <w:noProof/>
              </w:rPr>
              <w:t>SensorTag CC1350STK EU</w:t>
            </w:r>
            <w:r>
              <w:rPr>
                <w:noProof/>
                <w:webHidden/>
              </w:rPr>
              <w:tab/>
            </w:r>
            <w:r>
              <w:rPr>
                <w:noProof/>
                <w:webHidden/>
              </w:rPr>
              <w:fldChar w:fldCharType="begin"/>
            </w:r>
            <w:r>
              <w:rPr>
                <w:noProof/>
                <w:webHidden/>
              </w:rPr>
              <w:instrText xml:space="preserve"> PAGEREF _Toc40795238 \h </w:instrText>
            </w:r>
            <w:r>
              <w:rPr>
                <w:noProof/>
                <w:webHidden/>
              </w:rPr>
            </w:r>
          </w:ins>
          <w:r>
            <w:rPr>
              <w:noProof/>
              <w:webHidden/>
            </w:rPr>
            <w:fldChar w:fldCharType="separate"/>
          </w:r>
          <w:ins w:id="33" w:author="DIEGO PÉREZ LAVARÍAS" w:date="2020-05-19T15:40:00Z">
            <w:r>
              <w:rPr>
                <w:noProof/>
                <w:webHidden/>
              </w:rPr>
              <w:t>8</w:t>
            </w:r>
            <w:r>
              <w:rPr>
                <w:noProof/>
                <w:webHidden/>
              </w:rPr>
              <w:fldChar w:fldCharType="end"/>
            </w:r>
            <w:r w:rsidRPr="00D552A5">
              <w:rPr>
                <w:rStyle w:val="Hipervnculo"/>
                <w:noProof/>
              </w:rPr>
              <w:fldChar w:fldCharType="end"/>
            </w:r>
          </w:ins>
        </w:p>
        <w:p w14:paraId="0E5381BA" w14:textId="2A7C54E4" w:rsidR="007303E4" w:rsidRDefault="007303E4">
          <w:pPr>
            <w:pStyle w:val="TDC3"/>
            <w:tabs>
              <w:tab w:val="left" w:pos="1320"/>
              <w:tab w:val="right" w:leader="dot" w:pos="8494"/>
            </w:tabs>
            <w:rPr>
              <w:ins w:id="34" w:author="DIEGO PÉREZ LAVARÍAS" w:date="2020-05-19T15:40:00Z"/>
              <w:rFonts w:asciiTheme="minorHAnsi" w:eastAsiaTheme="minorEastAsia" w:hAnsiTheme="minorHAnsi" w:cstheme="minorBidi"/>
              <w:noProof/>
              <w:szCs w:val="22"/>
            </w:rPr>
          </w:pPr>
          <w:ins w:id="35"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"_Toc40795239"</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2.1.3</w:t>
            </w:r>
            <w:r>
              <w:rPr>
                <w:rFonts w:asciiTheme="minorHAnsi" w:eastAsiaTheme="minorEastAsia" w:hAnsiTheme="minorHAnsi" w:cstheme="minorBidi"/>
                <w:noProof/>
                <w:szCs w:val="22"/>
              </w:rPr>
              <w:tab/>
            </w:r>
            <w:r w:rsidRPr="00D552A5">
              <w:rPr>
                <w:rStyle w:val="Hipervnculo"/>
                <w:noProof/>
              </w:rPr>
              <w:t>SensorTag CC3200STK - WIFIMK</w:t>
            </w:r>
            <w:r>
              <w:rPr>
                <w:noProof/>
                <w:webHidden/>
              </w:rPr>
              <w:tab/>
            </w:r>
            <w:r>
              <w:rPr>
                <w:noProof/>
                <w:webHidden/>
              </w:rPr>
              <w:fldChar w:fldCharType="begin"/>
            </w:r>
            <w:r>
              <w:rPr>
                <w:noProof/>
                <w:webHidden/>
              </w:rPr>
              <w:instrText xml:space="preserve"> PAGEREF _Toc40795239 \h </w:instrText>
            </w:r>
            <w:r>
              <w:rPr>
                <w:noProof/>
                <w:webHidden/>
              </w:rPr>
            </w:r>
          </w:ins>
          <w:r>
            <w:rPr>
              <w:noProof/>
              <w:webHidden/>
            </w:rPr>
            <w:fldChar w:fldCharType="separate"/>
          </w:r>
          <w:ins w:id="36" w:author="DIEGO PÉREZ LAVARÍAS" w:date="2020-05-19T15:40:00Z">
            <w:r>
              <w:rPr>
                <w:noProof/>
                <w:webHidden/>
              </w:rPr>
              <w:t>9</w:t>
            </w:r>
            <w:r>
              <w:rPr>
                <w:noProof/>
                <w:webHidden/>
              </w:rPr>
              <w:fldChar w:fldCharType="end"/>
            </w:r>
            <w:r w:rsidRPr="00D552A5">
              <w:rPr>
                <w:rStyle w:val="Hipervnculo"/>
                <w:noProof/>
              </w:rPr>
              <w:fldChar w:fldCharType="end"/>
            </w:r>
          </w:ins>
        </w:p>
        <w:p w14:paraId="34A46F86" w14:textId="38DF2811" w:rsidR="007303E4" w:rsidRDefault="007303E4">
          <w:pPr>
            <w:pStyle w:val="TDC3"/>
            <w:tabs>
              <w:tab w:val="left" w:pos="1320"/>
              <w:tab w:val="right" w:leader="dot" w:pos="8494"/>
            </w:tabs>
            <w:rPr>
              <w:ins w:id="37" w:author="DIEGO PÉREZ LAVARÍAS" w:date="2020-05-19T15:40:00Z"/>
              <w:rFonts w:asciiTheme="minorHAnsi" w:eastAsiaTheme="minorEastAsia" w:hAnsiTheme="minorHAnsi" w:cstheme="minorBidi"/>
              <w:noProof/>
              <w:szCs w:val="22"/>
            </w:rPr>
          </w:pPr>
          <w:ins w:id="38"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"_Toc40795240"</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2.1.4</w:t>
            </w:r>
            <w:r>
              <w:rPr>
                <w:rFonts w:asciiTheme="minorHAnsi" w:eastAsiaTheme="minorEastAsia" w:hAnsiTheme="minorHAnsi" w:cstheme="minorBidi"/>
                <w:noProof/>
                <w:szCs w:val="22"/>
              </w:rPr>
              <w:tab/>
            </w:r>
            <w:r w:rsidRPr="00D552A5">
              <w:rPr>
                <w:rStyle w:val="Hipervnculo"/>
                <w:noProof/>
              </w:rPr>
              <w:t>STEVAL-WESU1</w:t>
            </w:r>
            <w:r>
              <w:rPr>
                <w:noProof/>
                <w:webHidden/>
              </w:rPr>
              <w:tab/>
            </w:r>
            <w:r>
              <w:rPr>
                <w:noProof/>
                <w:webHidden/>
              </w:rPr>
              <w:fldChar w:fldCharType="begin"/>
            </w:r>
            <w:r>
              <w:rPr>
                <w:noProof/>
                <w:webHidden/>
              </w:rPr>
              <w:instrText xml:space="preserve"> PAGEREF _Toc40795240 \h </w:instrText>
            </w:r>
            <w:r>
              <w:rPr>
                <w:noProof/>
                <w:webHidden/>
              </w:rPr>
            </w:r>
          </w:ins>
          <w:r>
            <w:rPr>
              <w:noProof/>
              <w:webHidden/>
            </w:rPr>
            <w:fldChar w:fldCharType="separate"/>
          </w:r>
          <w:ins w:id="39" w:author="DIEGO PÉREZ LAVARÍAS" w:date="2020-05-19T15:40:00Z">
            <w:r>
              <w:rPr>
                <w:noProof/>
                <w:webHidden/>
              </w:rPr>
              <w:t>9</w:t>
            </w:r>
            <w:r>
              <w:rPr>
                <w:noProof/>
                <w:webHidden/>
              </w:rPr>
              <w:fldChar w:fldCharType="end"/>
            </w:r>
            <w:r w:rsidRPr="00D552A5">
              <w:rPr>
                <w:rStyle w:val="Hipervnculo"/>
                <w:noProof/>
              </w:rPr>
              <w:fldChar w:fldCharType="end"/>
            </w:r>
          </w:ins>
        </w:p>
        <w:p w14:paraId="23572EF0" w14:textId="0D537D07" w:rsidR="007303E4" w:rsidRDefault="007303E4">
          <w:pPr>
            <w:pStyle w:val="TDC3"/>
            <w:tabs>
              <w:tab w:val="left" w:pos="1320"/>
              <w:tab w:val="right" w:leader="dot" w:pos="8494"/>
            </w:tabs>
            <w:rPr>
              <w:ins w:id="40" w:author="DIEGO PÉREZ LAVARÍAS" w:date="2020-05-19T15:40:00Z"/>
              <w:rFonts w:asciiTheme="minorHAnsi" w:eastAsiaTheme="minorEastAsia" w:hAnsiTheme="minorHAnsi" w:cstheme="minorBidi"/>
              <w:noProof/>
              <w:szCs w:val="22"/>
            </w:rPr>
          </w:pPr>
          <w:ins w:id="41"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"_Toc40795241"</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2.1.5</w:t>
            </w:r>
            <w:r>
              <w:rPr>
                <w:rFonts w:asciiTheme="minorHAnsi" w:eastAsiaTheme="minorEastAsia" w:hAnsiTheme="minorHAnsi" w:cstheme="minorBidi"/>
                <w:noProof/>
                <w:szCs w:val="22"/>
              </w:rPr>
              <w:tab/>
            </w:r>
            <w:r w:rsidRPr="00D552A5">
              <w:rPr>
                <w:rStyle w:val="Hipervnculo"/>
                <w:noProof/>
              </w:rPr>
              <w:t>Tabla comparativa</w:t>
            </w:r>
            <w:r>
              <w:rPr>
                <w:noProof/>
                <w:webHidden/>
              </w:rPr>
              <w:tab/>
            </w:r>
            <w:r>
              <w:rPr>
                <w:noProof/>
                <w:webHidden/>
              </w:rPr>
              <w:fldChar w:fldCharType="begin"/>
            </w:r>
            <w:r>
              <w:rPr>
                <w:noProof/>
                <w:webHidden/>
              </w:rPr>
              <w:instrText xml:space="preserve"> PAGEREF _Toc40795241 \h </w:instrText>
            </w:r>
            <w:r>
              <w:rPr>
                <w:noProof/>
                <w:webHidden/>
              </w:rPr>
            </w:r>
          </w:ins>
          <w:r>
            <w:rPr>
              <w:noProof/>
              <w:webHidden/>
            </w:rPr>
            <w:fldChar w:fldCharType="separate"/>
          </w:r>
          <w:ins w:id="42" w:author="DIEGO PÉREZ LAVARÍAS" w:date="2020-05-19T15:40:00Z">
            <w:r>
              <w:rPr>
                <w:noProof/>
                <w:webHidden/>
              </w:rPr>
              <w:t>11</w:t>
            </w:r>
            <w:r>
              <w:rPr>
                <w:noProof/>
                <w:webHidden/>
              </w:rPr>
              <w:fldChar w:fldCharType="end"/>
            </w:r>
            <w:r w:rsidRPr="00D552A5">
              <w:rPr>
                <w:rStyle w:val="Hipervnculo"/>
                <w:noProof/>
              </w:rPr>
              <w:fldChar w:fldCharType="end"/>
            </w:r>
          </w:ins>
        </w:p>
        <w:p w14:paraId="62B07D0F" w14:textId="4352B5DC" w:rsidR="007303E4" w:rsidRDefault="007303E4">
          <w:pPr>
            <w:pStyle w:val="TDC2"/>
            <w:tabs>
              <w:tab w:val="left" w:pos="880"/>
              <w:tab w:val="right" w:leader="dot" w:pos="8494"/>
            </w:tabs>
            <w:rPr>
              <w:ins w:id="43" w:author="DIEGO PÉREZ LAVARÍAS" w:date="2020-05-19T15:40:00Z"/>
              <w:rFonts w:asciiTheme="minorHAnsi" w:eastAsiaTheme="minorEastAsia" w:hAnsiTheme="minorHAnsi" w:cstheme="minorBidi"/>
              <w:noProof/>
              <w:szCs w:val="22"/>
            </w:rPr>
          </w:pPr>
          <w:ins w:id="44"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"_Toc40795242"</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2.2</w:t>
            </w:r>
            <w:r>
              <w:rPr>
                <w:rFonts w:asciiTheme="minorHAnsi" w:eastAsiaTheme="minorEastAsia" w:hAnsiTheme="minorHAnsi" w:cstheme="minorBidi"/>
                <w:noProof/>
                <w:szCs w:val="22"/>
              </w:rPr>
              <w:tab/>
            </w:r>
            <w:r w:rsidRPr="00D552A5">
              <w:rPr>
                <w:rStyle w:val="Hipervnculo"/>
                <w:noProof/>
              </w:rPr>
              <w:t>Posibles soluciones software</w:t>
            </w:r>
            <w:r>
              <w:rPr>
                <w:noProof/>
                <w:webHidden/>
              </w:rPr>
              <w:tab/>
            </w:r>
            <w:r>
              <w:rPr>
                <w:noProof/>
                <w:webHidden/>
              </w:rPr>
              <w:fldChar w:fldCharType="begin"/>
            </w:r>
            <w:r>
              <w:rPr>
                <w:noProof/>
                <w:webHidden/>
              </w:rPr>
              <w:instrText xml:space="preserve"> PAGEREF _Toc40795242 \h </w:instrText>
            </w:r>
            <w:r>
              <w:rPr>
                <w:noProof/>
                <w:webHidden/>
              </w:rPr>
            </w:r>
          </w:ins>
          <w:r>
            <w:rPr>
              <w:noProof/>
              <w:webHidden/>
            </w:rPr>
            <w:fldChar w:fldCharType="separate"/>
          </w:r>
          <w:ins w:id="45" w:author="DIEGO PÉREZ LAVARÍAS" w:date="2020-05-19T15:40:00Z">
            <w:r>
              <w:rPr>
                <w:noProof/>
                <w:webHidden/>
              </w:rPr>
              <w:t>12</w:t>
            </w:r>
            <w:r>
              <w:rPr>
                <w:noProof/>
                <w:webHidden/>
              </w:rPr>
              <w:fldChar w:fldCharType="end"/>
            </w:r>
            <w:r w:rsidRPr="00D552A5">
              <w:rPr>
                <w:rStyle w:val="Hipervnculo"/>
                <w:noProof/>
              </w:rPr>
              <w:fldChar w:fldCharType="end"/>
            </w:r>
          </w:ins>
        </w:p>
        <w:p w14:paraId="27BA9A6B" w14:textId="0FD8F1E2" w:rsidR="007303E4" w:rsidRDefault="007303E4">
          <w:pPr>
            <w:pStyle w:val="TDC3"/>
            <w:tabs>
              <w:tab w:val="left" w:pos="1320"/>
              <w:tab w:val="right" w:leader="dot" w:pos="8494"/>
            </w:tabs>
            <w:rPr>
              <w:ins w:id="46" w:author="DIEGO PÉREZ LAVARÍAS" w:date="2020-05-19T15:40:00Z"/>
              <w:rFonts w:asciiTheme="minorHAnsi" w:eastAsiaTheme="minorEastAsia" w:hAnsiTheme="minorHAnsi" w:cstheme="minorBidi"/>
              <w:noProof/>
              <w:szCs w:val="22"/>
            </w:rPr>
          </w:pPr>
          <w:ins w:id="47"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"_Toc40795243"</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2.2.1</w:t>
            </w:r>
            <w:r>
              <w:rPr>
                <w:rFonts w:asciiTheme="minorHAnsi" w:eastAsiaTheme="minorEastAsia" w:hAnsiTheme="minorHAnsi" w:cstheme="minorBidi"/>
                <w:noProof/>
                <w:szCs w:val="22"/>
              </w:rPr>
              <w:tab/>
            </w:r>
            <w:r w:rsidRPr="00D552A5">
              <w:rPr>
                <w:rStyle w:val="Hipervnculo"/>
                <w:noProof/>
              </w:rPr>
              <w:t>Android</w:t>
            </w:r>
            <w:r>
              <w:rPr>
                <w:noProof/>
                <w:webHidden/>
              </w:rPr>
              <w:tab/>
            </w:r>
            <w:r>
              <w:rPr>
                <w:noProof/>
                <w:webHidden/>
              </w:rPr>
              <w:fldChar w:fldCharType="begin"/>
            </w:r>
            <w:r>
              <w:rPr>
                <w:noProof/>
                <w:webHidden/>
              </w:rPr>
              <w:instrText xml:space="preserve"> PAGEREF _Toc40795243 \h </w:instrText>
            </w:r>
            <w:r>
              <w:rPr>
                <w:noProof/>
                <w:webHidden/>
              </w:rPr>
            </w:r>
          </w:ins>
          <w:r>
            <w:rPr>
              <w:noProof/>
              <w:webHidden/>
            </w:rPr>
            <w:fldChar w:fldCharType="separate"/>
          </w:r>
          <w:ins w:id="48" w:author="DIEGO PÉREZ LAVARÍAS" w:date="2020-05-19T15:40:00Z">
            <w:r>
              <w:rPr>
                <w:noProof/>
                <w:webHidden/>
              </w:rPr>
              <w:t>12</w:t>
            </w:r>
            <w:r>
              <w:rPr>
                <w:noProof/>
                <w:webHidden/>
              </w:rPr>
              <w:fldChar w:fldCharType="end"/>
            </w:r>
            <w:r w:rsidRPr="00D552A5">
              <w:rPr>
                <w:rStyle w:val="Hipervnculo"/>
                <w:noProof/>
              </w:rPr>
              <w:fldChar w:fldCharType="end"/>
            </w:r>
          </w:ins>
        </w:p>
        <w:p w14:paraId="3CC2B8EA" w14:textId="6F472B42" w:rsidR="007303E4" w:rsidRDefault="007303E4">
          <w:pPr>
            <w:pStyle w:val="TDC3"/>
            <w:tabs>
              <w:tab w:val="left" w:pos="1320"/>
              <w:tab w:val="right" w:leader="dot" w:pos="8494"/>
            </w:tabs>
            <w:rPr>
              <w:ins w:id="49" w:author="DIEGO PÉREZ LAVARÍAS" w:date="2020-05-19T15:40:00Z"/>
              <w:rFonts w:asciiTheme="minorHAnsi" w:eastAsiaTheme="minorEastAsia" w:hAnsiTheme="minorHAnsi" w:cstheme="minorBidi"/>
              <w:noProof/>
              <w:szCs w:val="22"/>
            </w:rPr>
          </w:pPr>
          <w:ins w:id="50"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"_Toc40795244"</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2.2.2</w:t>
            </w:r>
            <w:r>
              <w:rPr>
                <w:rFonts w:asciiTheme="minorHAnsi" w:eastAsiaTheme="minorEastAsia" w:hAnsiTheme="minorHAnsi" w:cstheme="minorBidi"/>
                <w:noProof/>
                <w:szCs w:val="22"/>
              </w:rPr>
              <w:tab/>
            </w:r>
            <w:r w:rsidRPr="00D552A5">
              <w:rPr>
                <w:rStyle w:val="Hipervnculo"/>
                <w:noProof/>
              </w:rPr>
              <w:t>iOS</w:t>
            </w:r>
            <w:r>
              <w:rPr>
                <w:noProof/>
                <w:webHidden/>
              </w:rPr>
              <w:tab/>
            </w:r>
            <w:r>
              <w:rPr>
                <w:noProof/>
                <w:webHidden/>
              </w:rPr>
              <w:fldChar w:fldCharType="begin"/>
            </w:r>
            <w:r>
              <w:rPr>
                <w:noProof/>
                <w:webHidden/>
              </w:rPr>
              <w:instrText xml:space="preserve"> PAGEREF _Toc40795244 \h </w:instrText>
            </w:r>
            <w:r>
              <w:rPr>
                <w:noProof/>
                <w:webHidden/>
              </w:rPr>
            </w:r>
          </w:ins>
          <w:r>
            <w:rPr>
              <w:noProof/>
              <w:webHidden/>
            </w:rPr>
            <w:fldChar w:fldCharType="separate"/>
          </w:r>
          <w:ins w:id="51" w:author="DIEGO PÉREZ LAVARÍAS" w:date="2020-05-19T15:40:00Z">
            <w:r>
              <w:rPr>
                <w:noProof/>
                <w:webHidden/>
              </w:rPr>
              <w:t>13</w:t>
            </w:r>
            <w:r>
              <w:rPr>
                <w:noProof/>
                <w:webHidden/>
              </w:rPr>
              <w:fldChar w:fldCharType="end"/>
            </w:r>
            <w:r w:rsidRPr="00D552A5">
              <w:rPr>
                <w:rStyle w:val="Hipervnculo"/>
                <w:noProof/>
              </w:rPr>
              <w:fldChar w:fldCharType="end"/>
            </w:r>
          </w:ins>
        </w:p>
        <w:p w14:paraId="153CABC6" w14:textId="0F3BD3E8" w:rsidR="007303E4" w:rsidRDefault="007303E4">
          <w:pPr>
            <w:pStyle w:val="TDC3"/>
            <w:tabs>
              <w:tab w:val="left" w:pos="1320"/>
              <w:tab w:val="right" w:leader="dot" w:pos="8494"/>
            </w:tabs>
            <w:rPr>
              <w:ins w:id="52" w:author="DIEGO PÉREZ LAVARÍAS" w:date="2020-05-19T15:40:00Z"/>
              <w:rFonts w:asciiTheme="minorHAnsi" w:eastAsiaTheme="minorEastAsia" w:hAnsiTheme="minorHAnsi" w:cstheme="minorBidi"/>
              <w:noProof/>
              <w:szCs w:val="22"/>
            </w:rPr>
          </w:pPr>
          <w:ins w:id="53"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"_Toc40795245"</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2.2.3</w:t>
            </w:r>
            <w:r>
              <w:rPr>
                <w:rFonts w:asciiTheme="minorHAnsi" w:eastAsiaTheme="minorEastAsia" w:hAnsiTheme="minorHAnsi" w:cstheme="minorBidi"/>
                <w:noProof/>
                <w:szCs w:val="22"/>
              </w:rPr>
              <w:tab/>
            </w:r>
            <w:r w:rsidRPr="00D552A5">
              <w:rPr>
                <w:rStyle w:val="Hipervnculo"/>
                <w:noProof/>
              </w:rPr>
              <w:t>Otros sistemas operativos</w:t>
            </w:r>
            <w:r>
              <w:rPr>
                <w:noProof/>
                <w:webHidden/>
              </w:rPr>
              <w:tab/>
            </w:r>
            <w:r>
              <w:rPr>
                <w:noProof/>
                <w:webHidden/>
              </w:rPr>
              <w:fldChar w:fldCharType="begin"/>
            </w:r>
            <w:r>
              <w:rPr>
                <w:noProof/>
                <w:webHidden/>
              </w:rPr>
              <w:instrText xml:space="preserve"> PAGEREF _Toc40795245 \h </w:instrText>
            </w:r>
            <w:r>
              <w:rPr>
                <w:noProof/>
                <w:webHidden/>
              </w:rPr>
            </w:r>
          </w:ins>
          <w:r>
            <w:rPr>
              <w:noProof/>
              <w:webHidden/>
            </w:rPr>
            <w:fldChar w:fldCharType="separate"/>
          </w:r>
          <w:ins w:id="54" w:author="DIEGO PÉREZ LAVARÍAS" w:date="2020-05-19T15:40:00Z">
            <w:r>
              <w:rPr>
                <w:noProof/>
                <w:webHidden/>
              </w:rPr>
              <w:t>14</w:t>
            </w:r>
            <w:r>
              <w:rPr>
                <w:noProof/>
                <w:webHidden/>
              </w:rPr>
              <w:fldChar w:fldCharType="end"/>
            </w:r>
            <w:r w:rsidRPr="00D552A5">
              <w:rPr>
                <w:rStyle w:val="Hipervnculo"/>
                <w:noProof/>
              </w:rPr>
              <w:fldChar w:fldCharType="end"/>
            </w:r>
          </w:ins>
        </w:p>
        <w:p w14:paraId="53967856" w14:textId="0CADEA81" w:rsidR="007303E4" w:rsidRDefault="007303E4">
          <w:pPr>
            <w:pStyle w:val="TDC2"/>
            <w:tabs>
              <w:tab w:val="left" w:pos="880"/>
              <w:tab w:val="right" w:leader="dot" w:pos="8494"/>
            </w:tabs>
            <w:rPr>
              <w:ins w:id="55" w:author="DIEGO PÉREZ LAVARÍAS" w:date="2020-05-19T15:40:00Z"/>
              <w:rFonts w:asciiTheme="minorHAnsi" w:eastAsiaTheme="minorEastAsia" w:hAnsiTheme="minorHAnsi" w:cstheme="minorBidi"/>
              <w:noProof/>
              <w:szCs w:val="22"/>
            </w:rPr>
          </w:pPr>
          <w:ins w:id="56"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"_Toc40795246"</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2.3</w:t>
            </w:r>
            <w:r>
              <w:rPr>
                <w:rFonts w:asciiTheme="minorHAnsi" w:eastAsiaTheme="minorEastAsia" w:hAnsiTheme="minorHAnsi" w:cstheme="minorBidi"/>
                <w:noProof/>
                <w:szCs w:val="22"/>
              </w:rPr>
              <w:tab/>
            </w:r>
            <w:r w:rsidRPr="00D552A5">
              <w:rPr>
                <w:rStyle w:val="Hipervnculo"/>
                <w:noProof/>
              </w:rPr>
              <w:t>Descripción de la solución adoptada</w:t>
            </w:r>
            <w:r>
              <w:rPr>
                <w:noProof/>
                <w:webHidden/>
              </w:rPr>
              <w:tab/>
            </w:r>
            <w:r>
              <w:rPr>
                <w:noProof/>
                <w:webHidden/>
              </w:rPr>
              <w:fldChar w:fldCharType="begin"/>
            </w:r>
            <w:r>
              <w:rPr>
                <w:noProof/>
                <w:webHidden/>
              </w:rPr>
              <w:instrText xml:space="preserve"> PAGEREF _Toc40795246 \h </w:instrText>
            </w:r>
            <w:r>
              <w:rPr>
                <w:noProof/>
                <w:webHidden/>
              </w:rPr>
            </w:r>
          </w:ins>
          <w:r>
            <w:rPr>
              <w:noProof/>
              <w:webHidden/>
            </w:rPr>
            <w:fldChar w:fldCharType="separate"/>
          </w:r>
          <w:ins w:id="57" w:author="DIEGO PÉREZ LAVARÍAS" w:date="2020-05-19T15:40:00Z">
            <w:r>
              <w:rPr>
                <w:noProof/>
                <w:webHidden/>
              </w:rPr>
              <w:t>15</w:t>
            </w:r>
            <w:r>
              <w:rPr>
                <w:noProof/>
                <w:webHidden/>
              </w:rPr>
              <w:fldChar w:fldCharType="end"/>
            </w:r>
            <w:r w:rsidRPr="00D552A5">
              <w:rPr>
                <w:rStyle w:val="Hipervnculo"/>
                <w:noProof/>
              </w:rPr>
              <w:fldChar w:fldCharType="end"/>
            </w:r>
          </w:ins>
        </w:p>
        <w:p w14:paraId="4E9357EE" w14:textId="5DEDDA23" w:rsidR="007303E4" w:rsidRDefault="007303E4">
          <w:pPr>
            <w:pStyle w:val="TDC3"/>
            <w:tabs>
              <w:tab w:val="left" w:pos="1320"/>
              <w:tab w:val="right" w:leader="dot" w:pos="8494"/>
            </w:tabs>
            <w:rPr>
              <w:ins w:id="58" w:author="DIEGO PÉREZ LAVARÍAS" w:date="2020-05-19T15:40:00Z"/>
              <w:rFonts w:asciiTheme="minorHAnsi" w:eastAsiaTheme="minorEastAsia" w:hAnsiTheme="minorHAnsi" w:cstheme="minorBidi"/>
              <w:noProof/>
              <w:szCs w:val="22"/>
            </w:rPr>
          </w:pPr>
          <w:ins w:id="59"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"_Toc40795247"</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2.3.1</w:t>
            </w:r>
            <w:r>
              <w:rPr>
                <w:rFonts w:asciiTheme="minorHAnsi" w:eastAsiaTheme="minorEastAsia" w:hAnsiTheme="minorHAnsi" w:cstheme="minorBidi"/>
                <w:noProof/>
                <w:szCs w:val="22"/>
              </w:rPr>
              <w:tab/>
            </w:r>
            <w:r w:rsidRPr="00D552A5">
              <w:rPr>
                <w:rStyle w:val="Hipervnculo"/>
                <w:noProof/>
              </w:rPr>
              <w:t>Hardware</w:t>
            </w:r>
            <w:r>
              <w:rPr>
                <w:noProof/>
                <w:webHidden/>
              </w:rPr>
              <w:tab/>
            </w:r>
            <w:r>
              <w:rPr>
                <w:noProof/>
                <w:webHidden/>
              </w:rPr>
              <w:fldChar w:fldCharType="begin"/>
            </w:r>
            <w:r>
              <w:rPr>
                <w:noProof/>
                <w:webHidden/>
              </w:rPr>
              <w:instrText xml:space="preserve"> PAGEREF _Toc40795247 \h </w:instrText>
            </w:r>
            <w:r>
              <w:rPr>
                <w:noProof/>
                <w:webHidden/>
              </w:rPr>
            </w:r>
          </w:ins>
          <w:r>
            <w:rPr>
              <w:noProof/>
              <w:webHidden/>
            </w:rPr>
            <w:fldChar w:fldCharType="separate"/>
          </w:r>
          <w:ins w:id="60" w:author="DIEGO PÉREZ LAVARÍAS" w:date="2020-05-19T15:40:00Z">
            <w:r>
              <w:rPr>
                <w:noProof/>
                <w:webHidden/>
              </w:rPr>
              <w:t>16</w:t>
            </w:r>
            <w:r>
              <w:rPr>
                <w:noProof/>
                <w:webHidden/>
              </w:rPr>
              <w:fldChar w:fldCharType="end"/>
            </w:r>
            <w:r w:rsidRPr="00D552A5">
              <w:rPr>
                <w:rStyle w:val="Hipervnculo"/>
                <w:noProof/>
              </w:rPr>
              <w:fldChar w:fldCharType="end"/>
            </w:r>
          </w:ins>
        </w:p>
        <w:p w14:paraId="05A11364" w14:textId="20D0E6AB" w:rsidR="007303E4" w:rsidRDefault="007303E4">
          <w:pPr>
            <w:pStyle w:val="TDC3"/>
            <w:tabs>
              <w:tab w:val="left" w:pos="1320"/>
              <w:tab w:val="right" w:leader="dot" w:pos="8494"/>
            </w:tabs>
            <w:rPr>
              <w:ins w:id="61" w:author="DIEGO PÉREZ LAVARÍAS" w:date="2020-05-19T15:40:00Z"/>
              <w:rFonts w:asciiTheme="minorHAnsi" w:eastAsiaTheme="minorEastAsia" w:hAnsiTheme="minorHAnsi" w:cstheme="minorBidi"/>
              <w:noProof/>
              <w:szCs w:val="22"/>
            </w:rPr>
          </w:pPr>
          <w:ins w:id="62"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"_Toc40795248"</w:instrText>
            </w:r>
            <w:r w:rsidRPr="00D552A5">
              <w:rPr>
                <w:rStyle w:val="Hipervnculo"/>
                <w:noProof/>
              </w:rPr>
              <w:instrText xml:space="preserve"> </w:instrText>
            </w:r>
            <w:r w:rsidRPr="00D552A5">
              <w:rPr>
                <w:rStyle w:val="Hipervnculo"/>
                <w:noProof/>
              </w:rPr>
            </w:r>
            <w:r w:rsidRPr="00D552A5">
              <w:rPr>
                <w:rStyle w:val="Hipervnculo"/>
                <w:noProof/>
              </w:rPr>
              <w:fldChar w:fldCharType="separate"/>
            </w:r>
            <w:r w:rsidRPr="00D552A5">
              <w:rPr>
                <w:rStyle w:val="Hipervnculo"/>
                <w:noProof/>
              </w:rPr>
              <w:t>2.3.2</w:t>
            </w:r>
            <w:r>
              <w:rPr>
                <w:rFonts w:asciiTheme="minorHAnsi" w:eastAsiaTheme="minorEastAsia" w:hAnsiTheme="minorHAnsi" w:cstheme="minorBidi"/>
                <w:noProof/>
                <w:szCs w:val="22"/>
              </w:rPr>
              <w:tab/>
            </w:r>
            <w:r w:rsidRPr="00D552A5">
              <w:rPr>
                <w:rStyle w:val="Hipervnculo"/>
                <w:noProof/>
              </w:rPr>
              <w:t>Software</w:t>
            </w:r>
            <w:r>
              <w:rPr>
                <w:noProof/>
                <w:webHidden/>
              </w:rPr>
              <w:tab/>
            </w:r>
            <w:r>
              <w:rPr>
                <w:noProof/>
                <w:webHidden/>
              </w:rPr>
              <w:fldChar w:fldCharType="begin"/>
            </w:r>
            <w:r>
              <w:rPr>
                <w:noProof/>
                <w:webHidden/>
              </w:rPr>
              <w:instrText xml:space="preserve"> PAGEREF _Toc40795248 \h </w:instrText>
            </w:r>
            <w:r>
              <w:rPr>
                <w:noProof/>
                <w:webHidden/>
              </w:rPr>
            </w:r>
          </w:ins>
          <w:r>
            <w:rPr>
              <w:noProof/>
              <w:webHidden/>
            </w:rPr>
            <w:fldChar w:fldCharType="separate"/>
          </w:r>
          <w:ins w:id="63" w:author="DIEGO PÉREZ LAVARÍAS" w:date="2020-05-19T15:40:00Z">
            <w:r>
              <w:rPr>
                <w:noProof/>
                <w:webHidden/>
              </w:rPr>
              <w:t>20</w:t>
            </w:r>
            <w:r>
              <w:rPr>
                <w:noProof/>
                <w:webHidden/>
              </w:rPr>
              <w:fldChar w:fldCharType="end"/>
            </w:r>
            <w:r w:rsidRPr="00D552A5">
              <w:rPr>
                <w:rStyle w:val="Hipervnculo"/>
                <w:noProof/>
              </w:rPr>
              <w:fldChar w:fldCharType="end"/>
            </w:r>
          </w:ins>
        </w:p>
        <w:p w14:paraId="0F719336" w14:textId="56AC4CEA" w:rsidR="007303E4" w:rsidRDefault="007303E4">
          <w:pPr>
            <w:pStyle w:val="TDC1"/>
            <w:rPr>
              <w:ins w:id="64" w:author="DIEGO PÉREZ LAVARÍAS" w:date="2020-05-19T15:40:00Z"/>
              <w:rFonts w:asciiTheme="minorHAnsi" w:eastAsiaTheme="minorEastAsia" w:hAnsiTheme="minorHAnsi" w:cstheme="minorBidi"/>
              <w:b w:val="0"/>
              <w:bCs w:val="0"/>
              <w:szCs w:val="22"/>
            </w:rPr>
          </w:pPr>
          <w:ins w:id="65" w:author="DIEGO PÉREZ LAVARÍAS" w:date="2020-05-19T15:40:00Z">
            <w:r w:rsidRPr="00D552A5">
              <w:rPr>
                <w:rStyle w:val="Hipervnculo"/>
              </w:rPr>
              <w:fldChar w:fldCharType="begin"/>
            </w:r>
            <w:r w:rsidRPr="00D552A5">
              <w:rPr>
                <w:rStyle w:val="Hipervnculo"/>
              </w:rPr>
              <w:instrText xml:space="preserve"> </w:instrText>
            </w:r>
            <w:r>
              <w:instrText>HYPERLINK \l "_Toc40795249"</w:instrText>
            </w:r>
            <w:r w:rsidRPr="00D552A5">
              <w:rPr>
                <w:rStyle w:val="Hipervnculo"/>
              </w:rPr>
              <w:instrText xml:space="preserve"> </w:instrText>
            </w:r>
            <w:r w:rsidRPr="00D552A5">
              <w:rPr>
                <w:rStyle w:val="Hipervnculo"/>
              </w:rPr>
            </w:r>
            <w:r w:rsidRPr="00D552A5">
              <w:rPr>
                <w:rStyle w:val="Hipervnculo"/>
              </w:rPr>
              <w:fldChar w:fldCharType="separate"/>
            </w:r>
            <w:r w:rsidRPr="00D552A5">
              <w:rPr>
                <w:rStyle w:val="Hipervnculo"/>
              </w:rPr>
              <w:t>Capítulo 3.</w:t>
            </w:r>
            <w:r>
              <w:rPr>
                <w:rFonts w:asciiTheme="minorHAnsi" w:eastAsiaTheme="minorEastAsia" w:hAnsiTheme="minorHAnsi" w:cstheme="minorBidi"/>
                <w:b w:val="0"/>
                <w:bCs w:val="0"/>
                <w:szCs w:val="22"/>
              </w:rPr>
              <w:tab/>
            </w:r>
            <w:r w:rsidRPr="00D552A5">
              <w:rPr>
                <w:rStyle w:val="Hipervnculo"/>
              </w:rPr>
              <w:t>Fundamentos teóricos</w:t>
            </w:r>
            <w:r>
              <w:rPr>
                <w:webHidden/>
              </w:rPr>
              <w:tab/>
            </w:r>
            <w:r>
              <w:rPr>
                <w:webHidden/>
              </w:rPr>
              <w:fldChar w:fldCharType="begin"/>
            </w:r>
            <w:r>
              <w:rPr>
                <w:webHidden/>
              </w:rPr>
              <w:instrText xml:space="preserve"> PAGEREF _Toc40795249 \h </w:instrText>
            </w:r>
            <w:r>
              <w:rPr>
                <w:webHidden/>
              </w:rPr>
            </w:r>
          </w:ins>
          <w:r>
            <w:rPr>
              <w:webHidden/>
            </w:rPr>
            <w:fldChar w:fldCharType="separate"/>
          </w:r>
          <w:ins w:id="66" w:author="DIEGO PÉREZ LAVARÍAS" w:date="2020-05-19T15:40:00Z">
            <w:r>
              <w:rPr>
                <w:webHidden/>
              </w:rPr>
              <w:t>21</w:t>
            </w:r>
            <w:r>
              <w:rPr>
                <w:webHidden/>
              </w:rPr>
              <w:fldChar w:fldCharType="end"/>
            </w:r>
            <w:r w:rsidRPr="00D552A5">
              <w:rPr>
                <w:rStyle w:val="Hipervnculo"/>
              </w:rPr>
              <w:fldChar w:fldCharType="end"/>
            </w:r>
          </w:ins>
        </w:p>
        <w:p w14:paraId="132934B8" w14:textId="40F546EF" w:rsidR="007303E4" w:rsidRDefault="007303E4">
          <w:pPr>
            <w:pStyle w:val="TDC1"/>
            <w:rPr>
              <w:ins w:id="67" w:author="DIEGO PÉREZ LAVARÍAS" w:date="2020-05-19T15:40:00Z"/>
              <w:rFonts w:asciiTheme="minorHAnsi" w:eastAsiaTheme="minorEastAsia" w:hAnsiTheme="minorHAnsi" w:cstheme="minorBidi"/>
              <w:b w:val="0"/>
              <w:bCs w:val="0"/>
              <w:szCs w:val="22"/>
            </w:rPr>
          </w:pPr>
          <w:ins w:id="68" w:author="DIEGO PÉREZ LAVARÍAS" w:date="2020-05-19T15:40:00Z">
            <w:r w:rsidRPr="00D552A5">
              <w:rPr>
                <w:rStyle w:val="Hipervnculo"/>
              </w:rPr>
              <w:fldChar w:fldCharType="begin"/>
            </w:r>
            <w:r w:rsidRPr="00D552A5">
              <w:rPr>
                <w:rStyle w:val="Hipervnculo"/>
              </w:rPr>
              <w:instrText xml:space="preserve"> </w:instrText>
            </w:r>
            <w:r>
              <w:instrText>HYPERLINK \l "_Toc40795250"</w:instrText>
            </w:r>
            <w:r w:rsidRPr="00D552A5">
              <w:rPr>
                <w:rStyle w:val="Hipervnculo"/>
              </w:rPr>
              <w:instrText xml:space="preserve"> </w:instrText>
            </w:r>
            <w:r w:rsidRPr="00D552A5">
              <w:rPr>
                <w:rStyle w:val="Hipervnculo"/>
              </w:rPr>
            </w:r>
            <w:r w:rsidRPr="00D552A5">
              <w:rPr>
                <w:rStyle w:val="Hipervnculo"/>
              </w:rPr>
              <w:fldChar w:fldCharType="separate"/>
            </w:r>
            <w:r w:rsidRPr="00D552A5">
              <w:rPr>
                <w:rStyle w:val="Hipervnculo"/>
              </w:rPr>
              <w:t>Capítulo 4.</w:t>
            </w:r>
            <w:r>
              <w:rPr>
                <w:rFonts w:asciiTheme="minorHAnsi" w:eastAsiaTheme="minorEastAsia" w:hAnsiTheme="minorHAnsi" w:cstheme="minorBidi"/>
                <w:b w:val="0"/>
                <w:bCs w:val="0"/>
                <w:szCs w:val="22"/>
              </w:rPr>
              <w:tab/>
            </w:r>
            <w:r w:rsidRPr="00D552A5">
              <w:rPr>
                <w:rStyle w:val="Hipervnculo"/>
              </w:rPr>
              <w:t>Bibliografía</w:t>
            </w:r>
            <w:r>
              <w:rPr>
                <w:webHidden/>
              </w:rPr>
              <w:tab/>
            </w:r>
            <w:r>
              <w:rPr>
                <w:webHidden/>
              </w:rPr>
              <w:fldChar w:fldCharType="begin"/>
            </w:r>
            <w:r>
              <w:rPr>
                <w:webHidden/>
              </w:rPr>
              <w:instrText xml:space="preserve"> PAGEREF _Toc40795250 \h </w:instrText>
            </w:r>
            <w:r>
              <w:rPr>
                <w:webHidden/>
              </w:rPr>
            </w:r>
          </w:ins>
          <w:r>
            <w:rPr>
              <w:webHidden/>
            </w:rPr>
            <w:fldChar w:fldCharType="separate"/>
          </w:r>
          <w:ins w:id="69" w:author="DIEGO PÉREZ LAVARÍAS" w:date="2020-05-19T15:40:00Z">
            <w:r>
              <w:rPr>
                <w:webHidden/>
              </w:rPr>
              <w:t>23</w:t>
            </w:r>
            <w:r>
              <w:rPr>
                <w:webHidden/>
              </w:rPr>
              <w:fldChar w:fldCharType="end"/>
            </w:r>
            <w:r w:rsidRPr="00D552A5">
              <w:rPr>
                <w:rStyle w:val="Hipervnculo"/>
              </w:rPr>
              <w:fldChar w:fldCharType="end"/>
            </w:r>
          </w:ins>
        </w:p>
        <w:p w14:paraId="0F2C36F3" w14:textId="0246DAF9" w:rsidR="00BB7363" w:rsidDel="007303E4" w:rsidRDefault="007303E4" w:rsidP="001A6DA8">
          <w:pPr>
            <w:pStyle w:val="TDC1"/>
            <w:rPr>
              <w:del w:id="70" w:author="DIEGO PÉREZ LAVARÍAS" w:date="2020-05-19T15:40:00Z"/>
              <w:rFonts w:asciiTheme="minorHAnsi" w:eastAsiaTheme="minorEastAsia" w:hAnsiTheme="minorHAnsi" w:cstheme="minorBidi"/>
              <w:szCs w:val="22"/>
            </w:rPr>
          </w:pPr>
          <w:del w:id="71" w:author="DIEGO PÉREZ LAVARÍAS" w:date="2020-05-19T15:40:00Z">
            <w:r w:rsidDel="007303E4">
              <w:fldChar w:fldCharType="begin"/>
            </w:r>
            <w:r w:rsidDel="007303E4">
              <w:delInstrText xml:space="preserve"> HYPERLINK \l "_Toc40176294" </w:delInstrText>
            </w:r>
            <w:r w:rsidDel="007303E4">
              <w:fldChar w:fldCharType="separate"/>
            </w:r>
          </w:del>
          <w:ins w:id="72" w:author="DIEGO PÉREZ LAVARÍAS" w:date="2020-05-19T15:40:00Z">
            <w:r>
              <w:rPr>
                <w:b w:val="0"/>
                <w:bCs w:val="0"/>
              </w:rPr>
              <w:t>¡Error! Referencia de hipervínculo no válida.</w:t>
            </w:r>
          </w:ins>
          <w:del w:id="73" w:author="DIEGO PÉREZ LAVARÍAS" w:date="2020-05-19T15:40:00Z">
            <w:r w:rsidR="00BB7363" w:rsidRPr="001A6DA8" w:rsidDel="007303E4">
              <w:rPr>
                <w:rStyle w:val="Hipervnculo"/>
                <w:b w:val="0"/>
                <w:bCs w:val="0"/>
              </w:rPr>
              <w:delText>Capítulo 1.</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Introducción</w:delText>
            </w:r>
            <w:r w:rsidR="00BB7363" w:rsidDel="007303E4">
              <w:rPr>
                <w:webHidden/>
              </w:rPr>
              <w:tab/>
            </w:r>
            <w:r w:rsidR="00BB7363" w:rsidDel="007303E4">
              <w:rPr>
                <w:webHidden/>
              </w:rPr>
              <w:fldChar w:fldCharType="begin"/>
            </w:r>
            <w:r w:rsidR="00BB7363" w:rsidDel="007303E4">
              <w:rPr>
                <w:webHidden/>
              </w:rPr>
              <w:delInstrText xml:space="preserve"> PAGEREF _Toc40176294 \h </w:delInstrText>
            </w:r>
            <w:r w:rsidR="00BB7363" w:rsidDel="007303E4">
              <w:rPr>
                <w:webHidden/>
              </w:rPr>
            </w:r>
            <w:r w:rsidR="00BB7363" w:rsidDel="007303E4">
              <w:rPr>
                <w:webHidden/>
              </w:rPr>
              <w:fldChar w:fldCharType="separate"/>
            </w:r>
            <w:r w:rsidR="002748C8" w:rsidDel="007303E4">
              <w:rPr>
                <w:webHidden/>
              </w:rPr>
              <w:delText>3</w:delText>
            </w:r>
            <w:r w:rsidR="00BB7363" w:rsidDel="007303E4">
              <w:rPr>
                <w:webHidden/>
              </w:rPr>
              <w:fldChar w:fldCharType="end"/>
            </w:r>
            <w:r w:rsidDel="007303E4">
              <w:fldChar w:fldCharType="end"/>
            </w:r>
          </w:del>
        </w:p>
        <w:p w14:paraId="2E44C379" w14:textId="24BA8205" w:rsidR="00BB7363" w:rsidDel="007303E4" w:rsidRDefault="007303E4">
          <w:pPr>
            <w:pStyle w:val="TDC2"/>
            <w:tabs>
              <w:tab w:val="left" w:pos="880"/>
              <w:tab w:val="right" w:leader="dot" w:pos="8494"/>
            </w:tabs>
            <w:rPr>
              <w:del w:id="74" w:author="DIEGO PÉREZ LAVARÍAS" w:date="2020-05-19T15:40:00Z"/>
              <w:rFonts w:asciiTheme="minorHAnsi" w:eastAsiaTheme="minorEastAsia" w:hAnsiTheme="minorHAnsi" w:cstheme="minorBidi"/>
              <w:noProof/>
              <w:szCs w:val="22"/>
            </w:rPr>
          </w:pPr>
          <w:del w:id="75" w:author="DIEGO PÉREZ LAVARÍAS" w:date="2020-05-19T15:40:00Z">
            <w:r w:rsidDel="007303E4">
              <w:rPr>
                <w:noProof/>
              </w:rPr>
              <w:fldChar w:fldCharType="begin"/>
            </w:r>
            <w:r w:rsidDel="007303E4">
              <w:rPr>
                <w:noProof/>
              </w:rPr>
              <w:delInstrText xml:space="preserve"> HYPERLINK \l "_Toc40176295" </w:delInstrText>
            </w:r>
            <w:r w:rsidDel="007303E4">
              <w:rPr>
                <w:noProof/>
              </w:rPr>
              <w:fldChar w:fldCharType="separate"/>
            </w:r>
          </w:del>
          <w:ins w:id="76" w:author="DIEGO PÉREZ LAVARÍAS" w:date="2020-05-19T15:40:00Z">
            <w:r>
              <w:rPr>
                <w:b/>
                <w:bCs/>
                <w:noProof/>
              </w:rPr>
              <w:t>¡Error! Referencia de hipervínculo no válida.</w:t>
            </w:r>
          </w:ins>
          <w:del w:id="77" w:author="DIEGO PÉREZ LAVARÍAS" w:date="2020-05-19T15:40:00Z">
            <w:r w:rsidR="00BB7363" w:rsidRPr="008772CD" w:rsidDel="007303E4">
              <w:rPr>
                <w:rStyle w:val="Hipervnculo"/>
                <w:noProof/>
              </w:rPr>
              <w:delText>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Motivación</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_Toc40176295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1F0BBF78" w14:textId="79E06994" w:rsidR="00BB7363" w:rsidDel="007303E4" w:rsidRDefault="007303E4">
          <w:pPr>
            <w:pStyle w:val="TDC3"/>
            <w:tabs>
              <w:tab w:val="left" w:pos="1320"/>
              <w:tab w:val="right" w:leader="dot" w:pos="8494"/>
            </w:tabs>
            <w:rPr>
              <w:del w:id="78" w:author="DIEGO PÉREZ LAVARÍAS" w:date="2020-05-19T15:40:00Z"/>
              <w:rFonts w:asciiTheme="minorHAnsi" w:eastAsiaTheme="minorEastAsia" w:hAnsiTheme="minorHAnsi" w:cstheme="minorBidi"/>
              <w:noProof/>
              <w:szCs w:val="22"/>
            </w:rPr>
          </w:pPr>
          <w:del w:id="79" w:author="DIEGO PÉREZ LAVARÍAS" w:date="2020-05-19T15:40:00Z">
            <w:r w:rsidDel="007303E4">
              <w:rPr>
                <w:noProof/>
              </w:rPr>
              <w:fldChar w:fldCharType="begin"/>
            </w:r>
            <w:r w:rsidDel="007303E4">
              <w:rPr>
                <w:noProof/>
              </w:rPr>
              <w:delInstrText xml:space="preserve"> HYPERLINK \l "_Toc40176296" </w:delInstrText>
            </w:r>
            <w:r w:rsidDel="007303E4">
              <w:rPr>
                <w:noProof/>
              </w:rPr>
              <w:fldChar w:fldCharType="separate"/>
            </w:r>
          </w:del>
          <w:ins w:id="80" w:author="DIEGO PÉREZ LAVARÍAS" w:date="2020-05-19T15:40:00Z">
            <w:r>
              <w:rPr>
                <w:b/>
                <w:bCs/>
                <w:noProof/>
              </w:rPr>
              <w:t>¡Error! Referencia de hipervínculo no válida.</w:t>
            </w:r>
          </w:ins>
          <w:del w:id="81" w:author="DIEGO PÉREZ LAVARÍAS" w:date="2020-05-19T15:40:00Z">
            <w:r w:rsidR="00BB7363" w:rsidRPr="008772CD" w:rsidDel="007303E4">
              <w:rPr>
                <w:rStyle w:val="Hipervnculo"/>
                <w:noProof/>
              </w:rPr>
              <w:delText>1.1.1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Deportes de raqueta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_Toc40176296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20BD0F26" w14:textId="669537DF" w:rsidR="00BB7363" w:rsidDel="007303E4" w:rsidRDefault="007303E4">
          <w:pPr>
            <w:pStyle w:val="TDC3"/>
            <w:tabs>
              <w:tab w:val="left" w:pos="1320"/>
              <w:tab w:val="right" w:leader="dot" w:pos="8494"/>
            </w:tabs>
            <w:rPr>
              <w:del w:id="82" w:author="DIEGO PÉREZ LAVARÍAS" w:date="2020-05-19T15:40:00Z"/>
              <w:rFonts w:asciiTheme="minorHAnsi" w:eastAsiaTheme="minorEastAsia" w:hAnsiTheme="minorHAnsi" w:cstheme="minorBidi"/>
              <w:noProof/>
              <w:szCs w:val="22"/>
            </w:rPr>
          </w:pPr>
          <w:del w:id="83" w:author="DIEGO PÉREZ LAVARÍAS" w:date="2020-05-19T15:40:00Z">
            <w:r w:rsidDel="007303E4">
              <w:rPr>
                <w:noProof/>
              </w:rPr>
              <w:fldChar w:fldCharType="begin"/>
            </w:r>
            <w:r w:rsidDel="007303E4">
              <w:rPr>
                <w:noProof/>
              </w:rPr>
              <w:delInstrText xml:space="preserve"> HYPERLINK \l "_Toc40176297" </w:delInstrText>
            </w:r>
            <w:r w:rsidDel="007303E4">
              <w:rPr>
                <w:noProof/>
              </w:rPr>
              <w:fldChar w:fldCharType="separate"/>
            </w:r>
          </w:del>
          <w:ins w:id="84" w:author="DIEGO PÉREZ LAVARÍAS" w:date="2020-05-19T15:40:00Z">
            <w:r>
              <w:rPr>
                <w:b/>
                <w:bCs/>
                <w:noProof/>
              </w:rPr>
              <w:t>¡Error! Referencia de hipervínculo no válida.</w:t>
            </w:r>
          </w:ins>
          <w:del w:id="85" w:author="DIEGO PÉREZ LAVARÍAS" w:date="2020-05-19T15:40:00Z">
            <w:r w:rsidR="00BB7363" w:rsidRPr="008772CD" w:rsidDel="007303E4">
              <w:rPr>
                <w:rStyle w:val="Hipervnculo"/>
                <w:noProof/>
              </w:rPr>
              <w:delText>1.1.2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Tecnología wearable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_Toc40176297 \h </w:delInstrText>
            </w:r>
            <w:r w:rsidR="00BB7363" w:rsidDel="007303E4">
              <w:rPr>
                <w:noProof/>
                <w:webHidden/>
              </w:rPr>
            </w:r>
            <w:r w:rsidR="00BB7363" w:rsidDel="007303E4">
              <w:rPr>
                <w:noProof/>
                <w:webHidden/>
              </w:rPr>
              <w:fldChar w:fldCharType="separate"/>
            </w:r>
            <w:r w:rsidR="002748C8" w:rsidDel="007303E4">
              <w:rPr>
                <w:noProof/>
                <w:webHidden/>
              </w:rPr>
              <w:delText>4</w:delText>
            </w:r>
            <w:r w:rsidR="00BB7363" w:rsidDel="007303E4">
              <w:rPr>
                <w:noProof/>
                <w:webHidden/>
              </w:rPr>
              <w:fldChar w:fldCharType="end"/>
            </w:r>
            <w:r w:rsidDel="007303E4">
              <w:rPr>
                <w:noProof/>
              </w:rPr>
              <w:fldChar w:fldCharType="end"/>
            </w:r>
          </w:del>
        </w:p>
        <w:p w14:paraId="2952E546" w14:textId="1A1BDA3C" w:rsidR="00BB7363" w:rsidDel="007303E4" w:rsidRDefault="007303E4">
          <w:pPr>
            <w:pStyle w:val="TDC2"/>
            <w:tabs>
              <w:tab w:val="left" w:pos="880"/>
              <w:tab w:val="right" w:leader="dot" w:pos="8494"/>
            </w:tabs>
            <w:rPr>
              <w:del w:id="86" w:author="DIEGO PÉREZ LAVARÍAS" w:date="2020-05-19T15:40:00Z"/>
              <w:rFonts w:asciiTheme="minorHAnsi" w:eastAsiaTheme="minorEastAsia" w:hAnsiTheme="minorHAnsi" w:cstheme="minorBidi"/>
              <w:noProof/>
              <w:szCs w:val="22"/>
            </w:rPr>
          </w:pPr>
          <w:del w:id="87" w:author="DIEGO PÉREZ LAVARÍAS" w:date="2020-05-19T15:40:00Z">
            <w:r w:rsidDel="007303E4">
              <w:rPr>
                <w:noProof/>
              </w:rPr>
              <w:fldChar w:fldCharType="begin"/>
            </w:r>
            <w:r w:rsidDel="007303E4">
              <w:rPr>
                <w:noProof/>
              </w:rPr>
              <w:delInstrText xml:space="preserve"> HYPERLINK \l "_Toc40176299" </w:delInstrText>
            </w:r>
            <w:r w:rsidDel="007303E4">
              <w:rPr>
                <w:noProof/>
              </w:rPr>
              <w:fldChar w:fldCharType="separate"/>
            </w:r>
          </w:del>
          <w:ins w:id="88" w:author="DIEGO PÉREZ LAVARÍAS" w:date="2020-05-19T15:40:00Z">
            <w:r>
              <w:rPr>
                <w:b/>
                <w:bCs/>
                <w:noProof/>
              </w:rPr>
              <w:t>¡Error! Referencia de hipervínculo no válida.</w:t>
            </w:r>
          </w:ins>
          <w:del w:id="89" w:author="DIEGO PÉREZ LAVARÍAS" w:date="2020-05-19T15:40:00Z">
            <w:r w:rsidR="00BB7363" w:rsidRPr="008772CD" w:rsidDel="007303E4">
              <w:rPr>
                <w:rStyle w:val="Hipervnculo"/>
                <w:noProof/>
              </w:rPr>
              <w:delText>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Objetivos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_Toc40176299 \h </w:delInstrText>
            </w:r>
            <w:r w:rsidR="00BB7363" w:rsidDel="007303E4">
              <w:rPr>
                <w:noProof/>
                <w:webHidden/>
              </w:rPr>
            </w:r>
            <w:r w:rsidR="00BB7363" w:rsidDel="007303E4">
              <w:rPr>
                <w:noProof/>
                <w:webHidden/>
              </w:rPr>
              <w:fldChar w:fldCharType="separate"/>
            </w:r>
            <w:r w:rsidR="002748C8" w:rsidDel="007303E4">
              <w:rPr>
                <w:noProof/>
                <w:webHidden/>
              </w:rPr>
              <w:delText>5</w:delText>
            </w:r>
            <w:r w:rsidR="00BB7363" w:rsidDel="007303E4">
              <w:rPr>
                <w:noProof/>
                <w:webHidden/>
              </w:rPr>
              <w:fldChar w:fldCharType="end"/>
            </w:r>
            <w:r w:rsidDel="007303E4">
              <w:rPr>
                <w:noProof/>
              </w:rPr>
              <w:fldChar w:fldCharType="end"/>
            </w:r>
          </w:del>
        </w:p>
        <w:p w14:paraId="6C326E0B" w14:textId="643EF5DC" w:rsidR="00BB7363" w:rsidDel="007303E4" w:rsidRDefault="007303E4">
          <w:pPr>
            <w:pStyle w:val="TDC2"/>
            <w:tabs>
              <w:tab w:val="left" w:pos="880"/>
              <w:tab w:val="right" w:leader="dot" w:pos="8494"/>
            </w:tabs>
            <w:rPr>
              <w:del w:id="90" w:author="DIEGO PÉREZ LAVARÍAS" w:date="2020-05-19T15:40:00Z"/>
              <w:rFonts w:asciiTheme="minorHAnsi" w:eastAsiaTheme="minorEastAsia" w:hAnsiTheme="minorHAnsi" w:cstheme="minorBidi"/>
              <w:noProof/>
              <w:szCs w:val="22"/>
            </w:rPr>
          </w:pPr>
          <w:del w:id="91" w:author="DIEGO PÉREZ LAVARÍAS" w:date="2020-05-19T15:40:00Z">
            <w:r w:rsidDel="007303E4">
              <w:rPr>
                <w:noProof/>
              </w:rPr>
              <w:fldChar w:fldCharType="begin"/>
            </w:r>
            <w:r w:rsidDel="007303E4">
              <w:rPr>
                <w:noProof/>
              </w:rPr>
              <w:delInstrText xml:space="preserve"> HYPERLINK \l "_Toc40176300" </w:delInstrText>
            </w:r>
            <w:r w:rsidDel="007303E4">
              <w:rPr>
                <w:noProof/>
              </w:rPr>
              <w:fldChar w:fldCharType="separate"/>
            </w:r>
          </w:del>
          <w:ins w:id="92" w:author="DIEGO PÉREZ LAVARÍAS" w:date="2020-05-19T15:40:00Z">
            <w:r>
              <w:rPr>
                <w:b/>
                <w:bCs/>
                <w:noProof/>
              </w:rPr>
              <w:t>¡Error! Referencia de hipervínculo no válida.</w:t>
            </w:r>
          </w:ins>
          <w:del w:id="93" w:author="DIEGO PÉREZ LAVARÍAS" w:date="2020-05-19T15:40:00Z">
            <w:r w:rsidR="00BB7363" w:rsidRPr="008772CD" w:rsidDel="007303E4">
              <w:rPr>
                <w:rStyle w:val="Hipervnculo"/>
                <w:noProof/>
              </w:rPr>
              <w:delText>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Metodología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_Toc40176300 \h </w:delInstrText>
            </w:r>
            <w:r w:rsidR="00BB7363" w:rsidDel="007303E4">
              <w:rPr>
                <w:noProof/>
                <w:webHidden/>
              </w:rPr>
            </w:r>
            <w:r w:rsidR="00BB7363" w:rsidDel="007303E4">
              <w:rPr>
                <w:noProof/>
                <w:webHidden/>
              </w:rPr>
              <w:fldChar w:fldCharType="separate"/>
            </w:r>
            <w:r w:rsidR="002748C8" w:rsidDel="007303E4">
              <w:rPr>
                <w:noProof/>
                <w:webHidden/>
              </w:rPr>
              <w:delText>6</w:delText>
            </w:r>
            <w:r w:rsidR="00BB7363" w:rsidDel="007303E4">
              <w:rPr>
                <w:noProof/>
                <w:webHidden/>
              </w:rPr>
              <w:fldChar w:fldCharType="end"/>
            </w:r>
            <w:r w:rsidDel="007303E4">
              <w:rPr>
                <w:noProof/>
              </w:rPr>
              <w:fldChar w:fldCharType="end"/>
            </w:r>
          </w:del>
        </w:p>
        <w:p w14:paraId="65B47E00" w14:textId="486E3799" w:rsidR="00BB7363" w:rsidRPr="001A6DA8" w:rsidDel="007303E4" w:rsidRDefault="007303E4" w:rsidP="001A6DA8">
          <w:pPr>
            <w:pStyle w:val="TDC1"/>
            <w:rPr>
              <w:del w:id="94" w:author="DIEGO PÉREZ LAVARÍAS" w:date="2020-05-19T15:40:00Z"/>
              <w:rFonts w:asciiTheme="minorHAnsi" w:eastAsiaTheme="minorEastAsia" w:hAnsiTheme="minorHAnsi" w:cstheme="minorBidi"/>
              <w:szCs w:val="22"/>
            </w:rPr>
          </w:pPr>
          <w:del w:id="95" w:author="DIEGO PÉREZ LAVARÍAS" w:date="2020-05-19T15:40:00Z">
            <w:r w:rsidDel="007303E4">
              <w:fldChar w:fldCharType="begin"/>
            </w:r>
            <w:r w:rsidDel="007303E4">
              <w:delInstrText xml:space="preserve"> HYPERLINK \l "_Toc40176301" </w:delInstrText>
            </w:r>
            <w:r w:rsidDel="007303E4">
              <w:fldChar w:fldCharType="separate"/>
            </w:r>
          </w:del>
          <w:ins w:id="96" w:author="DIEGO PÉREZ LAVARÍAS" w:date="2020-05-19T15:40:00Z">
            <w:r>
              <w:rPr>
                <w:b w:val="0"/>
                <w:bCs w:val="0"/>
              </w:rPr>
              <w:t>¡Error! Referencia de hipervínculo no válida.</w:t>
            </w:r>
          </w:ins>
          <w:del w:id="97" w:author="DIEGO PÉREZ LAVARÍAS" w:date="2020-05-19T15:40:00Z">
            <w:r w:rsidR="00BB7363" w:rsidRPr="001A6DA8" w:rsidDel="007303E4">
              <w:rPr>
                <w:rStyle w:val="Hipervnculo"/>
                <w:b w:val="0"/>
                <w:bCs w:val="0"/>
              </w:rPr>
              <w:delText>Capítulo 2.</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Identificación y análisis de posibles soluciones</w:delText>
            </w:r>
            <w:r w:rsidR="00BB7363" w:rsidRPr="001A6DA8" w:rsidDel="007303E4">
              <w:rPr>
                <w:webHidden/>
              </w:rPr>
              <w:tab/>
            </w:r>
            <w:r w:rsidR="00BB7363" w:rsidRPr="001A6DA8" w:rsidDel="007303E4">
              <w:rPr>
                <w:webHidden/>
              </w:rPr>
              <w:fldChar w:fldCharType="begin"/>
            </w:r>
            <w:r w:rsidR="00BB7363" w:rsidRPr="001A6DA8" w:rsidDel="007303E4">
              <w:rPr>
                <w:webHidden/>
              </w:rPr>
              <w:delInstrText xml:space="preserve"> PAGEREF _Toc40176301 \h </w:delInstrText>
            </w:r>
            <w:r w:rsidR="00BB7363" w:rsidRPr="001A6DA8" w:rsidDel="007303E4">
              <w:rPr>
                <w:webHidden/>
              </w:rPr>
            </w:r>
            <w:r w:rsidR="00BB7363" w:rsidRPr="001A6DA8" w:rsidDel="007303E4">
              <w:rPr>
                <w:webHidden/>
              </w:rPr>
              <w:fldChar w:fldCharType="separate"/>
            </w:r>
            <w:r w:rsidR="002748C8" w:rsidDel="007303E4">
              <w:rPr>
                <w:webHidden/>
              </w:rPr>
              <w:delText>7</w:delText>
            </w:r>
            <w:r w:rsidR="00BB7363" w:rsidRPr="001A6DA8" w:rsidDel="007303E4">
              <w:rPr>
                <w:webHidden/>
              </w:rPr>
              <w:fldChar w:fldCharType="end"/>
            </w:r>
            <w:r w:rsidDel="007303E4">
              <w:fldChar w:fldCharType="end"/>
            </w:r>
          </w:del>
        </w:p>
        <w:p w14:paraId="782925FA" w14:textId="0F0C40EA" w:rsidR="00BB7363" w:rsidDel="007303E4" w:rsidRDefault="007303E4">
          <w:pPr>
            <w:pStyle w:val="TDC2"/>
            <w:tabs>
              <w:tab w:val="left" w:pos="880"/>
              <w:tab w:val="right" w:leader="dot" w:pos="8494"/>
            </w:tabs>
            <w:rPr>
              <w:del w:id="98" w:author="DIEGO PÉREZ LAVARÍAS" w:date="2020-05-19T15:40:00Z"/>
              <w:rFonts w:asciiTheme="minorHAnsi" w:eastAsiaTheme="minorEastAsia" w:hAnsiTheme="minorHAnsi" w:cstheme="minorBidi"/>
              <w:noProof/>
              <w:szCs w:val="22"/>
            </w:rPr>
          </w:pPr>
          <w:del w:id="99" w:author="DIEGO PÉREZ LAVARÍAS" w:date="2020-05-19T15:40:00Z">
            <w:r w:rsidDel="007303E4">
              <w:rPr>
                <w:noProof/>
              </w:rPr>
              <w:fldChar w:fldCharType="begin"/>
            </w:r>
            <w:r w:rsidDel="007303E4">
              <w:rPr>
                <w:noProof/>
              </w:rPr>
              <w:delInstrText xml:space="preserve"> HYPERLINK \l "_Toc40176303" </w:delInstrText>
            </w:r>
            <w:r w:rsidDel="007303E4">
              <w:rPr>
                <w:noProof/>
              </w:rPr>
              <w:fldChar w:fldCharType="separate"/>
            </w:r>
          </w:del>
          <w:ins w:id="100" w:author="DIEGO PÉREZ LAVARÍAS" w:date="2020-05-19T15:40:00Z">
            <w:r>
              <w:rPr>
                <w:b/>
                <w:bCs/>
                <w:noProof/>
              </w:rPr>
              <w:t>¡Error! Referencia de hipervínculo no válida.</w:t>
            </w:r>
          </w:ins>
          <w:del w:id="101" w:author="DIEGO PÉREZ LAVARÍAS" w:date="2020-05-19T15:40:00Z">
            <w:r w:rsidR="00BB7363" w:rsidRPr="008772CD" w:rsidDel="007303E4">
              <w:rPr>
                <w:rStyle w:val="Hipervnculo"/>
                <w:noProof/>
              </w:rPr>
              <w:delText>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hardware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_Toc40176303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5DA2DEE1" w14:textId="30B76078" w:rsidR="00BB7363" w:rsidDel="007303E4" w:rsidRDefault="007303E4">
          <w:pPr>
            <w:pStyle w:val="TDC3"/>
            <w:tabs>
              <w:tab w:val="left" w:pos="1320"/>
              <w:tab w:val="right" w:leader="dot" w:pos="8494"/>
            </w:tabs>
            <w:rPr>
              <w:del w:id="102" w:author="DIEGO PÉREZ LAVARÍAS" w:date="2020-05-19T15:40:00Z"/>
              <w:rFonts w:asciiTheme="minorHAnsi" w:eastAsiaTheme="minorEastAsia" w:hAnsiTheme="minorHAnsi" w:cstheme="minorBidi"/>
              <w:noProof/>
              <w:szCs w:val="22"/>
            </w:rPr>
          </w:pPr>
          <w:del w:id="103" w:author="DIEGO PÉREZ LAVARÍAS" w:date="2020-05-19T15:40:00Z">
            <w:r w:rsidDel="007303E4">
              <w:rPr>
                <w:noProof/>
              </w:rPr>
              <w:fldChar w:fldCharType="begin"/>
            </w:r>
            <w:r w:rsidDel="007303E4">
              <w:rPr>
                <w:noProof/>
              </w:rPr>
              <w:delInstrText xml:space="preserve"> HYPERLINK \l "_Toc40176304" </w:delInstrText>
            </w:r>
            <w:r w:rsidDel="007303E4">
              <w:rPr>
                <w:noProof/>
              </w:rPr>
              <w:fldChar w:fldCharType="separate"/>
            </w:r>
          </w:del>
          <w:ins w:id="104" w:author="DIEGO PÉREZ LAVARÍAS" w:date="2020-05-19T15:40:00Z">
            <w:r>
              <w:rPr>
                <w:b/>
                <w:bCs/>
                <w:noProof/>
              </w:rPr>
              <w:t>¡Error! Referencia de hipervínculo no válida.</w:t>
            </w:r>
          </w:ins>
          <w:del w:id="105" w:author="DIEGO PÉREZ LAVARÍAS" w:date="2020-05-19T15:40:00Z">
            <w:r w:rsidR="00BB7363" w:rsidRPr="008772CD" w:rsidDel="007303E4">
              <w:rPr>
                <w:rStyle w:val="Hipervnculo"/>
                <w:noProof/>
              </w:rPr>
              <w:delText>2.1.1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MIKROE-2026 (Hexiwear)</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_Toc40176304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4C4D4FB4" w14:textId="4614CB2F" w:rsidR="00BB7363" w:rsidDel="007303E4" w:rsidRDefault="007303E4">
          <w:pPr>
            <w:pStyle w:val="TDC3"/>
            <w:tabs>
              <w:tab w:val="left" w:pos="1320"/>
              <w:tab w:val="right" w:leader="dot" w:pos="8494"/>
            </w:tabs>
            <w:rPr>
              <w:del w:id="106" w:author="DIEGO PÉREZ LAVARÍAS" w:date="2020-05-19T15:40:00Z"/>
              <w:rFonts w:asciiTheme="minorHAnsi" w:eastAsiaTheme="minorEastAsia" w:hAnsiTheme="minorHAnsi" w:cstheme="minorBidi"/>
              <w:noProof/>
              <w:szCs w:val="22"/>
            </w:rPr>
          </w:pPr>
          <w:del w:id="107" w:author="DIEGO PÉREZ LAVARÍAS" w:date="2020-05-19T15:40:00Z">
            <w:r w:rsidDel="007303E4">
              <w:rPr>
                <w:noProof/>
              </w:rPr>
              <w:fldChar w:fldCharType="begin"/>
            </w:r>
            <w:r w:rsidDel="007303E4">
              <w:rPr>
                <w:noProof/>
              </w:rPr>
              <w:delInstrText xml:space="preserve"> HYPERLINK \l "_Toc40176305" </w:delInstrText>
            </w:r>
            <w:r w:rsidDel="007303E4">
              <w:rPr>
                <w:noProof/>
              </w:rPr>
              <w:fldChar w:fldCharType="separate"/>
            </w:r>
          </w:del>
          <w:ins w:id="108" w:author="DIEGO PÉREZ LAVARÍAS" w:date="2020-05-19T15:40:00Z">
            <w:r>
              <w:rPr>
                <w:b/>
                <w:bCs/>
                <w:noProof/>
              </w:rPr>
              <w:t>¡Error! Referencia de hipervínculo no válida.</w:t>
            </w:r>
          </w:ins>
          <w:del w:id="109" w:author="DIEGO PÉREZ LAVARÍAS" w:date="2020-05-19T15:40:00Z">
            <w:r w:rsidR="00BB7363" w:rsidRPr="008772CD" w:rsidDel="007303E4">
              <w:rPr>
                <w:rStyle w:val="Hipervnculo"/>
                <w:noProof/>
              </w:rPr>
              <w:delText>2.1.2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CC1350, CC2650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_Toc40176305 \h </w:delInstrText>
            </w:r>
            <w:r w:rsidR="00BB7363" w:rsidDel="007303E4">
              <w:rPr>
                <w:noProof/>
                <w:webHidden/>
              </w:rPr>
            </w:r>
            <w:r w:rsidR="00BB7363" w:rsidDel="007303E4">
              <w:rPr>
                <w:noProof/>
                <w:webHidden/>
              </w:rPr>
              <w:fldChar w:fldCharType="separate"/>
            </w:r>
            <w:r w:rsidR="002748C8" w:rsidDel="007303E4">
              <w:rPr>
                <w:noProof/>
                <w:webHidden/>
              </w:rPr>
              <w:delText>8</w:delText>
            </w:r>
            <w:r w:rsidR="00BB7363" w:rsidDel="007303E4">
              <w:rPr>
                <w:noProof/>
                <w:webHidden/>
              </w:rPr>
              <w:fldChar w:fldCharType="end"/>
            </w:r>
            <w:r w:rsidDel="007303E4">
              <w:rPr>
                <w:noProof/>
              </w:rPr>
              <w:fldChar w:fldCharType="end"/>
            </w:r>
          </w:del>
        </w:p>
        <w:p w14:paraId="4CF790CB" w14:textId="3A7139CF" w:rsidR="00BB7363" w:rsidDel="007303E4" w:rsidRDefault="007303E4">
          <w:pPr>
            <w:pStyle w:val="TDC3"/>
            <w:tabs>
              <w:tab w:val="left" w:pos="1320"/>
              <w:tab w:val="right" w:leader="dot" w:pos="8494"/>
            </w:tabs>
            <w:rPr>
              <w:del w:id="110" w:author="DIEGO PÉREZ LAVARÍAS" w:date="2020-05-19T15:40:00Z"/>
              <w:rFonts w:asciiTheme="minorHAnsi" w:eastAsiaTheme="minorEastAsia" w:hAnsiTheme="minorHAnsi" w:cstheme="minorBidi"/>
              <w:noProof/>
              <w:szCs w:val="22"/>
            </w:rPr>
          </w:pPr>
          <w:del w:id="111" w:author="DIEGO PÉREZ LAVARÍAS" w:date="2020-05-19T15:40:00Z">
            <w:r w:rsidDel="007303E4">
              <w:rPr>
                <w:noProof/>
              </w:rPr>
              <w:fldChar w:fldCharType="begin"/>
            </w:r>
            <w:r w:rsidDel="007303E4">
              <w:rPr>
                <w:noProof/>
              </w:rPr>
              <w:delInstrText xml:space="preserve"> HYPERLINK \l "_Toc40176306" </w:delInstrText>
            </w:r>
            <w:r w:rsidDel="007303E4">
              <w:rPr>
                <w:noProof/>
              </w:rPr>
              <w:fldChar w:fldCharType="separate"/>
            </w:r>
          </w:del>
          <w:ins w:id="112" w:author="DIEGO PÉREZ LAVARÍAS" w:date="2020-05-19T15:40:00Z">
            <w:r>
              <w:rPr>
                <w:b/>
                <w:bCs/>
                <w:noProof/>
              </w:rPr>
              <w:t>¡Error! Referencia de hipervínculo no válida.</w:t>
            </w:r>
          </w:ins>
          <w:del w:id="113" w:author="DIEGO PÉREZ LAVARÍAS" w:date="2020-05-19T15:40:00Z">
            <w:r w:rsidR="00BB7363" w:rsidRPr="008772CD" w:rsidDel="007303E4">
              <w:rPr>
                <w:rStyle w:val="Hipervnculo"/>
                <w:noProof/>
              </w:rPr>
              <w:delText>2.1.3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CC3200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_Toc40176306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507AA4DF" w14:textId="7E9FEEF7" w:rsidR="00BB7363" w:rsidDel="007303E4" w:rsidRDefault="007303E4">
          <w:pPr>
            <w:pStyle w:val="TDC3"/>
            <w:tabs>
              <w:tab w:val="left" w:pos="1320"/>
              <w:tab w:val="right" w:leader="dot" w:pos="8494"/>
            </w:tabs>
            <w:rPr>
              <w:del w:id="114" w:author="DIEGO PÉREZ LAVARÍAS" w:date="2020-05-19T15:40:00Z"/>
              <w:rFonts w:asciiTheme="minorHAnsi" w:eastAsiaTheme="minorEastAsia" w:hAnsiTheme="minorHAnsi" w:cstheme="minorBidi"/>
              <w:noProof/>
              <w:szCs w:val="22"/>
            </w:rPr>
          </w:pPr>
          <w:del w:id="115" w:author="DIEGO PÉREZ LAVARÍAS" w:date="2020-05-19T15:40:00Z">
            <w:r w:rsidDel="007303E4">
              <w:rPr>
                <w:noProof/>
              </w:rPr>
              <w:fldChar w:fldCharType="begin"/>
            </w:r>
            <w:r w:rsidDel="007303E4">
              <w:rPr>
                <w:noProof/>
              </w:rPr>
              <w:delInstrText xml:space="preserve"> HYPERLINK \l "_Toc40176307" </w:delInstrText>
            </w:r>
            <w:r w:rsidDel="007303E4">
              <w:rPr>
                <w:noProof/>
              </w:rPr>
              <w:fldChar w:fldCharType="separate"/>
            </w:r>
          </w:del>
          <w:ins w:id="116" w:author="DIEGO PÉREZ LAVARÍAS" w:date="2020-05-19T15:40:00Z">
            <w:r>
              <w:rPr>
                <w:b/>
                <w:bCs/>
                <w:noProof/>
              </w:rPr>
              <w:t>¡Error! Referencia de hipervínculo no válida.</w:t>
            </w:r>
          </w:ins>
          <w:del w:id="117" w:author="DIEGO PÉREZ LAVARÍAS" w:date="2020-05-19T15:40:00Z">
            <w:r w:rsidR="00BB7363" w:rsidRPr="008772CD" w:rsidDel="007303E4">
              <w:rPr>
                <w:rStyle w:val="Hipervnculo"/>
                <w:noProof/>
              </w:rPr>
              <w:delText>2.1.4</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STEVAL-WESU1</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_Toc40176307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0C13D2C9" w14:textId="778049E1" w:rsidR="00BB7363" w:rsidDel="007303E4" w:rsidRDefault="007303E4">
          <w:pPr>
            <w:pStyle w:val="TDC2"/>
            <w:tabs>
              <w:tab w:val="left" w:pos="880"/>
              <w:tab w:val="right" w:leader="dot" w:pos="8494"/>
            </w:tabs>
            <w:rPr>
              <w:del w:id="118" w:author="DIEGO PÉREZ LAVARÍAS" w:date="2020-05-19T15:40:00Z"/>
              <w:rFonts w:asciiTheme="minorHAnsi" w:eastAsiaTheme="minorEastAsia" w:hAnsiTheme="minorHAnsi" w:cstheme="minorBidi"/>
              <w:noProof/>
              <w:szCs w:val="22"/>
            </w:rPr>
          </w:pPr>
          <w:del w:id="119" w:author="DIEGO PÉREZ LAVARÍAS" w:date="2020-05-19T15:40:00Z">
            <w:r w:rsidDel="007303E4">
              <w:rPr>
                <w:noProof/>
              </w:rPr>
              <w:fldChar w:fldCharType="begin"/>
            </w:r>
            <w:r w:rsidDel="007303E4">
              <w:rPr>
                <w:noProof/>
              </w:rPr>
              <w:delInstrText xml:space="preserve"> HYPERLINK \l "_Toc40176308" </w:delInstrText>
            </w:r>
            <w:r w:rsidDel="007303E4">
              <w:rPr>
                <w:noProof/>
              </w:rPr>
              <w:fldChar w:fldCharType="separate"/>
            </w:r>
          </w:del>
          <w:ins w:id="120" w:author="DIEGO PÉREZ LAVARÍAS" w:date="2020-05-19T15:40:00Z">
            <w:r>
              <w:rPr>
                <w:b/>
                <w:bCs/>
                <w:noProof/>
              </w:rPr>
              <w:t>¡Error! Referencia de hipervínculo no válida.</w:t>
            </w:r>
          </w:ins>
          <w:del w:id="121" w:author="DIEGO PÉREZ LAVARÍAS" w:date="2020-05-19T15:40:00Z">
            <w:r w:rsidR="00BB7363" w:rsidRPr="008772CD" w:rsidDel="007303E4">
              <w:rPr>
                <w:rStyle w:val="Hipervnculo"/>
                <w:noProof/>
              </w:rPr>
              <w:delText>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software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_Toc40176308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6F8A1F57" w14:textId="680EFC9B" w:rsidR="00BB7363" w:rsidDel="007303E4" w:rsidRDefault="007303E4">
          <w:pPr>
            <w:pStyle w:val="TDC3"/>
            <w:tabs>
              <w:tab w:val="left" w:pos="1320"/>
              <w:tab w:val="right" w:leader="dot" w:pos="8494"/>
            </w:tabs>
            <w:rPr>
              <w:del w:id="122" w:author="DIEGO PÉREZ LAVARÍAS" w:date="2020-05-19T15:40:00Z"/>
              <w:rFonts w:asciiTheme="minorHAnsi" w:eastAsiaTheme="minorEastAsia" w:hAnsiTheme="minorHAnsi" w:cstheme="minorBidi"/>
              <w:noProof/>
              <w:szCs w:val="22"/>
            </w:rPr>
          </w:pPr>
          <w:del w:id="123" w:author="DIEGO PÉREZ LAVARÍAS" w:date="2020-05-19T15:40:00Z">
            <w:r w:rsidDel="007303E4">
              <w:rPr>
                <w:noProof/>
              </w:rPr>
              <w:fldChar w:fldCharType="begin"/>
            </w:r>
            <w:r w:rsidDel="007303E4">
              <w:rPr>
                <w:noProof/>
              </w:rPr>
              <w:delInstrText xml:space="preserve"> HYPERLINK \l "_Toc40176309" </w:delInstrText>
            </w:r>
            <w:r w:rsidDel="007303E4">
              <w:rPr>
                <w:noProof/>
              </w:rPr>
              <w:fldChar w:fldCharType="separate"/>
            </w:r>
          </w:del>
          <w:ins w:id="124" w:author="DIEGO PÉREZ LAVARÍAS" w:date="2020-05-19T15:40:00Z">
            <w:r>
              <w:rPr>
                <w:b/>
                <w:bCs/>
                <w:noProof/>
              </w:rPr>
              <w:t>¡Error! Referencia de hipervínculo no válida.</w:t>
            </w:r>
          </w:ins>
          <w:del w:id="125" w:author="DIEGO PÉREZ LAVARÍAS" w:date="2020-05-19T15:40:00Z">
            <w:r w:rsidR="00BB7363" w:rsidRPr="008772CD" w:rsidDel="007303E4">
              <w:rPr>
                <w:rStyle w:val="Hipervnculo"/>
                <w:noProof/>
              </w:rPr>
              <w:delText>2.2.1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Android</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_Toc40176309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20E140E5" w14:textId="1F7903FB" w:rsidR="00BB7363" w:rsidDel="007303E4" w:rsidRDefault="007303E4">
          <w:pPr>
            <w:pStyle w:val="TDC3"/>
            <w:tabs>
              <w:tab w:val="left" w:pos="1320"/>
              <w:tab w:val="right" w:leader="dot" w:pos="8494"/>
            </w:tabs>
            <w:rPr>
              <w:del w:id="126" w:author="DIEGO PÉREZ LAVARÍAS" w:date="2020-05-19T15:40:00Z"/>
              <w:rFonts w:asciiTheme="minorHAnsi" w:eastAsiaTheme="minorEastAsia" w:hAnsiTheme="minorHAnsi" w:cstheme="minorBidi"/>
              <w:noProof/>
              <w:szCs w:val="22"/>
            </w:rPr>
          </w:pPr>
          <w:del w:id="127" w:author="DIEGO PÉREZ LAVARÍAS" w:date="2020-05-19T15:40:00Z">
            <w:r w:rsidDel="007303E4">
              <w:rPr>
                <w:noProof/>
              </w:rPr>
              <w:fldChar w:fldCharType="begin"/>
            </w:r>
            <w:r w:rsidDel="007303E4">
              <w:rPr>
                <w:noProof/>
              </w:rPr>
              <w:delInstrText xml:space="preserve"> HYPERLINK \l "_Toc40176310" </w:delInstrText>
            </w:r>
            <w:r w:rsidDel="007303E4">
              <w:rPr>
                <w:noProof/>
              </w:rPr>
              <w:fldChar w:fldCharType="separate"/>
            </w:r>
          </w:del>
          <w:ins w:id="128" w:author="DIEGO PÉREZ LAVARÍAS" w:date="2020-05-19T15:40:00Z">
            <w:r>
              <w:rPr>
                <w:b/>
                <w:bCs/>
                <w:noProof/>
              </w:rPr>
              <w:t>¡Error! Referencia de hipervínculo no válida.</w:t>
            </w:r>
          </w:ins>
          <w:del w:id="129" w:author="DIEGO PÉREZ LAVARÍAS" w:date="2020-05-19T15:40:00Z">
            <w:r w:rsidR="00BB7363" w:rsidRPr="008772CD" w:rsidDel="007303E4">
              <w:rPr>
                <w:rStyle w:val="Hipervnculo"/>
                <w:noProof/>
              </w:rPr>
              <w:delText>2.2.2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iOS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_Toc40176310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C83676E" w14:textId="3FEEDFE7" w:rsidR="00BB7363" w:rsidDel="007303E4" w:rsidRDefault="007303E4">
          <w:pPr>
            <w:pStyle w:val="TDC3"/>
            <w:tabs>
              <w:tab w:val="left" w:pos="1320"/>
              <w:tab w:val="right" w:leader="dot" w:pos="8494"/>
            </w:tabs>
            <w:rPr>
              <w:del w:id="130" w:author="DIEGO PÉREZ LAVARÍAS" w:date="2020-05-19T15:40:00Z"/>
              <w:rFonts w:asciiTheme="minorHAnsi" w:eastAsiaTheme="minorEastAsia" w:hAnsiTheme="minorHAnsi" w:cstheme="minorBidi"/>
              <w:noProof/>
              <w:szCs w:val="22"/>
            </w:rPr>
          </w:pPr>
          <w:del w:id="131" w:author="DIEGO PÉREZ LAVARÍAS" w:date="2020-05-19T15:40:00Z">
            <w:r w:rsidDel="007303E4">
              <w:rPr>
                <w:noProof/>
              </w:rPr>
              <w:fldChar w:fldCharType="begin"/>
            </w:r>
            <w:r w:rsidDel="007303E4">
              <w:rPr>
                <w:noProof/>
              </w:rPr>
              <w:delInstrText xml:space="preserve"> HYPERLINK \l "_Toc40176311" </w:delInstrText>
            </w:r>
            <w:r w:rsidDel="007303E4">
              <w:rPr>
                <w:noProof/>
              </w:rPr>
              <w:fldChar w:fldCharType="separate"/>
            </w:r>
          </w:del>
          <w:ins w:id="132" w:author="DIEGO PÉREZ LAVARÍAS" w:date="2020-05-19T15:40:00Z">
            <w:r>
              <w:rPr>
                <w:b/>
                <w:bCs/>
                <w:noProof/>
              </w:rPr>
              <w:t>¡Error! Referencia de hipervínculo no válida.</w:t>
            </w:r>
          </w:ins>
          <w:del w:id="133" w:author="DIEGO PÉREZ LAVARÍAS" w:date="2020-05-19T15:40:00Z">
            <w:r w:rsidR="00BB7363" w:rsidRPr="008772CD" w:rsidDel="007303E4">
              <w:rPr>
                <w:rStyle w:val="Hipervnculo"/>
                <w:noProof/>
              </w:rPr>
              <w:delText>2.2.3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Otros sistemas operativos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_Toc40176311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5823E9C9" w14:textId="72BB7EB5" w:rsidR="00BB7363" w:rsidDel="007303E4" w:rsidRDefault="007303E4">
          <w:pPr>
            <w:pStyle w:val="TDC2"/>
            <w:tabs>
              <w:tab w:val="left" w:pos="880"/>
              <w:tab w:val="right" w:leader="dot" w:pos="8494"/>
            </w:tabs>
            <w:rPr>
              <w:del w:id="134" w:author="DIEGO PÉREZ LAVARÍAS" w:date="2020-05-19T15:40:00Z"/>
              <w:rFonts w:asciiTheme="minorHAnsi" w:eastAsiaTheme="minorEastAsia" w:hAnsiTheme="minorHAnsi" w:cstheme="minorBidi"/>
              <w:noProof/>
              <w:szCs w:val="22"/>
            </w:rPr>
          </w:pPr>
          <w:del w:id="135" w:author="DIEGO PÉREZ LAVARÍAS" w:date="2020-05-19T15:40:00Z">
            <w:r w:rsidDel="007303E4">
              <w:rPr>
                <w:noProof/>
              </w:rPr>
              <w:fldChar w:fldCharType="begin"/>
            </w:r>
            <w:r w:rsidDel="007303E4">
              <w:rPr>
                <w:noProof/>
              </w:rPr>
              <w:delInstrText xml:space="preserve"> HYPERLINK \l "_Toc40176312" </w:delInstrText>
            </w:r>
            <w:r w:rsidDel="007303E4">
              <w:rPr>
                <w:noProof/>
              </w:rPr>
              <w:fldChar w:fldCharType="separate"/>
            </w:r>
          </w:del>
          <w:ins w:id="136" w:author="DIEGO PÉREZ LAVARÍAS" w:date="2020-05-19T15:40:00Z">
            <w:r>
              <w:rPr>
                <w:b/>
                <w:bCs/>
                <w:noProof/>
              </w:rPr>
              <w:t>¡Error! Referencia de hipervínculo no válida.</w:t>
            </w:r>
          </w:ins>
          <w:del w:id="137" w:author="DIEGO PÉREZ LAVARÍAS" w:date="2020-05-19T15:40:00Z">
            <w:r w:rsidR="00BB7363" w:rsidRPr="008772CD" w:rsidDel="007303E4">
              <w:rPr>
                <w:rStyle w:val="Hipervnculo"/>
                <w:noProof/>
              </w:rPr>
              <w:delText>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Descripción de la solución adoptada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_Toc40176312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4CCA38D" w14:textId="704FFD1C" w:rsidR="00BB7363" w:rsidDel="007303E4" w:rsidRDefault="007303E4" w:rsidP="001A6DA8">
          <w:pPr>
            <w:pStyle w:val="TDC1"/>
            <w:rPr>
              <w:del w:id="138" w:author="DIEGO PÉREZ LAVARÍAS" w:date="2020-05-19T15:40:00Z"/>
              <w:rFonts w:asciiTheme="minorHAnsi" w:eastAsiaTheme="minorEastAsia" w:hAnsiTheme="minorHAnsi" w:cstheme="minorBidi"/>
              <w:szCs w:val="22"/>
            </w:rPr>
          </w:pPr>
          <w:del w:id="139" w:author="DIEGO PÉREZ LAVARÍAS" w:date="2020-05-19T15:40:00Z">
            <w:r w:rsidDel="007303E4">
              <w:fldChar w:fldCharType="begin"/>
            </w:r>
            <w:r w:rsidDel="007303E4">
              <w:delInstrText xml:space="preserve"> HYPERLINK \l "_Toc40176313" </w:delInstrText>
            </w:r>
            <w:r w:rsidDel="007303E4">
              <w:fldChar w:fldCharType="separate"/>
            </w:r>
          </w:del>
          <w:ins w:id="140" w:author="DIEGO PÉREZ LAVARÍAS" w:date="2020-05-19T15:40:00Z">
            <w:r>
              <w:rPr>
                <w:b w:val="0"/>
                <w:bCs w:val="0"/>
              </w:rPr>
              <w:t>¡Error! Referencia de hipervínculo no válida.</w:t>
            </w:r>
          </w:ins>
          <w:del w:id="141" w:author="DIEGO PÉREZ LAVARÍAS" w:date="2020-05-19T15:40:00Z">
            <w:r w:rsidR="00BB7363" w:rsidRPr="008772CD" w:rsidDel="007303E4">
              <w:rPr>
                <w:rStyle w:val="Hipervnculo"/>
              </w:rPr>
              <w:delText>Capítulo 3.</w:delText>
            </w:r>
            <w:r w:rsidR="00BB7363" w:rsidDel="007303E4">
              <w:rPr>
                <w:rFonts w:asciiTheme="minorHAnsi" w:eastAsiaTheme="minorEastAsia" w:hAnsiTheme="minorHAnsi" w:cstheme="minorBidi"/>
                <w:szCs w:val="22"/>
              </w:rPr>
              <w:tab/>
            </w:r>
            <w:r w:rsidR="00BB7363" w:rsidRPr="008772CD" w:rsidDel="007303E4">
              <w:rPr>
                <w:rStyle w:val="Hipervnculo"/>
              </w:rPr>
              <w:delText>Bibliografía</w:delText>
            </w:r>
            <w:r w:rsidR="00BB7363" w:rsidDel="007303E4">
              <w:rPr>
                <w:webHidden/>
              </w:rPr>
              <w:tab/>
            </w:r>
            <w:r w:rsidR="00BB7363" w:rsidDel="007303E4">
              <w:rPr>
                <w:webHidden/>
              </w:rPr>
              <w:fldChar w:fldCharType="begin"/>
            </w:r>
            <w:r w:rsidR="00BB7363" w:rsidDel="007303E4">
              <w:rPr>
                <w:webHidden/>
              </w:rPr>
              <w:delInstrText xml:space="preserve"> PAGEREF _Toc40176313 \h </w:delInstrText>
            </w:r>
            <w:r w:rsidR="00BB7363" w:rsidDel="007303E4">
              <w:rPr>
                <w:webHidden/>
              </w:rPr>
            </w:r>
            <w:r w:rsidR="00BB7363" w:rsidDel="007303E4">
              <w:rPr>
                <w:webHidden/>
              </w:rPr>
              <w:fldChar w:fldCharType="separate"/>
            </w:r>
            <w:r w:rsidR="002748C8" w:rsidDel="007303E4">
              <w:rPr>
                <w:webHidden/>
              </w:rPr>
              <w:delText>12</w:delText>
            </w:r>
            <w:r w:rsidR="00BB7363" w:rsidDel="007303E4">
              <w:rPr>
                <w:webHidden/>
              </w:rPr>
              <w:fldChar w:fldCharType="end"/>
            </w:r>
            <w:r w:rsidDel="007303E4">
              <w:fldChar w:fldCharType="end"/>
            </w:r>
          </w:del>
        </w:p>
        <w:p w14:paraId="76C59B45" w14:textId="2A839005"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142" w:name="_Toc40795227"/>
      <w:r>
        <w:lastRenderedPageBreak/>
        <w:t>Introducción</w:t>
      </w:r>
      <w:bookmarkEnd w:id="142"/>
    </w:p>
    <w:p w14:paraId="04E30EE6" w14:textId="21516F6F" w:rsidR="00DA62EF" w:rsidRPr="00DA62EF" w:rsidRDefault="00DA62EF" w:rsidP="00DA62EF">
      <w:pPr>
        <w:pStyle w:val="Ttulo2"/>
      </w:pPr>
      <w:bookmarkStart w:id="143" w:name="_Toc40795228"/>
      <w:r>
        <w:t>Motivación</w:t>
      </w:r>
      <w:bookmarkEnd w:id="143"/>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144" w:name="_Toc40795229"/>
      <w:r>
        <w:t>Deportes de raqueta</w:t>
      </w:r>
      <w:bookmarkEnd w:id="144"/>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7EFD5EC8" w:rsidR="003E31DB" w:rsidRDefault="003E31DB" w:rsidP="003E31DB">
      <w:pPr>
        <w:pStyle w:val="Ttulo3"/>
      </w:pPr>
      <w:bookmarkStart w:id="145" w:name="_Toc40795230"/>
      <w:r>
        <w:t>Tecnología wearable</w:t>
      </w:r>
      <w:bookmarkEnd w:id="145"/>
    </w:p>
    <w:p w14:paraId="722947CA" w14:textId="77777777" w:rsidR="003E31DB" w:rsidRDefault="003E31DB" w:rsidP="003E31DB">
      <w:pPr>
        <w:pStyle w:val="Ttulo3"/>
        <w:numPr>
          <w:ilvl w:val="0"/>
          <w:numId w:val="0"/>
        </w:numPr>
        <w:rPr>
          <w:b w:val="0"/>
          <w:bCs w:val="0"/>
          <w:i w:val="0"/>
          <w:iCs/>
        </w:rPr>
      </w:pPr>
      <w:bookmarkStart w:id="146" w:name="_Toc40176298"/>
      <w:bookmarkStart w:id="147" w:name="_Toc40795231"/>
      <w:r>
        <w:rPr>
          <w:b w:val="0"/>
          <w:bCs w:val="0"/>
          <w:i w:val="0"/>
          <w:iCs/>
        </w:rPr>
        <w:t>La tecnología wearable (“vestible”) trata de dispositivos electrónicos inteligentes incorporados a la vestimenta, como pueden ser accesorios, y que interactúan con el usuario y otros dispositivos.</w:t>
      </w:r>
      <w:bookmarkEnd w:id="146"/>
      <w:bookmarkEnd w:id="147"/>
      <w:r>
        <w:rPr>
          <w:b w:val="0"/>
          <w:bCs w:val="0"/>
          <w:i w:val="0"/>
          <w:iCs/>
        </w:rPr>
        <w:t xml:space="preserve"> </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148" w:name="_Toc40795232"/>
      <w:r>
        <w:t>Objetivos</w:t>
      </w:r>
      <w:bookmarkEnd w:id="148"/>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5A4BF04F" w:rsidR="00FB3EC4" w:rsidRDefault="004D610C" w:rsidP="00FB3EC4">
      <w:pPr>
        <w:pStyle w:val="Ttulo2"/>
      </w:pPr>
      <w:bookmarkStart w:id="149" w:name="_Toc40795233"/>
      <w:r>
        <w:t>Metodología</w:t>
      </w:r>
      <w:bookmarkEnd w:id="149"/>
    </w:p>
    <w:p w14:paraId="2E18772E" w14:textId="77777777" w:rsidR="00FB3EC4" w:rsidRPr="00103257" w:rsidRDefault="00FB3EC4" w:rsidP="00103257"/>
    <w:p w14:paraId="55BB5B5D" w14:textId="4E41E6AD" w:rsidR="00763B6A" w:rsidRDefault="0039754B" w:rsidP="008305DD">
      <w:pPr>
        <w:pStyle w:val="Ttulo1"/>
      </w:pPr>
      <w:bookmarkStart w:id="150" w:name="_Toc40795234"/>
      <w:r>
        <w:lastRenderedPageBreak/>
        <w:t>Identificación y análisis de posibles soluciones</w:t>
      </w:r>
      <w:bookmarkEnd w:id="150"/>
    </w:p>
    <w:p w14:paraId="23B04688" w14:textId="6BCBAEFE" w:rsidR="00692717" w:rsidRPr="00692717" w:rsidRDefault="00692717" w:rsidP="00692717">
      <w:pPr>
        <w:pStyle w:val="Ttulo2"/>
        <w:numPr>
          <w:ilvl w:val="0"/>
          <w:numId w:val="0"/>
        </w:numPr>
        <w:rPr>
          <w:b w:val="0"/>
          <w:bCs w:val="0"/>
          <w:sz w:val="22"/>
          <w:szCs w:val="22"/>
        </w:rPr>
      </w:pPr>
      <w:bookmarkStart w:id="151" w:name="_Toc40176302"/>
      <w:bookmarkStart w:id="152" w:name="_Toc40795235"/>
      <w:r>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151"/>
      <w:bookmarkEnd w:id="152"/>
    </w:p>
    <w:p w14:paraId="504C7C59" w14:textId="59A99F7F" w:rsidR="00692717" w:rsidRPr="00692717" w:rsidRDefault="00692717" w:rsidP="00692717">
      <w:pPr>
        <w:pStyle w:val="Ttulo2"/>
        <w:numPr>
          <w:ilvl w:val="0"/>
          <w:numId w:val="0"/>
        </w:numPr>
      </w:pPr>
    </w:p>
    <w:p w14:paraId="1A0CF27A" w14:textId="3E65A809" w:rsidR="00692717" w:rsidRDefault="00692717" w:rsidP="00692717">
      <w:pPr>
        <w:pStyle w:val="Ttulo2"/>
        <w:rPr>
          <w:i/>
          <w:iCs/>
        </w:rPr>
      </w:pPr>
      <w:bookmarkStart w:id="153" w:name="_Toc40795236"/>
      <w:r>
        <w:t>Posibles soluciones hardware</w:t>
      </w:r>
      <w:bookmarkEnd w:id="153"/>
    </w:p>
    <w:p w14:paraId="0037827A" w14:textId="2A4E8086" w:rsidR="00E504F9" w:rsidRDefault="00E504F9" w:rsidP="00E504F9"/>
    <w:p w14:paraId="20A55E43" w14:textId="2C6F093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w:t>
      </w:r>
      <w:ins w:id="154" w:author="DIEGO PÉREZ LAVARÍAS" w:date="2020-05-19T15:45:00Z">
        <w:r w:rsidR="007303E4">
          <w:t xml:space="preserve">s módulos de </w:t>
        </w:r>
      </w:ins>
      <w:del w:id="155" w:author="DIEGO PÉREZ LAVARÍAS" w:date="2020-05-19T15:45:00Z">
        <w:r w:rsidR="009E4FC4" w:rsidDel="007303E4">
          <w:delText xml:space="preserve"> Unidad de Medida Inercial o IMU, que incluye los </w:delText>
        </w:r>
      </w:del>
      <w:r w:rsidR="009E4FC4">
        <w:t>sensores de acelerómetro, giroscopio y magnetómetro.</w:t>
      </w:r>
    </w:p>
    <w:p w14:paraId="30911DAB" w14:textId="2CEF6D57" w:rsidR="009E4FC4" w:rsidDel="007303E4" w:rsidRDefault="007303E4" w:rsidP="00E504F9">
      <w:pPr>
        <w:rPr>
          <w:del w:id="156" w:author="DIEGO PÉREZ LAVARÍAS" w:date="2020-05-19T15:45:00Z"/>
        </w:rPr>
      </w:pPr>
      <w:ins w:id="157" w:author="DIEGO PÉREZ LAVARÍAS" w:date="2020-05-19T15:45:00Z">
        <w:r>
          <w:t xml:space="preserve">Se realiza una comparación entre </w:t>
        </w:r>
      </w:ins>
      <w:ins w:id="158" w:author="DIEGO PÉREZ LAVARÍAS" w:date="2020-05-19T15:46:00Z">
        <w:r>
          <w:t>estos diferentes dispositivos.</w:t>
        </w:r>
      </w:ins>
      <w:del w:id="159" w:author="DIEGO PÉREZ LAVARÍAS" w:date="2020-05-19T15:45:00Z">
        <w:r w:rsidR="009E4FC4" w:rsidDel="007303E4">
          <w:delText>Tabla comparativa después.</w:delText>
        </w:r>
      </w:del>
    </w:p>
    <w:p w14:paraId="123FF839" w14:textId="3B22500A" w:rsidR="008E6C10" w:rsidRDefault="008E6C10" w:rsidP="00E504F9"/>
    <w:p w14:paraId="22C68158" w14:textId="35136201" w:rsidR="008E6C10" w:rsidRDefault="008E6C10" w:rsidP="008E6C10">
      <w:pPr>
        <w:pStyle w:val="Ttulo3"/>
      </w:pPr>
      <w:bookmarkStart w:id="160" w:name="_Toc40795237"/>
      <w:r>
        <w:t>MIKROE-2026 (Hexiwear)</w:t>
      </w:r>
      <w:bookmarkEnd w:id="160"/>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1B2F4F63" w:rsidR="008E6C10" w:rsidRDefault="00E61CFB" w:rsidP="00E61CFB">
      <w:r>
        <w:t xml:space="preserve">Contiene sensores de frecuencia cardíaca, temperatura, humedad, presión, luz ambiental y </w:t>
      </w:r>
      <w:del w:id="161" w:author="DIEGO PÉREZ LAVARÍAS" w:date="2020-05-19T15:46:00Z">
        <w:r w:rsidDel="006358E5">
          <w:delText>una unidad de medida inercial (IMU).</w:delText>
        </w:r>
      </w:del>
      <w:ins w:id="162" w:author="DIEGO PÉREZ LAVARÍAS" w:date="2020-05-19T15:46:00Z">
        <w:r w:rsidR="006358E5">
          <w:t>medida de orientación.</w:t>
        </w:r>
      </w:ins>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lastRenderedPageBreak/>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77BB0396" w:rsidR="00E61CFB" w:rsidRPr="00E61CFB" w:rsidRDefault="00E61CFB" w:rsidP="00E61CFB">
      <w:pPr>
        <w:jc w:val="left"/>
        <w:rPr>
          <w:szCs w:val="22"/>
        </w:rPr>
      </w:pPr>
      <w:r w:rsidRPr="00E61CFB">
        <w:rPr>
          <w:szCs w:val="22"/>
        </w:rPr>
        <w:t xml:space="preserve">En cuanto a </w:t>
      </w:r>
      <w:ins w:id="163" w:author="DIEGO PÉREZ LAVARÍAS" w:date="2020-05-19T15:46:00Z">
        <w:r w:rsidR="006358E5">
          <w:rPr>
            <w:szCs w:val="22"/>
          </w:rPr>
          <w:t>los sensores que nos interesan para nuestro proyecto</w:t>
        </w:r>
      </w:ins>
      <w:del w:id="164" w:author="DIEGO PÉREZ LAVARÍAS" w:date="2020-05-19T15:46:00Z">
        <w:r w:rsidRPr="00E61CFB" w:rsidDel="006358E5">
          <w:rPr>
            <w:szCs w:val="22"/>
          </w:rPr>
          <w:delText>su IMU</w:delText>
        </w:r>
      </w:del>
      <w:r w:rsidRPr="00E61CFB">
        <w:rPr>
          <w:szCs w:val="22"/>
        </w:rPr>
        <w:t xml:space="preserve">,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165" w:name="_Toc40795238"/>
      <w:r>
        <w:t>SensorTag CC1350</w:t>
      </w:r>
      <w:r w:rsidR="00C41088">
        <w:t>STK</w:t>
      </w:r>
      <w:r w:rsidR="00A324AA">
        <w:t xml:space="preserve"> EU</w:t>
      </w:r>
      <w:bookmarkEnd w:id="165"/>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6750F5AC" w:rsidR="001B68A2" w:rsidDel="006358E5" w:rsidRDefault="000B5A97" w:rsidP="000B5A97">
      <w:pPr>
        <w:rPr>
          <w:del w:id="166" w:author="DIEGO PÉREZ LAVARÍAS" w:date="2020-05-19T15:46:00Z"/>
        </w:rPr>
      </w:pPr>
      <w:r>
        <w:t xml:space="preserve">También contienen hasta diez sensores, con los cuales se puede medir magnitudes como temperatura, humedad y presión, </w:t>
      </w:r>
      <w:del w:id="167" w:author="DIEGO PÉREZ LAVARÍAS" w:date="2020-05-19T15:46:00Z">
        <w:r w:rsidDel="006358E5">
          <w:delText>junto con la IMU, que en este caso se trata</w:delText>
        </w:r>
      </w:del>
      <w:ins w:id="168" w:author="DIEGO PÉREZ LAVARÍAS" w:date="2020-05-19T15:46:00Z">
        <w:r w:rsidR="006358E5">
          <w:t>junto c</w:t>
        </w:r>
      </w:ins>
      <w:ins w:id="169" w:author="DIEGO PÉREZ LAVARÍAS" w:date="2020-05-19T15:47:00Z">
        <w:r w:rsidR="006358E5">
          <w:t>on</w:t>
        </w:r>
      </w:ins>
      <w:r>
        <w:t xml:space="preserve"> </w:t>
      </w:r>
      <w:del w:id="170" w:author="DIEGO PÉREZ LAVARÍAS" w:date="2020-05-19T15:47:00Z">
        <w:r w:rsidDel="006358E5">
          <w:delText>d</w:delText>
        </w:r>
      </w:del>
      <w:r>
        <w:t>el módulo MPU-</w:t>
      </w:r>
    </w:p>
    <w:p w14:paraId="4F65807C" w14:textId="77777777" w:rsidR="001B68A2" w:rsidDel="006358E5" w:rsidRDefault="001B68A2" w:rsidP="000B5A97">
      <w:pPr>
        <w:rPr>
          <w:del w:id="171" w:author="DIEGO PÉREZ LAVARÍAS" w:date="2020-05-19T15:46:00Z"/>
        </w:rPr>
      </w:pPr>
    </w:p>
    <w:p w14:paraId="7430F391" w14:textId="77777777" w:rsidR="001B68A2" w:rsidDel="006358E5" w:rsidRDefault="001B68A2" w:rsidP="000B5A97">
      <w:pPr>
        <w:rPr>
          <w:del w:id="172" w:author="DIEGO PÉREZ LAVARÍAS" w:date="2020-05-19T15:46:00Z"/>
        </w:rPr>
      </w:pPr>
    </w:p>
    <w:p w14:paraId="0575AB27" w14:textId="6990D464" w:rsidR="000B5A97" w:rsidRDefault="000B5A97" w:rsidP="000B5A97">
      <w:r>
        <w:t xml:space="preserve">9250 </w:t>
      </w:r>
      <w:r w:rsidRPr="000B5A97">
        <w:rPr>
          <w:sz w:val="18"/>
          <w:szCs w:val="18"/>
        </w:rPr>
        <w:t>(7)</w:t>
      </w:r>
      <w:r>
        <w:t xml:space="preserve"> </w:t>
      </w:r>
      <w:del w:id="173" w:author="DIEGO PÉREZ LAVARÍAS" w:date="2020-05-19T15:47:00Z">
        <w:r w:rsidDel="006358E5">
          <w:delText xml:space="preserve">y </w:delText>
        </w:r>
      </w:del>
      <w:r>
        <w:t>que se define como controlador de sensores de ultra baja potencia, que permite el uso autónomo, con 20 KB de SRAM y que soporta actualización OTA (Over-the-Air).</w:t>
      </w:r>
    </w:p>
    <w:p w14:paraId="453B977E" w14:textId="0C571E53" w:rsidR="000B5A97" w:rsidRDefault="00C41088" w:rsidP="000B5A97">
      <w:r>
        <w:lastRenderedPageBreak/>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174" w:name="_Toc40795239"/>
      <w:r>
        <w:t>SensorTag</w:t>
      </w:r>
      <w:r w:rsidR="007F29BE">
        <w:t xml:space="preserve"> CC3200</w:t>
      </w:r>
      <w:r w:rsidR="00A324AA">
        <w:t>STK - WIFIMK</w:t>
      </w:r>
      <w:bookmarkEnd w:id="174"/>
    </w:p>
    <w:p w14:paraId="4E615081" w14:textId="2A49473C" w:rsidR="0029141B" w:rsidRDefault="00C432CE" w:rsidP="00C432CE">
      <w:r w:rsidRPr="00C432CE">
        <w:t xml:space="preserve">Es un dispositivo parecido a los de la familia anterior. Contiene los mismos sensores </w:t>
      </w:r>
      <w:ins w:id="175" w:author="DIEGO PÉREZ LAVARÍAS" w:date="2020-05-19T15:47:00Z">
        <w:r w:rsidR="006358E5">
          <w:t xml:space="preserve">y </w:t>
        </w:r>
      </w:ins>
      <w:del w:id="176" w:author="DIEGO PÉREZ LAVARÍAS" w:date="2020-05-19T15:47:00Z">
        <w:r w:rsidRPr="00C432CE" w:rsidDel="006358E5">
          <w:delText xml:space="preserve">y la misma IMU, </w:delText>
        </w:r>
      </w:del>
      <w:r w:rsidRPr="00C432CE">
        <w:t>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177" w:name="_Toc40795240"/>
      <w:r>
        <w:t>STEVAL-WESU1</w:t>
      </w:r>
      <w:bookmarkEnd w:id="177"/>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55E5ED1A" w:rsidR="00AA0CC3" w:rsidDel="006358E5" w:rsidRDefault="00AA0CC3" w:rsidP="00AA0CC3">
      <w:pPr>
        <w:rPr>
          <w:del w:id="178" w:author="DIEGO PÉREZ LAVARÍAS" w:date="2020-05-19T15:47:00Z"/>
        </w:rPr>
      </w:pPr>
      <w:r>
        <w:t xml:space="preserve">Tiene disponibles apps en iOS y Android que miden y muestran por pantalla el comportamiento de los sensores. </w:t>
      </w:r>
    </w:p>
    <w:p w14:paraId="70C5DC8D" w14:textId="77777777" w:rsidR="00265093" w:rsidDel="006358E5" w:rsidRDefault="00265093" w:rsidP="00AA0CC3">
      <w:pPr>
        <w:rPr>
          <w:del w:id="179" w:author="DIEGO PÉREZ LAVARÍAS" w:date="2020-05-19T15:47:00Z"/>
        </w:rPr>
      </w:pPr>
    </w:p>
    <w:p w14:paraId="64323246" w14:textId="77777777" w:rsidR="00846C62" w:rsidRDefault="00846C62" w:rsidP="00846C62"/>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lastRenderedPageBreak/>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20CDE1C1" w:rsidR="00846C62" w:rsidRDefault="00846C62" w:rsidP="00846C62">
      <w:del w:id="180" w:author="DIEGO PÉREZ LAVARÍAS" w:date="2020-05-19T15:47:00Z">
        <w:r w:rsidDel="006358E5">
          <w:delText>La IMU</w:delText>
        </w:r>
      </w:del>
      <w:ins w:id="181" w:author="DIEGO PÉREZ LAVARÍAS" w:date="2020-05-19T15:47:00Z">
        <w:r w:rsidR="006358E5">
          <w:t>La unidad de sensores de orientación</w:t>
        </w:r>
      </w:ins>
      <w:r>
        <w:t xml:space="preserve">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Del="009A5D6C" w:rsidRDefault="00846C62" w:rsidP="00846C62">
      <w:pPr>
        <w:pStyle w:val="Prrafodelista"/>
        <w:numPr>
          <w:ilvl w:val="0"/>
          <w:numId w:val="13"/>
        </w:numPr>
        <w:spacing w:before="0" w:after="160" w:line="259" w:lineRule="auto"/>
        <w:jc w:val="left"/>
        <w:rPr>
          <w:del w:id="182" w:author="DIEGO PÉREZ LAVARÍAS" w:date="2020-05-16T11:31:00Z"/>
        </w:rPr>
      </w:pPr>
      <w:r>
        <w:t>LPS25HB, sensor de presión.</w:t>
      </w:r>
    </w:p>
    <w:p w14:paraId="5B949196" w14:textId="17FFEC5D" w:rsidR="00846C62" w:rsidRPr="009A5D6C" w:rsidDel="009A5D6C" w:rsidRDefault="00846C62">
      <w:pPr>
        <w:pStyle w:val="Prrafodelista"/>
        <w:numPr>
          <w:ilvl w:val="0"/>
          <w:numId w:val="13"/>
        </w:numPr>
        <w:spacing w:before="0" w:after="160" w:line="259" w:lineRule="auto"/>
        <w:jc w:val="left"/>
        <w:rPr>
          <w:del w:id="183" w:author="DIEGO PÉREZ LAVARÍAS" w:date="2020-05-16T11:30:00Z"/>
          <w:b/>
          <w:bCs/>
          <w:sz w:val="18"/>
          <w:szCs w:val="18"/>
          <w:rPrChange w:id="184" w:author="DIEGO PÉREZ LAVARÍAS" w:date="2020-05-16T11:31:00Z">
            <w:rPr>
              <w:del w:id="185" w:author="DIEGO PÉREZ LAVARÍAS" w:date="2020-05-16T11:30:00Z"/>
              <w:sz w:val="18"/>
              <w:szCs w:val="18"/>
            </w:rPr>
          </w:rPrChange>
        </w:rPr>
        <w:pPrChange w:id="186" w:author="DIEGO PÉREZ LAVARÍAS" w:date="2020-05-16T11:31:00Z">
          <w:pPr>
            <w:spacing w:before="0" w:after="160" w:line="259" w:lineRule="auto"/>
            <w:jc w:val="center"/>
          </w:pPr>
        </w:pPrChange>
      </w:pPr>
      <w:del w:id="187" w:author="DIEGO PÉREZ LAVARÍAS" w:date="2020-05-16T11:31:00Z">
        <w:r w:rsidDel="009A5D6C">
          <w:rPr>
            <w:noProof/>
          </w:rPr>
          <w:drawing>
            <wp:inline distT="0" distB="0" distL="0" distR="0" wp14:anchorId="7E0D27E8" wp14:editId="4F8A8C6D">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del>
    </w:p>
    <w:p w14:paraId="333C9E04" w14:textId="77777777" w:rsidR="009A5D6C" w:rsidRDefault="009A5D6C">
      <w:pPr>
        <w:pStyle w:val="Prrafodelista"/>
        <w:numPr>
          <w:ilvl w:val="0"/>
          <w:numId w:val="13"/>
        </w:numPr>
        <w:spacing w:before="0" w:after="160" w:line="259" w:lineRule="auto"/>
        <w:jc w:val="left"/>
        <w:rPr>
          <w:ins w:id="188" w:author="DIEGO PÉREZ LAVARÍAS" w:date="2020-05-16T11:31:00Z"/>
        </w:rPr>
        <w:pPrChange w:id="189" w:author="DIEGO PÉREZ LAVARÍAS" w:date="2020-05-16T11:31:00Z">
          <w:pPr>
            <w:spacing w:before="0" w:after="160" w:line="259" w:lineRule="auto"/>
            <w:jc w:val="center"/>
          </w:pPr>
        </w:pPrChange>
      </w:pPr>
    </w:p>
    <w:p w14:paraId="6F336334" w14:textId="501B5E36" w:rsidR="00846C62" w:rsidDel="009A5D6C" w:rsidRDefault="00846C62" w:rsidP="009A5D6C">
      <w:pPr>
        <w:spacing w:before="0" w:after="160" w:line="259" w:lineRule="auto"/>
        <w:jc w:val="center"/>
        <w:rPr>
          <w:del w:id="190" w:author="DIEGO PÉREZ LAVARÍAS" w:date="2020-05-16T11:30:00Z"/>
          <w:b/>
          <w:bCs/>
          <w:sz w:val="18"/>
          <w:szCs w:val="18"/>
        </w:rPr>
      </w:pPr>
      <w:del w:id="191" w:author="DIEGO PÉREZ LAVARÍAS" w:date="2020-05-16T11:30:00Z">
        <w:r w:rsidDel="009A5D6C">
          <w:rPr>
            <w:b/>
            <w:bCs/>
            <w:sz w:val="18"/>
            <w:szCs w:val="18"/>
          </w:rPr>
          <w:delText>Figura 2.5. Sensores del STEVAL-WESU1.</w:delText>
        </w:r>
        <w:r w:rsidDel="009A5D6C">
          <w:delText xml:space="preserve"> </w:delText>
        </w:r>
      </w:del>
    </w:p>
    <w:p w14:paraId="44FA20D3" w14:textId="4ACA0502" w:rsidR="009A5D6C" w:rsidRDefault="009A5D6C" w:rsidP="00265093">
      <w:pPr>
        <w:spacing w:before="0" w:after="160" w:line="259" w:lineRule="auto"/>
        <w:jc w:val="center"/>
        <w:rPr>
          <w:ins w:id="192" w:author="DIEGO PÉREZ LAVARÍAS" w:date="2020-05-16T11:31:00Z"/>
          <w:b/>
          <w:bCs/>
          <w:sz w:val="18"/>
          <w:szCs w:val="18"/>
        </w:rPr>
      </w:pPr>
    </w:p>
    <w:p w14:paraId="432F0D12" w14:textId="7F15423A" w:rsidR="009A5D6C" w:rsidRDefault="009A5D6C" w:rsidP="00265093">
      <w:pPr>
        <w:spacing w:before="0" w:after="160" w:line="259" w:lineRule="auto"/>
        <w:jc w:val="center"/>
        <w:rPr>
          <w:ins w:id="193" w:author="DIEGO PÉREZ LAVARÍAS" w:date="2020-05-16T11:31:00Z"/>
          <w:b/>
          <w:bCs/>
          <w:sz w:val="18"/>
          <w:szCs w:val="18"/>
        </w:rPr>
      </w:pPr>
    </w:p>
    <w:p w14:paraId="6D9AB157" w14:textId="629243A0" w:rsidR="009A5D6C" w:rsidRDefault="009A5D6C" w:rsidP="00265093">
      <w:pPr>
        <w:spacing w:before="0" w:after="160" w:line="259" w:lineRule="auto"/>
        <w:jc w:val="center"/>
        <w:rPr>
          <w:ins w:id="194" w:author="DIEGO PÉREZ LAVARÍAS" w:date="2020-05-16T11:31:00Z"/>
          <w:b/>
          <w:bCs/>
          <w:sz w:val="18"/>
          <w:szCs w:val="18"/>
        </w:rPr>
      </w:pPr>
    </w:p>
    <w:p w14:paraId="2039360E" w14:textId="4DDB8443" w:rsidR="009A5D6C" w:rsidRDefault="009A5D6C" w:rsidP="00265093">
      <w:pPr>
        <w:spacing w:before="0" w:after="160" w:line="259" w:lineRule="auto"/>
        <w:jc w:val="center"/>
        <w:rPr>
          <w:ins w:id="195" w:author="DIEGO PÉREZ LAVARÍAS" w:date="2020-05-16T11:31:00Z"/>
          <w:b/>
          <w:bCs/>
          <w:sz w:val="18"/>
          <w:szCs w:val="18"/>
        </w:rPr>
      </w:pPr>
    </w:p>
    <w:p w14:paraId="796DDB9F" w14:textId="068F6870" w:rsidR="009A5D6C" w:rsidRDefault="009A5D6C" w:rsidP="00265093">
      <w:pPr>
        <w:spacing w:before="0" w:after="160" w:line="259" w:lineRule="auto"/>
        <w:jc w:val="center"/>
        <w:rPr>
          <w:ins w:id="196" w:author="DIEGO PÉREZ LAVARÍAS" w:date="2020-05-16T11:31:00Z"/>
          <w:b/>
          <w:bCs/>
          <w:sz w:val="18"/>
          <w:szCs w:val="18"/>
        </w:rPr>
      </w:pPr>
    </w:p>
    <w:p w14:paraId="46A645F6" w14:textId="73D6CDD3" w:rsidR="009A5D6C" w:rsidRDefault="009A5D6C" w:rsidP="00265093">
      <w:pPr>
        <w:spacing w:before="0" w:after="160" w:line="259" w:lineRule="auto"/>
        <w:jc w:val="center"/>
        <w:rPr>
          <w:ins w:id="197" w:author="DIEGO PÉREZ LAVARÍAS" w:date="2020-05-16T11:31:00Z"/>
          <w:b/>
          <w:bCs/>
          <w:sz w:val="18"/>
          <w:szCs w:val="18"/>
        </w:rPr>
      </w:pPr>
    </w:p>
    <w:p w14:paraId="12A3013B" w14:textId="1272E55D" w:rsidR="009A5D6C" w:rsidRDefault="009A5D6C" w:rsidP="00265093">
      <w:pPr>
        <w:spacing w:before="0" w:after="160" w:line="259" w:lineRule="auto"/>
        <w:jc w:val="center"/>
        <w:rPr>
          <w:ins w:id="198" w:author="DIEGO PÉREZ LAVARÍAS" w:date="2020-05-16T11:31:00Z"/>
          <w:b/>
          <w:bCs/>
          <w:sz w:val="18"/>
          <w:szCs w:val="18"/>
        </w:rPr>
      </w:pPr>
    </w:p>
    <w:p w14:paraId="5CD5EBB6" w14:textId="15C09789" w:rsidR="009A5D6C" w:rsidRDefault="009A5D6C" w:rsidP="00265093">
      <w:pPr>
        <w:spacing w:before="0" w:after="160" w:line="259" w:lineRule="auto"/>
        <w:jc w:val="center"/>
        <w:rPr>
          <w:ins w:id="199" w:author="DIEGO PÉREZ LAVARÍAS" w:date="2020-05-16T11:31:00Z"/>
          <w:b/>
          <w:bCs/>
          <w:sz w:val="18"/>
          <w:szCs w:val="18"/>
        </w:rPr>
      </w:pPr>
    </w:p>
    <w:p w14:paraId="7FD4E0E4" w14:textId="77777777" w:rsidR="009A5D6C" w:rsidRPr="00265093" w:rsidRDefault="009A5D6C" w:rsidP="00265093">
      <w:pPr>
        <w:spacing w:before="0" w:after="160" w:line="259" w:lineRule="auto"/>
        <w:jc w:val="center"/>
        <w:rPr>
          <w:ins w:id="200" w:author="DIEGO PÉREZ LAVARÍAS" w:date="2020-05-16T11:31:00Z"/>
          <w:b/>
          <w:bCs/>
          <w:sz w:val="18"/>
          <w:szCs w:val="18"/>
        </w:rPr>
      </w:pPr>
    </w:p>
    <w:p w14:paraId="2E474389" w14:textId="7EF69D68" w:rsidR="00265093" w:rsidRDefault="00265093">
      <w:pPr>
        <w:spacing w:before="0" w:after="160" w:line="259" w:lineRule="auto"/>
        <w:jc w:val="center"/>
        <w:pPrChange w:id="201" w:author="DIEGO PÉREZ LAVARÍAS" w:date="2020-05-16T11:30:00Z">
          <w:pPr/>
        </w:pPrChange>
      </w:pPr>
    </w:p>
    <w:p w14:paraId="5601994A" w14:textId="4B1BEEBF" w:rsidR="00265093" w:rsidRDefault="00265093" w:rsidP="00265093">
      <w:pPr>
        <w:pStyle w:val="Ttulo3"/>
      </w:pPr>
      <w:bookmarkStart w:id="202" w:name="_Toc40795241"/>
      <w:r>
        <w:lastRenderedPageBreak/>
        <w:t>Tabla comparativa</w:t>
      </w:r>
      <w:bookmarkEnd w:id="202"/>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45DAFF6F" w14:textId="77777777" w:rsidR="002B54A4" w:rsidDel="006358E5" w:rsidRDefault="002B54A4" w:rsidP="00C86FCC">
      <w:pPr>
        <w:jc w:val="left"/>
        <w:rPr>
          <w:del w:id="203" w:author="DIEGO PÉREZ LAVARÍAS" w:date="2020-05-19T15:47:00Z"/>
        </w:rPr>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0407F15" w14:textId="77777777" w:rsidR="002B54A4" w:rsidRDefault="002B54A4" w:rsidP="00C86FCC">
      <w:pPr>
        <w:jc w:val="left"/>
      </w:pP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5F78894B" w:rsidR="00BC417F" w:rsidRDefault="00E44D74" w:rsidP="00BA15AE">
      <w:pPr>
        <w:jc w:val="left"/>
      </w:pPr>
      <w:r w:rsidRPr="000D4F03">
        <w:rPr>
          <w:b/>
          <w:bCs/>
          <w:i/>
          <w:iCs/>
        </w:rPr>
        <w:t>MIKROE-2026</w:t>
      </w:r>
      <w:r>
        <w:t xml:space="preserve">: Incluye </w:t>
      </w:r>
      <w:del w:id="204" w:author="DIEGO PÉREZ LAVARÍAS" w:date="2020-05-19T15:48:00Z">
        <w:r w:rsidDel="006358E5">
          <w:delText>una IMU</w:delText>
        </w:r>
      </w:del>
      <w:ins w:id="205" w:author="DIEGO PÉREZ LAVARÍAS" w:date="2020-05-19T15:48:00Z">
        <w:r w:rsidR="006358E5">
          <w:t>una unidad de sensores</w:t>
        </w:r>
      </w:ins>
      <w:r>
        <w:t xml:space="preserve">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lastRenderedPageBreak/>
        <w:t>Frecuencia de muestreo de hasta 800 Hz.</w:t>
      </w:r>
    </w:p>
    <w:p w14:paraId="5AAC464E" w14:textId="72393FB3" w:rsidR="00E44D74" w:rsidRDefault="00E44D74" w:rsidP="00E44D74">
      <w:pPr>
        <w:jc w:val="left"/>
      </w:pPr>
    </w:p>
    <w:p w14:paraId="194D97E3" w14:textId="2179193E" w:rsidR="00E44D74" w:rsidRDefault="00E44D74" w:rsidP="00E44D74">
      <w:pPr>
        <w:jc w:val="left"/>
      </w:pPr>
      <w:r w:rsidRPr="000D4F03">
        <w:rPr>
          <w:b/>
          <w:bCs/>
          <w:i/>
          <w:iCs/>
        </w:rPr>
        <w:t>CC1350STK y CC3200STK</w:t>
      </w:r>
      <w:r>
        <w:t xml:space="preserve">: Incluyen </w:t>
      </w:r>
      <w:ins w:id="206" w:author="DIEGO PÉREZ LAVARÍAS" w:date="2020-05-19T15:48:00Z">
        <w:r w:rsidR="006358E5">
          <w:t>el mismo sistema</w:t>
        </w:r>
      </w:ins>
      <w:del w:id="207" w:author="DIEGO PÉREZ LAVARÍAS" w:date="2020-05-19T15:48:00Z">
        <w:r w:rsidDel="006358E5">
          <w:delText>la misma IMU</w:delText>
        </w:r>
      </w:del>
      <w:r>
        <w:t xml:space="preserve">,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77C35294" w:rsidR="00E44D74" w:rsidRDefault="00E44D74" w:rsidP="00E44D74">
      <w:pPr>
        <w:jc w:val="left"/>
      </w:pPr>
      <w:r w:rsidRPr="000D4F03">
        <w:rPr>
          <w:b/>
          <w:bCs/>
          <w:i/>
          <w:iCs/>
        </w:rPr>
        <w:t>STEVAL-WESU1</w:t>
      </w:r>
      <w:r>
        <w:t xml:space="preserve">: </w:t>
      </w:r>
      <w:r w:rsidR="006F1E4F">
        <w:t>Dividen su</w:t>
      </w:r>
      <w:ins w:id="208" w:author="DIEGO PÉREZ LAVARÍAS" w:date="2020-05-19T15:48:00Z">
        <w:r w:rsidR="006358E5">
          <w:t>s sensores de orientación</w:t>
        </w:r>
      </w:ins>
      <w:r w:rsidR="006F1E4F">
        <w:t xml:space="preserve"> </w:t>
      </w:r>
      <w:del w:id="209" w:author="DIEGO PÉREZ LAVARÍAS" w:date="2020-05-19T15:48:00Z">
        <w:r w:rsidR="006F1E4F" w:rsidDel="006358E5">
          <w:delText xml:space="preserve">IMU </w:delText>
        </w:r>
      </w:del>
      <w:r w:rsidR="006F1E4F">
        <w:t>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52547BA1" w14:textId="63EF63A0" w:rsidR="006F1E4F" w:rsidDel="00D04F13" w:rsidRDefault="006F1E4F" w:rsidP="00D04F13">
      <w:pPr>
        <w:pStyle w:val="Prrafodelista"/>
        <w:numPr>
          <w:ilvl w:val="1"/>
          <w:numId w:val="13"/>
        </w:numPr>
        <w:jc w:val="left"/>
        <w:rPr>
          <w:del w:id="210" w:author="DIEGO PÉREZ LAVARÍAS" w:date="2020-05-16T11:35:00Z"/>
        </w:rPr>
      </w:pPr>
      <w:r>
        <w:t>Frecuencia de muestreo de hasta 1.6 KHz.</w:t>
      </w:r>
    </w:p>
    <w:p w14:paraId="71CDCB7C" w14:textId="77777777" w:rsidR="00D04F13" w:rsidRDefault="00D04F13" w:rsidP="006F1E4F">
      <w:pPr>
        <w:pStyle w:val="Prrafodelista"/>
        <w:numPr>
          <w:ilvl w:val="1"/>
          <w:numId w:val="13"/>
        </w:numPr>
        <w:jc w:val="left"/>
        <w:rPr>
          <w:ins w:id="211" w:author="DIEGO PÉREZ LAVARÍAS" w:date="2020-05-16T11:35:00Z"/>
        </w:rPr>
      </w:pPr>
    </w:p>
    <w:p w14:paraId="71679CBA" w14:textId="518C8B5D" w:rsidR="006F1E4F" w:rsidDel="00D04F13" w:rsidRDefault="006F1E4F">
      <w:pPr>
        <w:pStyle w:val="Prrafodelista"/>
        <w:ind w:left="1440"/>
        <w:jc w:val="left"/>
        <w:rPr>
          <w:del w:id="212" w:author="DIEGO PÉREZ LAVARÍAS" w:date="2020-05-16T11:35:00Z"/>
        </w:rPr>
        <w:pPrChange w:id="213" w:author="DIEGO PÉREZ LAVARÍAS" w:date="2020-05-16T11:35:00Z">
          <w:pPr>
            <w:jc w:val="left"/>
          </w:pPr>
        </w:pPrChange>
      </w:pPr>
    </w:p>
    <w:p w14:paraId="17CB5690" w14:textId="6EC49BBD" w:rsidR="006F1E4F" w:rsidRDefault="006F1E4F">
      <w:pPr>
        <w:pStyle w:val="Prrafodelista"/>
        <w:ind w:left="1440"/>
        <w:jc w:val="left"/>
        <w:pPrChange w:id="214" w:author="DIEGO PÉREZ LAVARÍAS" w:date="2020-05-16T11:35:00Z">
          <w:pPr>
            <w:jc w:val="left"/>
          </w:pPr>
        </w:pPrChange>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32147425" w:rsidR="00F6132B" w:rsidRDefault="00F6132B" w:rsidP="006F1E4F">
      <w:pPr>
        <w:jc w:val="left"/>
      </w:pPr>
      <w:r>
        <w:t xml:space="preserve">Con estos datos, podemos observar que </w:t>
      </w:r>
      <w:del w:id="215" w:author="DIEGO PÉREZ LAVARÍAS" w:date="2020-05-19T15:48:00Z">
        <w:r w:rsidDel="006358E5">
          <w:delText>las tres IMU</w:delText>
        </w:r>
      </w:del>
      <w:ins w:id="216" w:author="DIEGO PÉREZ LAVARÍAS" w:date="2020-05-19T15:48:00Z">
        <w:r w:rsidR="006358E5">
          <w:t>en los tres casos las características</w:t>
        </w:r>
      </w:ins>
      <w:r>
        <w:t xml:space="preserve">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217" w:name="_Toc40795242"/>
      <w:r>
        <w:t>Posibles soluciones software</w:t>
      </w:r>
      <w:bookmarkEnd w:id="217"/>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218" w:name="_Toc40795243"/>
      <w:r>
        <w:t>Android</w:t>
      </w:r>
      <w:bookmarkEnd w:id="218"/>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lastRenderedPageBreak/>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24C478C0" w:rsidR="008C08B7" w:rsidRDefault="008C08B7" w:rsidP="008C08B7">
      <w:pPr>
        <w:jc w:val="center"/>
        <w:rPr>
          <w:b/>
          <w:bCs/>
          <w:sz w:val="18"/>
          <w:szCs w:val="20"/>
        </w:rPr>
      </w:pPr>
      <w:r>
        <w:rPr>
          <w:b/>
          <w:bCs/>
          <w:sz w:val="18"/>
          <w:szCs w:val="20"/>
        </w:rPr>
        <w:t>Figura 2.</w:t>
      </w:r>
      <w:ins w:id="219" w:author="DIEGO PÉREZ LAVARÍAS" w:date="2020-05-16T11:31:00Z">
        <w:r w:rsidR="009A5D6C">
          <w:rPr>
            <w:b/>
            <w:bCs/>
            <w:sz w:val="18"/>
            <w:szCs w:val="20"/>
          </w:rPr>
          <w:t>5</w:t>
        </w:r>
      </w:ins>
      <w:del w:id="220" w:author="DIEGO PÉREZ LAVARÍAS" w:date="2020-05-16T11:31:00Z">
        <w:r w:rsidDel="009A5D6C">
          <w:rPr>
            <w:b/>
            <w:bCs/>
            <w:sz w:val="18"/>
            <w:szCs w:val="20"/>
          </w:rPr>
          <w:delText>6</w:delText>
        </w:r>
      </w:del>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221" w:name="_Toc40795244"/>
      <w:r>
        <w:t>iOS</w:t>
      </w:r>
      <w:bookmarkEnd w:id="221"/>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20592336" w:rsidR="00B66ABC" w:rsidRDefault="00B66ABC" w:rsidP="00B66ABC">
      <w:pPr>
        <w:jc w:val="center"/>
        <w:rPr>
          <w:b/>
          <w:bCs/>
          <w:sz w:val="18"/>
          <w:szCs w:val="20"/>
        </w:rPr>
      </w:pPr>
      <w:r>
        <w:rPr>
          <w:b/>
          <w:bCs/>
          <w:sz w:val="18"/>
          <w:szCs w:val="20"/>
        </w:rPr>
        <w:t>Figura 2.</w:t>
      </w:r>
      <w:ins w:id="222" w:author="DIEGO PÉREZ LAVARÍAS" w:date="2020-05-16T11:31:00Z">
        <w:r w:rsidR="009A5D6C">
          <w:rPr>
            <w:b/>
            <w:bCs/>
            <w:sz w:val="18"/>
            <w:szCs w:val="20"/>
          </w:rPr>
          <w:t>6</w:t>
        </w:r>
      </w:ins>
      <w:del w:id="223" w:author="DIEGO PÉREZ LAVARÍAS" w:date="2020-05-16T11:31:00Z">
        <w:r w:rsidDel="009A5D6C">
          <w:rPr>
            <w:b/>
            <w:bCs/>
            <w:sz w:val="18"/>
            <w:szCs w:val="20"/>
          </w:rPr>
          <w:delText>7</w:delText>
        </w:r>
      </w:del>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pPr>
        <w:rPr>
          <w:ins w:id="224" w:author="DIEGO PÉREZ LAVARÍAS" w:date="2020-05-15T12:30:00Z"/>
        </w:rPr>
      </w:pPr>
      <w:ins w:id="225" w:author="DIEGO PÉREZ LAVARÍAS" w:date="2020-05-15T12:30:00Z">
        <w:r>
          <w:t>Es el segundo sistema operativo en número de usuarios</w:t>
        </w:r>
      </w:ins>
      <w:ins w:id="226" w:author="DIEGO PÉREZ LAVARÍAS" w:date="2020-05-15T12:31:00Z">
        <w:r>
          <w:t xml:space="preserve">. Apple no da datos en su web como hace Google, pero se estima que, a nivel mundial, el número de usuarios de iOS es en torno a un tercio </w:t>
        </w:r>
      </w:ins>
      <w:ins w:id="227" w:author="DIEGO PÉREZ LAVARÍAS" w:date="2020-05-15T12:32:00Z">
        <w:r>
          <w:t>d</w:t>
        </w:r>
      </w:ins>
      <w:ins w:id="228" w:author="DIEGO PÉREZ LAVARÍAS" w:date="2020-05-15T12:31:00Z">
        <w:r>
          <w:t xml:space="preserve">el de </w:t>
        </w:r>
      </w:ins>
      <w:ins w:id="229" w:author="DIEGO PÉREZ LAVARÍAS" w:date="2020-05-15T12:32:00Z">
        <w:r>
          <w:t>Android. Esto situaría este número en cientos de millones de usuarios.</w:t>
        </w:r>
      </w:ins>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4F8BC07F" w14:textId="0FB61DF7" w:rsidR="00BD0D31" w:rsidDel="009A5D6C" w:rsidRDefault="00BD0D31" w:rsidP="00443A33">
      <w:pPr>
        <w:rPr>
          <w:del w:id="230" w:author="DIEGO PÉREZ LAVARÍAS" w:date="2020-05-16T11:32:00Z"/>
        </w:rPr>
      </w:pPr>
    </w:p>
    <w:p w14:paraId="58A84FCA" w14:textId="77777777" w:rsidR="009A5D6C" w:rsidRDefault="009A5D6C" w:rsidP="00443A33">
      <w:pPr>
        <w:rPr>
          <w:ins w:id="231" w:author="DIEGO PÉREZ LAVARÍAS" w:date="2020-05-16T11:32:00Z"/>
        </w:rPr>
      </w:pPr>
    </w:p>
    <w:p w14:paraId="11A41122" w14:textId="2FCF8B99" w:rsidR="00BD0D31" w:rsidDel="009A5D6C" w:rsidRDefault="00BD0D31" w:rsidP="00443A33">
      <w:pPr>
        <w:rPr>
          <w:del w:id="232" w:author="DIEGO PÉREZ LAVARÍAS" w:date="2020-05-16T11:32:00Z"/>
        </w:rPr>
      </w:pPr>
    </w:p>
    <w:p w14:paraId="1271FBE0" w14:textId="3A40C8D9" w:rsidR="00BD0D31" w:rsidDel="008622F7" w:rsidRDefault="00BD0D31" w:rsidP="00443A33">
      <w:pPr>
        <w:rPr>
          <w:del w:id="233" w:author="DIEGO PÉREZ LAVARÍAS" w:date="2020-05-15T12:42:00Z"/>
        </w:rPr>
      </w:pPr>
    </w:p>
    <w:p w14:paraId="6265F8F5" w14:textId="2B986801" w:rsidR="00BD0D31" w:rsidDel="008622F7" w:rsidRDefault="00BD0D31" w:rsidP="00443A33">
      <w:pPr>
        <w:rPr>
          <w:del w:id="234" w:author="DIEGO PÉREZ LAVARÍAS" w:date="2020-05-15T12:42:00Z"/>
        </w:rPr>
      </w:pPr>
    </w:p>
    <w:p w14:paraId="38A72EC7" w14:textId="77777777" w:rsidR="00BD0D31" w:rsidRDefault="00BD0D31" w:rsidP="00443A33"/>
    <w:p w14:paraId="67A7616B" w14:textId="11187669" w:rsidR="00443A33" w:rsidRDefault="00443A33" w:rsidP="00443A33">
      <w:pPr>
        <w:pStyle w:val="Ttulo3"/>
      </w:pPr>
      <w:bookmarkStart w:id="235" w:name="_Toc40795245"/>
      <w:r>
        <w:t>Otros sistemas operativos</w:t>
      </w:r>
      <w:bookmarkEnd w:id="235"/>
    </w:p>
    <w:p w14:paraId="72835DF4" w14:textId="77777777" w:rsidR="007B5618" w:rsidRPr="007B5618" w:rsidRDefault="007B5618" w:rsidP="007B5618"/>
    <w:p w14:paraId="510CFDFF" w14:textId="26AD11C8" w:rsidR="00443A33" w:rsidRDefault="00004DF5" w:rsidP="007B5618">
      <w:pPr>
        <w:jc w:val="center"/>
      </w:pPr>
      <w:ins w:id="236" w:author="DIEGO PÉREZ LAVARÍAS" w:date="2020-05-15T15:48:00Z">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7303E4" w:rsidRDefault="007303E4" w:rsidP="00004DF5">
                              <w:ins w:id="237" w:author="DIEGO PÉREZ LAVARÍAS" w:date="2020-05-15T15:48:00Z">
                                <w:r>
                                  <w:t>Otros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7303E4" w:rsidRDefault="007303E4" w:rsidP="00004DF5">
                        <w:ins w:id="238" w:author="DIEGO PÉREZ LAVARÍAS" w:date="2020-05-15T15:48:00Z">
                          <w:r>
                            <w:t>Otros</w:t>
                          </w:r>
                        </w:ins>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7303E4" w:rsidRDefault="007303E4" w:rsidP="00004DF5">
                              <w:ins w:id="239" w:author="DIEGO PÉREZ LAVARÍAS" w:date="2020-05-15T15:48:00Z">
                                <w:r>
                                  <w:t>iOS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7303E4" w:rsidRDefault="007303E4" w:rsidP="00004DF5">
                        <w:ins w:id="240" w:author="DIEGO PÉREZ LAVARÍAS" w:date="2020-05-15T15:48:00Z">
                          <w:r>
                            <w:t>iOS</w:t>
                          </w:r>
                        </w:ins>
                      </w:p>
                    </w:txbxContent>
                  </v:textbox>
                  <w10:wrap anchorx="margin"/>
                </v:shape>
              </w:pict>
            </mc:Fallback>
          </mc:AlternateContent>
        </w:r>
      </w:ins>
      <w:ins w:id="241" w:author="DIEGO PÉREZ LAVARÍAS" w:date="2020-05-15T15:47:00Z">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7303E4" w:rsidRDefault="007303E4">
                              <w:ins w:id="242" w:author="DIEGO PÉREZ LAVARÍAS" w:date="2020-05-15T15:48:00Z">
                                <w:r>
                                  <w:t>Android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7303E4" w:rsidRDefault="007303E4">
                        <w:ins w:id="243" w:author="DIEGO PÉREZ LAVARÍAS" w:date="2020-05-15T15:48:00Z">
                          <w:r>
                            <w:t>Android</w:t>
                          </w:r>
                        </w:ins>
                      </w:p>
                    </w:txbxContent>
                  </v:textbox>
                  <w10:wrap anchorx="margin"/>
                </v:shape>
              </w:pict>
            </mc:Fallback>
          </mc:AlternateContent>
        </w:r>
      </w:ins>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674" cy="2268595"/>
                    </a:xfrm>
                    <a:prstGeom prst="rect">
                      <a:avLst/>
                    </a:prstGeom>
                  </pic:spPr>
                </pic:pic>
              </a:graphicData>
            </a:graphic>
          </wp:inline>
        </w:drawing>
      </w:r>
    </w:p>
    <w:p w14:paraId="1BD20DE1" w14:textId="0FB91266" w:rsidR="007B5618" w:rsidDel="00E23D10" w:rsidRDefault="007B5618" w:rsidP="007B5618">
      <w:pPr>
        <w:jc w:val="center"/>
        <w:rPr>
          <w:del w:id="244" w:author="DIEGO PÉREZ LAVARÍAS" w:date="2020-05-15T12:26:00Z"/>
          <w:sz w:val="18"/>
          <w:szCs w:val="20"/>
        </w:rPr>
      </w:pPr>
      <w:r>
        <w:rPr>
          <w:b/>
          <w:bCs/>
          <w:sz w:val="18"/>
          <w:szCs w:val="20"/>
        </w:rPr>
        <w:t>Figura 2.</w:t>
      </w:r>
      <w:ins w:id="245" w:author="DIEGO PÉREZ LAVARÍAS" w:date="2020-05-16T11:31:00Z">
        <w:r w:rsidR="009A5D6C">
          <w:rPr>
            <w:b/>
            <w:bCs/>
            <w:sz w:val="18"/>
            <w:szCs w:val="20"/>
          </w:rPr>
          <w:t>7</w:t>
        </w:r>
      </w:ins>
      <w:del w:id="246" w:author="DIEGO PÉREZ LAVARÍAS" w:date="2020-05-16T11:31:00Z">
        <w:r w:rsidDel="009A5D6C">
          <w:rPr>
            <w:b/>
            <w:bCs/>
            <w:sz w:val="18"/>
            <w:szCs w:val="20"/>
          </w:rPr>
          <w:delText>8</w:delText>
        </w:r>
      </w:del>
      <w:r>
        <w:rPr>
          <w:b/>
          <w:bCs/>
          <w:sz w:val="18"/>
          <w:szCs w:val="20"/>
        </w:rPr>
        <w:t xml:space="preserve">. </w:t>
      </w:r>
      <w:r w:rsidR="008E08BD">
        <w:rPr>
          <w:b/>
          <w:bCs/>
          <w:sz w:val="18"/>
          <w:szCs w:val="20"/>
        </w:rPr>
        <w:t xml:space="preserve">Mercado de S.O. móviles. </w:t>
      </w:r>
      <w:r w:rsidR="008E08BD">
        <w:rPr>
          <w:sz w:val="18"/>
          <w:szCs w:val="20"/>
        </w:rPr>
        <w:t>(12)</w:t>
      </w:r>
    </w:p>
    <w:p w14:paraId="5D06D76A" w14:textId="71A5E86B" w:rsidR="008E08BD" w:rsidRDefault="008E08BD">
      <w:pPr>
        <w:jc w:val="center"/>
        <w:pPrChange w:id="247" w:author="DIEGO PÉREZ LAVARÍAS" w:date="2020-05-15T12:26:00Z">
          <w:pPr>
            <w:jc w:val="left"/>
          </w:pPr>
        </w:pPrChange>
      </w:pPr>
    </w:p>
    <w:p w14:paraId="5B22C4C5" w14:textId="6E16AA84" w:rsidR="00E23D10" w:rsidRDefault="00E23D10" w:rsidP="008E08BD">
      <w:pPr>
        <w:jc w:val="left"/>
        <w:rPr>
          <w:ins w:id="248" w:author="DIEGO PÉREZ LAVARÍAS" w:date="2020-05-15T12:27:00Z"/>
        </w:rPr>
      </w:pPr>
    </w:p>
    <w:p w14:paraId="0C435E38" w14:textId="4942B65F" w:rsidR="00653BBB" w:rsidRDefault="00653BBB" w:rsidP="008E08BD">
      <w:pPr>
        <w:jc w:val="left"/>
        <w:rPr>
          <w:ins w:id="249" w:author="DIEGO PÉREZ LAVARÍAS" w:date="2020-05-15T12:33:00Z"/>
        </w:rPr>
      </w:pPr>
      <w:ins w:id="250" w:author="DIEGO PÉREZ LAVARÍAS" w:date="2020-05-15T12:27:00Z">
        <w:r>
          <w:lastRenderedPageBreak/>
          <w:t>En este gráfico se presentan los datos de cuota de mercado de los sistemas oper</w:t>
        </w:r>
      </w:ins>
      <w:ins w:id="251" w:author="DIEGO PÉREZ LAVARÍAS" w:date="2020-05-15T12:28:00Z">
        <w:r>
          <w:t xml:space="preserve">ativos de móvil, a fecha de diciembre de 2019. Como se ha mencionado anteriormente, Android es el sistema más usado de forma amplia, con un 74% del mercado, seguido de iOS con casi un 25%. </w:t>
        </w:r>
      </w:ins>
    </w:p>
    <w:p w14:paraId="53C7FF9E" w14:textId="4711A3F6" w:rsidR="00653BBB" w:rsidRDefault="00653BBB" w:rsidP="008E08BD">
      <w:pPr>
        <w:jc w:val="left"/>
        <w:rPr>
          <w:ins w:id="252" w:author="DIEGO PÉREZ LAVARÍAS" w:date="2020-05-15T12:34:00Z"/>
        </w:rPr>
      </w:pPr>
      <w:ins w:id="253" w:author="DIEGO PÉREZ LAVARÍAS" w:date="2020-05-15T12:33:00Z">
        <w:r>
          <w:t>En este apartado se presentarán algunos de ellos</w:t>
        </w:r>
      </w:ins>
      <w:ins w:id="254" w:author="DIEGO PÉREZ LAVARÍAS" w:date="2020-05-15T12:34:00Z">
        <w:r>
          <w:t>.</w:t>
        </w:r>
      </w:ins>
    </w:p>
    <w:p w14:paraId="567B6F09" w14:textId="585F9578" w:rsidR="00653BBB" w:rsidRDefault="00653BBB" w:rsidP="008E08BD">
      <w:pPr>
        <w:jc w:val="left"/>
        <w:rPr>
          <w:ins w:id="255" w:author="DIEGO PÉREZ LAVARÍAS" w:date="2020-05-15T12:34:00Z"/>
        </w:rPr>
      </w:pPr>
    </w:p>
    <w:p w14:paraId="65F5F754" w14:textId="54393934" w:rsidR="00653BBB" w:rsidRDefault="00653BBB" w:rsidP="008E08BD">
      <w:pPr>
        <w:jc w:val="left"/>
        <w:rPr>
          <w:ins w:id="256" w:author="DIEGO PÉREZ LAVARÍAS" w:date="2020-05-15T12:34:00Z"/>
          <w:b/>
          <w:bCs/>
          <w:i/>
          <w:iCs/>
        </w:rPr>
      </w:pPr>
      <w:ins w:id="257" w:author="DIEGO PÉREZ LAVARÍAS" w:date="2020-05-15T12:34:00Z">
        <w:r>
          <w:rPr>
            <w:b/>
            <w:bCs/>
            <w:i/>
            <w:iCs/>
          </w:rPr>
          <w:t>Kai OS</w:t>
        </w:r>
      </w:ins>
    </w:p>
    <w:p w14:paraId="46CA4E90" w14:textId="6100340E" w:rsidR="00653BBB" w:rsidRDefault="00653BBB" w:rsidP="008E08BD">
      <w:pPr>
        <w:jc w:val="left"/>
        <w:rPr>
          <w:ins w:id="258" w:author="DIEGO PÉREZ LAVARÍAS" w:date="2020-05-15T12:36:00Z"/>
        </w:rPr>
      </w:pPr>
      <w:ins w:id="259" w:author="DIEGO PÉREZ LAVARÍAS" w:date="2020-05-15T12:34:00Z">
        <w:r>
          <w:t>Es un sistema operativo basado en Linux cuyo objetiv</w:t>
        </w:r>
      </w:ins>
      <w:ins w:id="260" w:author="DIEGO PÉREZ LAVARÍAS" w:date="2020-05-15T12:35:00Z">
        <w:r>
          <w:t>o es el de acercar lo mejor de los teléfonos móviles inteligentes a dispositivos asequibles. Esto es, se trata de un sistema diseñado para terminales tecnológicamente accesibles</w:t>
        </w:r>
      </w:ins>
      <w:ins w:id="261" w:author="DIEGO PÉREZ LAVARÍAS" w:date="2020-05-15T12:37:00Z">
        <w:r w:rsidR="003C1E01">
          <w:t>, como los que utiliza la gente mayor</w:t>
        </w:r>
      </w:ins>
      <w:ins w:id="262" w:author="DIEGO PÉREZ LAVARÍAS" w:date="2020-05-15T12:36:00Z">
        <w:r>
          <w:t>. Es una plataforma de código libre</w:t>
        </w:r>
        <w:r w:rsidR="003C1E01">
          <w:t xml:space="preserve"> surgida de la comunidad de Firefox.</w:t>
        </w:r>
      </w:ins>
    </w:p>
    <w:p w14:paraId="3C15D194" w14:textId="7FEEB772" w:rsidR="003C1E01" w:rsidRDefault="003C1E01" w:rsidP="008E08BD">
      <w:pPr>
        <w:jc w:val="left"/>
        <w:rPr>
          <w:ins w:id="263" w:author="DIEGO PÉREZ LAVARÍAS" w:date="2020-05-15T12:41:00Z"/>
        </w:rPr>
      </w:pPr>
      <w:ins w:id="264" w:author="DIEGO PÉREZ LAVARÍAS" w:date="2020-05-15T12:36:00Z">
        <w:r>
          <w:t>Sus principales caracteristicas son similares</w:t>
        </w:r>
      </w:ins>
      <w:ins w:id="265" w:author="DIEGO PÉREZ LAVARÍAS" w:date="2020-05-15T12:37:00Z">
        <w:r>
          <w:t xml:space="preserve"> a las de los sistemas dominantes del mercado, pero orientados a teléfonos no táctiles</w:t>
        </w:r>
      </w:ins>
      <w:ins w:id="266" w:author="DIEGO PÉREZ LAVARÍAS" w:date="2020-05-15T12:38:00Z">
        <w:r>
          <w:t xml:space="preserve">, con una interfaz totalmente optimizada y necesidades bajas de energía y memoria. Es capaz de funcionar en dispositivos </w:t>
        </w:r>
      </w:ins>
      <w:ins w:id="267" w:author="DIEGO PÉREZ LAVARÍAS" w:date="2020-05-15T12:39:00Z">
        <w:r>
          <w:t>con solamente 256 MB de memoria y con duración de la batería de semanas.</w:t>
        </w:r>
      </w:ins>
    </w:p>
    <w:p w14:paraId="7D02AB85" w14:textId="43672788" w:rsidR="008622F7" w:rsidRDefault="008622F7" w:rsidP="008E08BD">
      <w:pPr>
        <w:jc w:val="left"/>
        <w:rPr>
          <w:ins w:id="268" w:author="DIEGO PÉREZ LAVARÍAS" w:date="2020-05-15T12:43:00Z"/>
        </w:rPr>
      </w:pPr>
      <w:ins w:id="269" w:author="DIEGO PÉREZ LAVARÍAS" w:date="2020-05-15T12:41:00Z">
        <w:r>
          <w:t xml:space="preserve">Acerca las aplicaciones y el uso de redes celulares para la conexión a Internet a dispositivos como los que </w:t>
        </w:r>
      </w:ins>
      <w:ins w:id="270" w:author="DIEGO PÉREZ LAVARÍAS" w:date="2020-05-15T12:42:00Z">
        <w:r>
          <w:t>se utilizaban en la pasada década.</w:t>
        </w:r>
      </w:ins>
    </w:p>
    <w:p w14:paraId="676473A8" w14:textId="24F215BC" w:rsidR="008622F7" w:rsidRDefault="008622F7" w:rsidP="008E08BD">
      <w:pPr>
        <w:jc w:val="left"/>
        <w:rPr>
          <w:ins w:id="271" w:author="DIEGO PÉREZ LAVARÍAS" w:date="2020-05-15T12:39:00Z"/>
        </w:rPr>
      </w:pPr>
      <w:ins w:id="272" w:author="DIEGO PÉREZ LAVARÍAS" w:date="2020-05-15T12:43:00Z">
        <w:r>
          <w:t xml:space="preserve">Se estima que su cuota de mercado es de un </w:t>
        </w:r>
      </w:ins>
      <w:ins w:id="273" w:author="DIEGO PÉREZ LAVARÍAS" w:date="2020-05-15T12:44:00Z">
        <w:r>
          <w:t xml:space="preserve">0,35%. </w:t>
        </w:r>
        <w:r w:rsidRPr="008622F7">
          <w:rPr>
            <w:sz w:val="18"/>
            <w:szCs w:val="20"/>
            <w:rPrChange w:id="274" w:author="DIEGO PÉREZ LAVARÍAS" w:date="2020-05-15T12:44:00Z">
              <w:rPr/>
            </w:rPrChange>
          </w:rPr>
          <w:t>(12)</w:t>
        </w:r>
      </w:ins>
    </w:p>
    <w:p w14:paraId="4D547760" w14:textId="5759E512" w:rsidR="003C1E01" w:rsidRDefault="003C1E01" w:rsidP="003C1E01">
      <w:pPr>
        <w:jc w:val="center"/>
        <w:rPr>
          <w:ins w:id="275" w:author="DIEGO PÉREZ LAVARÍAS" w:date="2020-05-15T12:39:00Z"/>
        </w:rPr>
      </w:pPr>
      <w:ins w:id="276" w:author="DIEGO PÉREZ LAVARÍAS" w:date="2020-05-15T12:39:00Z">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ins>
    </w:p>
    <w:p w14:paraId="57BD823E" w14:textId="5BC42B2C" w:rsidR="003C1E01" w:rsidRPr="003C1E01" w:rsidRDefault="003C1E01" w:rsidP="003C1E01">
      <w:pPr>
        <w:jc w:val="center"/>
        <w:rPr>
          <w:ins w:id="277" w:author="DIEGO PÉREZ LAVARÍAS" w:date="2020-05-15T12:40:00Z"/>
          <w:sz w:val="18"/>
          <w:szCs w:val="20"/>
          <w:rPrChange w:id="278" w:author="DIEGO PÉREZ LAVARÍAS" w:date="2020-05-15T12:40:00Z">
            <w:rPr>
              <w:ins w:id="279" w:author="DIEGO PÉREZ LAVARÍAS" w:date="2020-05-15T12:40:00Z"/>
              <w:b/>
              <w:bCs/>
              <w:sz w:val="18"/>
              <w:szCs w:val="20"/>
            </w:rPr>
          </w:rPrChange>
        </w:rPr>
      </w:pPr>
      <w:ins w:id="280" w:author="DIEGO PÉREZ LAVARÍAS" w:date="2020-05-15T12:39:00Z">
        <w:r>
          <w:rPr>
            <w:b/>
            <w:bCs/>
            <w:sz w:val="18"/>
            <w:szCs w:val="20"/>
          </w:rPr>
          <w:t>Figura 2.</w:t>
        </w:r>
      </w:ins>
      <w:ins w:id="281" w:author="DIEGO PÉREZ LAVARÍAS" w:date="2020-05-16T11:31:00Z">
        <w:r w:rsidR="009A5D6C">
          <w:rPr>
            <w:b/>
            <w:bCs/>
            <w:sz w:val="18"/>
            <w:szCs w:val="20"/>
          </w:rPr>
          <w:t>8</w:t>
        </w:r>
      </w:ins>
      <w:ins w:id="282" w:author="DIEGO PÉREZ LAVARÍAS" w:date="2020-05-15T12:39:00Z">
        <w:r>
          <w:rPr>
            <w:b/>
            <w:bCs/>
            <w:sz w:val="18"/>
            <w:szCs w:val="20"/>
          </w:rPr>
          <w:t xml:space="preserve">. Logotipo </w:t>
        </w:r>
      </w:ins>
      <w:ins w:id="283" w:author="DIEGO PÉREZ LAVARÍAS" w:date="2020-05-15T12:40:00Z">
        <w:r>
          <w:rPr>
            <w:b/>
            <w:bCs/>
            <w:sz w:val="18"/>
            <w:szCs w:val="20"/>
          </w:rPr>
          <w:t xml:space="preserve">de Kai OS. </w:t>
        </w:r>
        <w:r>
          <w:rPr>
            <w:sz w:val="18"/>
            <w:szCs w:val="20"/>
          </w:rPr>
          <w:t>(13)</w:t>
        </w:r>
      </w:ins>
    </w:p>
    <w:p w14:paraId="7C912E8A" w14:textId="6BD118CC" w:rsidR="003C1E01" w:rsidRDefault="003C1E01" w:rsidP="003C1E01">
      <w:pPr>
        <w:jc w:val="left"/>
        <w:rPr>
          <w:ins w:id="284" w:author="DIEGO PÉREZ LAVARÍAS" w:date="2020-05-15T12:40:00Z"/>
        </w:rPr>
      </w:pPr>
    </w:p>
    <w:p w14:paraId="4619FD9C" w14:textId="77777777" w:rsidR="003C1E01" w:rsidRPr="003C1E01" w:rsidRDefault="003C1E01">
      <w:pPr>
        <w:jc w:val="left"/>
      </w:pPr>
    </w:p>
    <w:p w14:paraId="0DAD0308" w14:textId="0CC11FE1" w:rsidR="00443A33" w:rsidRDefault="00443A33" w:rsidP="00443A33">
      <w:pPr>
        <w:rPr>
          <w:ins w:id="285" w:author="DIEGO PÉREZ LAVARÍAS" w:date="2020-05-15T12:42:00Z"/>
        </w:rPr>
      </w:pPr>
    </w:p>
    <w:p w14:paraId="44F9C5D0" w14:textId="0B4063B2" w:rsidR="008622F7" w:rsidRDefault="008622F7" w:rsidP="00443A33">
      <w:pPr>
        <w:rPr>
          <w:ins w:id="286" w:author="DIEGO PÉREZ LAVARÍAS" w:date="2020-05-15T12:44:00Z"/>
        </w:rPr>
      </w:pPr>
    </w:p>
    <w:p w14:paraId="6A10CF5A" w14:textId="7ACDEBDA" w:rsidR="00BD1934" w:rsidRDefault="00BD1934" w:rsidP="00443A33">
      <w:pPr>
        <w:rPr>
          <w:ins w:id="287" w:author="DIEGO PÉREZ LAVARÍAS" w:date="2020-05-15T12:44:00Z"/>
          <w:b/>
          <w:bCs/>
          <w:i/>
          <w:iCs/>
        </w:rPr>
      </w:pPr>
      <w:ins w:id="288" w:author="DIEGO PÉREZ LAVARÍAS" w:date="2020-05-15T12:44:00Z">
        <w:r>
          <w:rPr>
            <w:b/>
            <w:bCs/>
            <w:i/>
            <w:iCs/>
          </w:rPr>
          <w:t>Otros</w:t>
        </w:r>
      </w:ins>
    </w:p>
    <w:p w14:paraId="48DDF1A2" w14:textId="0D2693E5" w:rsidR="00BD1934" w:rsidRDefault="00BD1934" w:rsidP="00443A33">
      <w:pPr>
        <w:rPr>
          <w:ins w:id="289" w:author="DIEGO PÉREZ LAVARÍAS" w:date="2020-05-15T12:46:00Z"/>
        </w:rPr>
      </w:pPr>
      <w:ins w:id="290" w:author="DIEGO PÉREZ LAVARÍAS" w:date="2020-05-15T12:44:00Z">
        <w:r>
          <w:t>El resto de sistemas operativos que se utilizan en la actualidad son sistem</w:t>
        </w:r>
      </w:ins>
      <w:ins w:id="291" w:author="DIEGO PÉREZ LAVARÍAS" w:date="2020-05-15T12:45:00Z">
        <w:r>
          <w:t>as instalados en terminales antiguos que se siguen usando, por comodidad o por no querer cambiar. Por ejemplo, el sistema Windows Phone que fue descontinuado en 2015 tras fracasa</w:t>
        </w:r>
      </w:ins>
      <w:ins w:id="292" w:author="DIEGO PÉREZ LAVARÍAS" w:date="2020-05-15T12:46:00Z">
        <w:r>
          <w:t xml:space="preserve">r en ventas, teniendo máximos de un 3-4% </w:t>
        </w:r>
        <w:r w:rsidR="00DA7EAC">
          <w:t>a principios de la década de los 2010.</w:t>
        </w:r>
      </w:ins>
    </w:p>
    <w:p w14:paraId="651E87DB" w14:textId="088385B5" w:rsidR="00DA7EAC" w:rsidRDefault="00DA7EAC" w:rsidP="00443A33">
      <w:pPr>
        <w:rPr>
          <w:ins w:id="293" w:author="DIEGO PÉREZ LAVARÍAS" w:date="2020-05-15T12:47:00Z"/>
        </w:rPr>
      </w:pPr>
      <w:ins w:id="294" w:author="DIEGO PÉREZ LAVARÍAS" w:date="2020-05-15T12:47:00Z">
        <w:r>
          <w:t>Otros sistemas aún existentes pero minoritarios son Blackberry OS, Symbian y Nokia OS.</w:t>
        </w:r>
      </w:ins>
    </w:p>
    <w:p w14:paraId="3B6CD71E" w14:textId="191A9DD5" w:rsidR="003B13E2" w:rsidRPr="003B13E2" w:rsidRDefault="00DA7EAC" w:rsidP="00443A33">
      <w:pPr>
        <w:rPr>
          <w:ins w:id="295" w:author="DIEGO PÉREZ LAVARÍAS" w:date="2020-05-15T12:43:00Z"/>
        </w:rPr>
      </w:pPr>
      <w:ins w:id="296" w:author="DIEGO PÉREZ LAVARÍAS" w:date="2020-05-15T12:47:00Z">
        <w:r>
          <w:t xml:space="preserve">En el futuro se piensa que es posible la irrupción de Huawei con su propio sistema debido a los problemas que hubo en 2019 entre esta empresa </w:t>
        </w:r>
      </w:ins>
      <w:ins w:id="297" w:author="DIEGO PÉREZ LAVARÍAS" w:date="2020-05-15T12:48:00Z">
        <w:r>
          <w:t>y los Estados Unidos, que provocaron que no pudieran acceder al sistema Android como venían haciendo los últimos años</w:t>
        </w:r>
      </w:ins>
      <w:ins w:id="298" w:author="DIEGO PÉREZ LAVARÍAS" w:date="2020-05-15T12:50:00Z">
        <w:r w:rsidR="003B13E2">
          <w:t xml:space="preserve"> </w:t>
        </w:r>
      </w:ins>
      <w:ins w:id="299" w:author="DIEGO PÉREZ LAVARÍAS" w:date="2020-05-15T12:49:00Z">
        <w:r w:rsidRPr="00DA7EAC">
          <w:rPr>
            <w:sz w:val="18"/>
            <w:szCs w:val="20"/>
            <w:rPrChange w:id="300" w:author="DIEGO PÉREZ LAVARÍAS" w:date="2020-05-15T12:49:00Z">
              <w:rPr/>
            </w:rPrChange>
          </w:rPr>
          <w:t>(14)</w:t>
        </w:r>
      </w:ins>
      <w:ins w:id="301" w:author="DIEGO PÉREZ LAVARÍAS" w:date="2020-05-15T12:50:00Z">
        <w:r w:rsidR="003B13E2">
          <w:rPr>
            <w:sz w:val="18"/>
            <w:szCs w:val="20"/>
          </w:rPr>
          <w:t>.</w:t>
        </w:r>
      </w:ins>
      <w:ins w:id="302" w:author="DIEGO PÉREZ LAVARÍAS" w:date="2020-05-15T12:49:00Z">
        <w:r w:rsidR="003B13E2">
          <w:rPr>
            <w:sz w:val="18"/>
            <w:szCs w:val="20"/>
          </w:rPr>
          <w:t xml:space="preserve"> </w:t>
        </w:r>
        <w:r w:rsidR="003B13E2">
          <w:t>De todas maneras, en la</w:t>
        </w:r>
      </w:ins>
      <w:ins w:id="303" w:author="DIEGO PÉREZ LAVARÍAS" w:date="2020-05-15T12:50:00Z">
        <w:r w:rsidR="003B13E2">
          <w:t xml:space="preserve"> fecha en que se realizó esta memoria, el problema seguía en pie y Huawei no había desarrollado todavía su sistema, que </w:t>
        </w:r>
      </w:ins>
      <w:ins w:id="304" w:author="DIEGO PÉREZ LAVARÍAS" w:date="2020-05-15T12:51:00Z">
        <w:r w:rsidR="003B13E2">
          <w:t xml:space="preserve">teniendo en cuenta que Huawei tiene una cuota de mercado de alrededor del 15% de dispositivos del mundo </w:t>
        </w:r>
        <w:r w:rsidR="003B13E2" w:rsidRPr="003B13E2">
          <w:rPr>
            <w:sz w:val="18"/>
            <w:szCs w:val="20"/>
            <w:rPrChange w:id="305" w:author="DIEGO PÉREZ LAVARÍAS" w:date="2020-05-15T12:52:00Z">
              <w:rPr/>
            </w:rPrChange>
          </w:rPr>
          <w:t xml:space="preserve">(15) </w:t>
        </w:r>
        <w:r w:rsidR="003B13E2">
          <w:t>sería uno de l</w:t>
        </w:r>
      </w:ins>
      <w:ins w:id="306" w:author="DIEGO PÉREZ LAVARÍAS" w:date="2020-05-15T12:52:00Z">
        <w:r w:rsidR="003B13E2">
          <w:t>os grandes sistemas del panorama.</w:t>
        </w:r>
      </w:ins>
    </w:p>
    <w:p w14:paraId="0ED1A329" w14:textId="1A2F77EF" w:rsidR="008622F7" w:rsidRDefault="008622F7" w:rsidP="00443A33">
      <w:pPr>
        <w:rPr>
          <w:ins w:id="307" w:author="DIEGO PÉREZ LAVARÍAS" w:date="2020-05-15T12:43:00Z"/>
        </w:rPr>
      </w:pPr>
    </w:p>
    <w:p w14:paraId="47D34A27" w14:textId="240A6857" w:rsidR="008622F7" w:rsidRPr="008622F7" w:rsidRDefault="008622F7" w:rsidP="00443A33">
      <w:pPr>
        <w:rPr>
          <w:b/>
          <w:bCs/>
          <w:i/>
          <w:iCs/>
          <w:rPrChange w:id="308" w:author="DIEGO PÉREZ LAVARÍAS" w:date="2020-05-15T12:43:00Z">
            <w:rPr/>
          </w:rPrChange>
        </w:rPr>
      </w:pPr>
    </w:p>
    <w:p w14:paraId="2DD47D25" w14:textId="7D517826" w:rsidR="00004DF5" w:rsidRDefault="00443A33">
      <w:pPr>
        <w:pStyle w:val="Ttulo2"/>
        <w:rPr>
          <w:ins w:id="309" w:author="DIEGO PÉREZ LAVARÍAS" w:date="2020-05-15T15:47:00Z"/>
        </w:rPr>
        <w:pPrChange w:id="310" w:author="DIEGO PÉREZ LAVARÍAS" w:date="2020-05-15T15:49:00Z">
          <w:pPr>
            <w:pStyle w:val="Ttulo3"/>
            <w:numPr>
              <w:ilvl w:val="0"/>
              <w:numId w:val="0"/>
            </w:numPr>
            <w:ind w:left="0" w:firstLine="0"/>
          </w:pPr>
        </w:pPrChange>
      </w:pPr>
      <w:bookmarkStart w:id="311" w:name="_Toc40795246"/>
      <w:r>
        <w:t>Descripción de la solución adoptada</w:t>
      </w:r>
      <w:bookmarkEnd w:id="311"/>
      <w:r>
        <w:t xml:space="preserve"> </w:t>
      </w:r>
    </w:p>
    <w:p w14:paraId="395C92A2" w14:textId="1CF1DFD7" w:rsidR="00004DF5" w:rsidRDefault="004F3356" w:rsidP="00004DF5">
      <w:pPr>
        <w:rPr>
          <w:ins w:id="312" w:author="DIEGO PÉREZ LAVARÍAS" w:date="2020-05-15T15:50:00Z"/>
        </w:rPr>
      </w:pPr>
      <w:ins w:id="313" w:author="DIEGO PÉREZ LAVARÍAS" w:date="2020-05-15T15:49:00Z">
        <w:r>
          <w:lastRenderedPageBreak/>
          <w:t>En este apartado se presentar</w:t>
        </w:r>
      </w:ins>
      <w:ins w:id="314" w:author="DIEGO PÉREZ LAVARÍAS" w:date="2020-05-15T15:50:00Z">
        <w:r>
          <w:t>á</w:t>
        </w:r>
      </w:ins>
      <w:ins w:id="315" w:author="DIEGO PÉREZ LAVARÍAS" w:date="2020-05-15T15:49:00Z">
        <w:r>
          <w:t xml:space="preserve"> la solución adoptada para la realización del proyecto y se expondrán las razones que han llevado a esta elección</w:t>
        </w:r>
      </w:ins>
      <w:ins w:id="316" w:author="DIEGO PÉREZ LAVARÍAS" w:date="2020-05-15T15:50:00Z">
        <w:r>
          <w:t>, tanto del hardware como del software.</w:t>
        </w:r>
      </w:ins>
    </w:p>
    <w:p w14:paraId="06250C7B" w14:textId="565C8833" w:rsidR="004F3356" w:rsidRDefault="004F3356" w:rsidP="00004DF5">
      <w:pPr>
        <w:rPr>
          <w:ins w:id="317" w:author="DIEGO PÉREZ LAVARÍAS" w:date="2020-05-15T15:50:00Z"/>
        </w:rPr>
      </w:pPr>
    </w:p>
    <w:p w14:paraId="36E1EB3D" w14:textId="6CD4408D" w:rsidR="004F3356" w:rsidRDefault="004F3356" w:rsidP="004F3356">
      <w:pPr>
        <w:pStyle w:val="Ttulo3"/>
        <w:rPr>
          <w:ins w:id="318" w:author="DIEGO PÉREZ LAVARÍAS" w:date="2020-05-15T15:50:00Z"/>
        </w:rPr>
      </w:pPr>
      <w:bookmarkStart w:id="319" w:name="_Toc40795247"/>
      <w:ins w:id="320" w:author="DIEGO PÉREZ LAVARÍAS" w:date="2020-05-15T15:50:00Z">
        <w:r>
          <w:t>Hardware</w:t>
        </w:r>
        <w:bookmarkEnd w:id="319"/>
      </w:ins>
    </w:p>
    <w:p w14:paraId="25BD500B" w14:textId="3DC9EAC2" w:rsidR="004F3356" w:rsidRDefault="004F3356" w:rsidP="004F3356">
      <w:pPr>
        <w:rPr>
          <w:ins w:id="321" w:author="DIEGO PÉREZ LAVARÍAS" w:date="2020-05-15T15:51:00Z"/>
        </w:rPr>
      </w:pPr>
      <w:ins w:id="322" w:author="DIEGO PÉREZ LAVARÍAS" w:date="2020-05-15T15:50:00Z">
        <w:r>
          <w:t>Se ha decidido elegir el dispositivo STEVAL</w:t>
        </w:r>
      </w:ins>
      <w:ins w:id="323" w:author="DIEGO PÉREZ LAVARÍAS" w:date="2020-05-15T15:51:00Z">
        <w:r>
          <w:t xml:space="preserve">-WESU1 de ST Microelectronics. </w:t>
        </w:r>
      </w:ins>
    </w:p>
    <w:p w14:paraId="063FF8F6" w14:textId="6BA3AA72" w:rsidR="004F3356" w:rsidRDefault="004F3356" w:rsidP="004F3356">
      <w:pPr>
        <w:rPr>
          <w:ins w:id="324" w:author="DIEGO PÉREZ LAVARÍAS" w:date="2020-05-15T15:54:00Z"/>
        </w:rPr>
      </w:pPr>
      <w:ins w:id="325" w:author="DIEGO PÉREZ LAVARÍAS" w:date="2020-05-15T15:51:00Z">
        <w:r>
          <w:t>En primer</w:t>
        </w:r>
      </w:ins>
      <w:ins w:id="326" w:author="DIEGO PÉREZ LAVARÍAS" w:date="2020-05-15T15:52:00Z">
        <w:r>
          <w:t xml:space="preserve"> lugar, se ha elegido debido al protocolo de comunicación que incorpora. Se considera que, en vista de que la mayoría de dispositivos wearables del mercado (como los smartwatch de Xiaomi) utilizan BLE para la co</w:t>
        </w:r>
      </w:ins>
      <w:ins w:id="327" w:author="DIEGO PÉREZ LAVARÍAS" w:date="2020-05-15T15:53:00Z">
        <w:r>
          <w:t>municación con el smartphone que lo acompaña, es coherente utilizar un dispositivo con este tipo de conexión para nuestro proyecto. Con este protocolo, podremos realizar una conexión de bajo rango de distancia (</w:t>
        </w:r>
      </w:ins>
      <w:ins w:id="328" w:author="DIEGO PÉREZ LAVARÍAS" w:date="2020-05-15T15:54:00Z">
        <w:r>
          <w:t>móvil – wearable) y con un consumo de energía mínimo.</w:t>
        </w:r>
      </w:ins>
    </w:p>
    <w:p w14:paraId="00CECB42" w14:textId="01714801" w:rsidR="004F3356" w:rsidRDefault="004F3356" w:rsidP="004F3356">
      <w:pPr>
        <w:rPr>
          <w:ins w:id="329" w:author="DIEGO PÉREZ LAVARÍAS" w:date="2020-05-15T15:56:00Z"/>
        </w:rPr>
      </w:pPr>
      <w:ins w:id="330" w:author="DIEGO PÉREZ LAVARÍAS" w:date="2020-05-15T15:54:00Z">
        <w:r>
          <w:t>Otro motivo por el cual se ha elegido este dispositivo es su tamaño. Se trata de la alternativa con menores dim</w:t>
        </w:r>
      </w:ins>
      <w:ins w:id="331" w:author="DIEGO PÉREZ LAVARÍAS" w:date="2020-05-15T15:55:00Z">
        <w:r>
          <w:t xml:space="preserve">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w:t>
        </w:r>
      </w:ins>
      <w:ins w:id="332" w:author="DIEGO PÉREZ LAVARÍAS" w:date="2020-05-15T15:56:00Z">
        <w:r w:rsidR="00697A11">
          <w:t>o para poder realizar el deporte sin ninguna molestia o intromisión por parte del dispositivo de medición, ya que alterar la técnica de golpeo podría inutilizar la herramienta de análisis y hacer que no sirva de ayuda.</w:t>
        </w:r>
      </w:ins>
    </w:p>
    <w:p w14:paraId="1F276A8C" w14:textId="3586905C" w:rsidR="00697A11" w:rsidRDefault="00697A11" w:rsidP="004F3356">
      <w:pPr>
        <w:rPr>
          <w:ins w:id="333" w:author="DIEGO PÉREZ LAVARÍAS" w:date="2020-05-15T16:00:00Z"/>
        </w:rPr>
      </w:pPr>
      <w:ins w:id="334" w:author="DIEGO PÉREZ LAVARÍAS" w:date="2020-05-15T15:57:00Z">
        <w:r>
          <w:t>El tercer motivo que se ha tenido en cuenta ha sido los sensores que incorpora. Junto con la IMU de los dispositivos de Texas</w:t>
        </w:r>
      </w:ins>
      <w:ins w:id="335" w:author="DIEGO PÉREZ LAVARÍAS" w:date="2020-05-15T15:58:00Z">
        <w:r>
          <w:t xml:space="preserve"> Instruments, tienen mayor rango que los sensores del Hexiwear, pero hay una gran diferencia en la frecuencia de muestreo de los de TI: su magnetómetro solamente llega hasta los 8 Hz de manera nativa. Los dispositivos de TI </w:t>
        </w:r>
      </w:ins>
      <w:ins w:id="336" w:author="DIEGO PÉREZ LAVARÍAS" w:date="2020-05-15T15:59:00Z">
        <w:r>
          <w:t>nos añaden ese problema, que habría que solucionar mediante la modificación del firmware, mientras que con el STEVAL-WESU1 nos ahorramos este paso y po</w:t>
        </w:r>
      </w:ins>
      <w:ins w:id="337" w:author="DIEGO PÉREZ LAVARÍAS" w:date="2020-05-15T16:00:00Z">
        <w:r>
          <w:t>demos centrarnos desde el inicio en la implementación de nuestro proyecto</w:t>
        </w:r>
      </w:ins>
      <w:ins w:id="338" w:author="DIEGO PÉREZ LAVARÍAS" w:date="2020-05-16T11:31:00Z">
        <w:r w:rsidR="009A5D6C">
          <w:t>.</w:t>
        </w:r>
      </w:ins>
    </w:p>
    <w:p w14:paraId="1BF39E31" w14:textId="295339ED" w:rsidR="00697A11" w:rsidRDefault="00697A11" w:rsidP="004F3356">
      <w:pPr>
        <w:rPr>
          <w:ins w:id="339" w:author="DIEGO PÉREZ LAVARÍAS" w:date="2020-05-16T11:29:00Z"/>
        </w:rPr>
      </w:pPr>
      <w:ins w:id="340" w:author="DIEGO PÉREZ LAVARÍAS" w:date="2020-05-15T16:00:00Z">
        <w:r>
          <w:t xml:space="preserve">En último lugar, elegimos este dispositivo porque se encuentra disponible en la </w:t>
        </w:r>
      </w:ins>
      <w:ins w:id="341" w:author="DIEGO PÉREZ LAVARÍAS" w:date="2020-05-15T16:01:00Z">
        <w:r>
          <w:t>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w:t>
        </w:r>
      </w:ins>
      <w:ins w:id="342" w:author="DIEGO PÉREZ LAVARÍAS" w:date="2020-05-15T16:02:00Z">
        <w:r>
          <w:t>tivo facilita esa familiaridad con él de cara a implementar la aplicación.</w:t>
        </w:r>
      </w:ins>
    </w:p>
    <w:p w14:paraId="78E2060C" w14:textId="3AB02052" w:rsidR="009A5D6C" w:rsidRDefault="009A5D6C" w:rsidP="004F3356">
      <w:pPr>
        <w:rPr>
          <w:ins w:id="343" w:author="DIEGO PÉREZ LAVARÍAS" w:date="2020-05-16T11:29:00Z"/>
        </w:rPr>
      </w:pPr>
    </w:p>
    <w:p w14:paraId="61117644" w14:textId="43F65CD8" w:rsidR="009A5D6C" w:rsidRDefault="009A5D6C" w:rsidP="004F3356">
      <w:pPr>
        <w:rPr>
          <w:ins w:id="344" w:author="DIEGO PÉREZ LAVARÍAS" w:date="2020-05-16T11:31:00Z"/>
          <w:b/>
          <w:bCs/>
          <w:i/>
          <w:iCs/>
        </w:rPr>
      </w:pPr>
      <w:ins w:id="345" w:author="DIEGO PÉREZ LAVARÍAS" w:date="2020-05-16T11:30:00Z">
        <w:r>
          <w:rPr>
            <w:b/>
            <w:bCs/>
            <w:i/>
            <w:iCs/>
          </w:rPr>
          <w:t>D</w:t>
        </w:r>
      </w:ins>
      <w:ins w:id="346" w:author="DIEGO PÉREZ LAVARÍAS" w:date="2020-05-16T11:31:00Z">
        <w:r>
          <w:rPr>
            <w:b/>
            <w:bCs/>
            <w:i/>
            <w:iCs/>
          </w:rPr>
          <w:t>etalles técnicos</w:t>
        </w:r>
      </w:ins>
    </w:p>
    <w:p w14:paraId="0E837E73" w14:textId="11D4AAFB" w:rsidR="009A5D6C" w:rsidRDefault="00D04F13" w:rsidP="009A5D6C">
      <w:pPr>
        <w:jc w:val="center"/>
        <w:rPr>
          <w:ins w:id="347" w:author="DIEGO PÉREZ LAVARÍAS" w:date="2020-05-16T11:34:00Z"/>
        </w:rPr>
      </w:pPr>
      <w:ins w:id="348" w:author="DIEGO PÉREZ LAVARÍAS" w:date="2020-05-16T11:36:00Z">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7303E4" w:rsidRDefault="007303E4">
                              <w:ins w:id="349" w:author="DIEGO PÉREZ LAVARÍAS" w:date="2020-05-16T11:37:00Z">
                                <w:r>
                                  <w:t>IMU</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7303E4" w:rsidRDefault="007303E4">
                        <w:ins w:id="350" w:author="DIEGO PÉREZ LAVARÍAS" w:date="2020-05-16T11:37:00Z">
                          <w:r>
                            <w:t>IMU</w:t>
                          </w:r>
                        </w:ins>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ins>
      <w:ins w:id="351" w:author="DIEGO PÉREZ LAVARÍAS" w:date="2020-05-16T11:33:00Z">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69" cy="2120531"/>
                      </a:xfrm>
                      <a:prstGeom prst="rect">
                        <a:avLst/>
                      </a:prstGeom>
                    </pic:spPr>
                  </pic:pic>
                </a:graphicData>
              </a:graphic>
            </wp:inline>
          </w:drawing>
        </w:r>
      </w:ins>
    </w:p>
    <w:p w14:paraId="1BC6A1F1" w14:textId="35A1F1E5" w:rsidR="009A5D6C" w:rsidRPr="009A5D6C" w:rsidRDefault="009A5D6C">
      <w:pPr>
        <w:jc w:val="center"/>
        <w:rPr>
          <w:ins w:id="352" w:author="DIEGO PÉREZ LAVARÍAS" w:date="2020-05-15T16:02:00Z"/>
          <w:b/>
          <w:bCs/>
          <w:sz w:val="18"/>
          <w:szCs w:val="20"/>
          <w:rPrChange w:id="353" w:author="DIEGO PÉREZ LAVARÍAS" w:date="2020-05-16T11:34:00Z">
            <w:rPr>
              <w:ins w:id="354" w:author="DIEGO PÉREZ LAVARÍAS" w:date="2020-05-15T16:02:00Z"/>
            </w:rPr>
          </w:rPrChange>
        </w:rPr>
        <w:pPrChange w:id="355" w:author="DIEGO PÉREZ LAVARÍAS" w:date="2020-05-16T11:34:00Z">
          <w:pPr/>
        </w:pPrChange>
      </w:pPr>
      <w:ins w:id="356" w:author="DIEGO PÉREZ LAVARÍAS" w:date="2020-05-16T11:34:00Z">
        <w:r>
          <w:rPr>
            <w:b/>
            <w:bCs/>
            <w:sz w:val="18"/>
            <w:szCs w:val="20"/>
          </w:rPr>
          <w:t>Figura 2.9. Diagrama de bloques funcional del dispositivo</w:t>
        </w:r>
        <w:r w:rsidRPr="009A5D6C">
          <w:rPr>
            <w:sz w:val="18"/>
            <w:szCs w:val="20"/>
            <w:rPrChange w:id="357" w:author="DIEGO PÉREZ LAVARÍAS" w:date="2020-05-16T11:34:00Z">
              <w:rPr>
                <w:b/>
                <w:bCs/>
                <w:sz w:val="18"/>
                <w:szCs w:val="20"/>
              </w:rPr>
            </w:rPrChange>
          </w:rPr>
          <w:t>.</w:t>
        </w:r>
      </w:ins>
    </w:p>
    <w:p w14:paraId="71DF85F7" w14:textId="58C02832" w:rsidR="00697A11" w:rsidRDefault="00697A11" w:rsidP="004F3356">
      <w:pPr>
        <w:rPr>
          <w:ins w:id="358" w:author="DIEGO PÉREZ LAVARÍAS" w:date="2020-05-16T11:34:00Z"/>
        </w:rPr>
      </w:pPr>
    </w:p>
    <w:p w14:paraId="5ED2FA87" w14:textId="5EE1EA41" w:rsidR="00D04F13" w:rsidRDefault="00D04F13" w:rsidP="004F3356">
      <w:pPr>
        <w:rPr>
          <w:ins w:id="359" w:author="DIEGO PÉREZ LAVARÍAS" w:date="2020-05-16T11:34:00Z"/>
        </w:rPr>
      </w:pPr>
    </w:p>
    <w:p w14:paraId="1BE497F5" w14:textId="6BFC4854" w:rsidR="00D04F13" w:rsidRDefault="00D04F13" w:rsidP="004F3356">
      <w:pPr>
        <w:rPr>
          <w:ins w:id="360" w:author="DIEGO PÉREZ LAVARÍAS" w:date="2020-05-16T11:37:00Z"/>
        </w:rPr>
      </w:pPr>
      <w:ins w:id="361" w:author="DIEGO PÉREZ LAVARÍAS" w:date="2020-05-16T11:34:00Z">
        <w:r>
          <w:t xml:space="preserve">Como observamos en la figura 2.9, este dispositivo tiene 4 bloques </w:t>
        </w:r>
      </w:ins>
      <w:ins w:id="362" w:author="DIEGO PÉREZ LAVARÍAS" w:date="2020-05-16T11:35:00Z">
        <w:r>
          <w:t xml:space="preserve">funcionales: el Microcontrolador, el sistema de gestión de energía, el módulo de conexión BLE y los sensores. </w:t>
        </w:r>
      </w:ins>
      <w:ins w:id="363" w:author="DIEGO PÉREZ LAVARÍAS" w:date="2020-05-16T11:38:00Z">
        <w:r>
          <w:t xml:space="preserve">Todos los diagramas e imágenes de este apartado han sido obtenidos del manual </w:t>
        </w:r>
        <w:r w:rsidRPr="00D04F13">
          <w:rPr>
            <w:sz w:val="18"/>
            <w:szCs w:val="20"/>
            <w:rPrChange w:id="364" w:author="DIEGO PÉREZ LAVARÍAS" w:date="2020-05-16T11:38:00Z">
              <w:rPr/>
            </w:rPrChange>
          </w:rPr>
          <w:t>(8).</w:t>
        </w:r>
      </w:ins>
    </w:p>
    <w:p w14:paraId="22B41D84" w14:textId="72DD1BF4" w:rsidR="00D04F13" w:rsidRDefault="00D04F13" w:rsidP="004F3356">
      <w:pPr>
        <w:rPr>
          <w:ins w:id="365" w:author="DIEGO PÉREZ LAVARÍAS" w:date="2020-05-16T11:37:00Z"/>
        </w:rPr>
      </w:pPr>
    </w:p>
    <w:p w14:paraId="27865907" w14:textId="59796D79" w:rsidR="00D04F13" w:rsidRDefault="00D04F13" w:rsidP="004F3356">
      <w:pPr>
        <w:rPr>
          <w:ins w:id="366" w:author="DIEGO PÉREZ LAVARÍAS" w:date="2020-05-16T11:37:00Z"/>
          <w:b/>
          <w:bCs/>
        </w:rPr>
      </w:pPr>
      <w:ins w:id="367" w:author="DIEGO PÉREZ LAVARÍAS" w:date="2020-05-16T11:37:00Z">
        <w:r>
          <w:t xml:space="preserve">· </w:t>
        </w:r>
        <w:r>
          <w:rPr>
            <w:b/>
            <w:bCs/>
          </w:rPr>
          <w:t>Microcontrolador</w:t>
        </w:r>
      </w:ins>
    </w:p>
    <w:p w14:paraId="2269A728" w14:textId="05A83B81" w:rsidR="00D04F13" w:rsidRDefault="000002EC" w:rsidP="000002EC">
      <w:pPr>
        <w:jc w:val="center"/>
        <w:rPr>
          <w:ins w:id="368" w:author="DIEGO PÉREZ LAVARÍAS" w:date="2020-05-16T11:39:00Z"/>
        </w:rPr>
      </w:pPr>
      <w:ins w:id="369" w:author="DIEGO PÉREZ LAVARÍAS" w:date="2020-05-16T11:39:00Z">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ins>
    </w:p>
    <w:p w14:paraId="53FE858E" w14:textId="5025C58B" w:rsidR="001F74F7" w:rsidRDefault="000002EC" w:rsidP="000002EC">
      <w:pPr>
        <w:jc w:val="center"/>
        <w:rPr>
          <w:ins w:id="370" w:author="DIEGO PÉREZ LAVARÍAS" w:date="2020-05-16T11:40:00Z"/>
          <w:b/>
          <w:bCs/>
          <w:sz w:val="18"/>
          <w:szCs w:val="20"/>
        </w:rPr>
      </w:pPr>
      <w:ins w:id="371" w:author="DIEGO PÉREZ LAVARÍAS" w:date="2020-05-16T11:39:00Z">
        <w:r>
          <w:rPr>
            <w:b/>
            <w:bCs/>
            <w:sz w:val="18"/>
            <w:szCs w:val="20"/>
          </w:rPr>
          <w:t>Figura</w:t>
        </w:r>
      </w:ins>
      <w:ins w:id="372" w:author="DIEGO PÉREZ LAVARÍAS" w:date="2020-05-16T11:40:00Z">
        <w:r>
          <w:rPr>
            <w:b/>
            <w:bCs/>
            <w:sz w:val="18"/>
            <w:szCs w:val="20"/>
          </w:rPr>
          <w:t xml:space="preserve"> 2.10. Microcontrolador STM32L151</w:t>
        </w:r>
        <w:r w:rsidR="001F74F7">
          <w:rPr>
            <w:b/>
            <w:bCs/>
            <w:sz w:val="18"/>
            <w:szCs w:val="20"/>
          </w:rPr>
          <w:t>VEY6.</w:t>
        </w:r>
      </w:ins>
    </w:p>
    <w:p w14:paraId="3729D121" w14:textId="77777777" w:rsidR="001F74F7" w:rsidRDefault="001F74F7" w:rsidP="000002EC">
      <w:pPr>
        <w:jc w:val="left"/>
        <w:rPr>
          <w:ins w:id="373" w:author="DIEGO PÉREZ LAVARÍAS" w:date="2020-05-16T11:41:00Z"/>
        </w:rPr>
      </w:pPr>
    </w:p>
    <w:p w14:paraId="749A56F9" w14:textId="16F01276" w:rsidR="000002EC" w:rsidRDefault="001F74F7" w:rsidP="000002EC">
      <w:pPr>
        <w:jc w:val="left"/>
        <w:rPr>
          <w:ins w:id="374" w:author="DIEGO PÉREZ LAVARÍAS" w:date="2020-05-16T11:45:00Z"/>
        </w:rPr>
      </w:pPr>
      <w:ins w:id="375" w:author="DIEGO PÉREZ LAVARÍAS" w:date="2020-05-16T11:41:00Z">
        <w:r>
          <w:t>Microcontrolador de ultra-baja potencia basado en el ARM Cortex-M</w:t>
        </w:r>
      </w:ins>
      <w:ins w:id="376" w:author="DIEGO PÉREZ LAVARÍAS" w:date="2020-05-16T11:42:00Z">
        <w:r>
          <w:t>3, un estándar en la industria con núcleo de 32 bits, diseñado para aplicaciones de baja potencia. El bajo consumo es clave para aplicaciones de wearables que necesitan inicia</w:t>
        </w:r>
      </w:ins>
      <w:ins w:id="377" w:author="DIEGO PÉREZ LAVARÍAS" w:date="2020-05-16T11:43:00Z">
        <w:r>
          <w:t xml:space="preserve">rse periódicamente para ejecutar tareas </w:t>
        </w:r>
      </w:ins>
      <w:ins w:id="378" w:author="DIEGO PÉREZ LAVARÍAS" w:date="2020-05-16T11:45:00Z">
        <w:r>
          <w:t xml:space="preserve">de </w:t>
        </w:r>
      </w:ins>
      <w:ins w:id="379" w:author="DIEGO PÉREZ LAVARÍAS" w:date="2020-05-16T11:43:00Z">
        <w:r>
          <w:t>software.</w:t>
        </w:r>
      </w:ins>
    </w:p>
    <w:p w14:paraId="1301030D" w14:textId="28DEB675" w:rsidR="001F74F7" w:rsidRDefault="001F74F7" w:rsidP="000002EC">
      <w:pPr>
        <w:jc w:val="left"/>
        <w:rPr>
          <w:ins w:id="380" w:author="DIEGO PÉREZ LAVARÍAS" w:date="2020-05-16T11:45:00Z"/>
        </w:rPr>
      </w:pPr>
    </w:p>
    <w:p w14:paraId="030A6AD8" w14:textId="669F304F" w:rsidR="001F74F7" w:rsidRDefault="001F74F7" w:rsidP="000002EC">
      <w:pPr>
        <w:jc w:val="left"/>
        <w:rPr>
          <w:ins w:id="381" w:author="DIEGO PÉREZ LAVARÍAS" w:date="2020-05-16T11:45:00Z"/>
          <w:b/>
          <w:bCs/>
        </w:rPr>
      </w:pPr>
      <w:ins w:id="382" w:author="DIEGO PÉREZ LAVARÍAS" w:date="2020-05-16T11:45:00Z">
        <w:r>
          <w:rPr>
            <w:b/>
            <w:bCs/>
          </w:rPr>
          <w:t>· Gestión de energía</w:t>
        </w:r>
      </w:ins>
    </w:p>
    <w:p w14:paraId="78F29AF4" w14:textId="4E6279BC" w:rsidR="001F74F7" w:rsidRDefault="001F74F7">
      <w:pPr>
        <w:jc w:val="center"/>
        <w:rPr>
          <w:ins w:id="383" w:author="DIEGO PÉREZ LAVARÍAS" w:date="2020-05-16T11:46:00Z"/>
        </w:rPr>
      </w:pPr>
      <w:ins w:id="384" w:author="DIEGO PÉREZ LAVARÍAS" w:date="2020-05-16T11:46:00Z">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793" cy="2242705"/>
                      </a:xfrm>
                      <a:prstGeom prst="rect">
                        <a:avLst/>
                      </a:prstGeom>
                    </pic:spPr>
                  </pic:pic>
                </a:graphicData>
              </a:graphic>
            </wp:inline>
          </w:drawing>
        </w:r>
      </w:ins>
    </w:p>
    <w:p w14:paraId="32E4FD76" w14:textId="07F4971F" w:rsidR="001F74F7" w:rsidRPr="001F74F7" w:rsidRDefault="001F74F7">
      <w:pPr>
        <w:jc w:val="center"/>
        <w:rPr>
          <w:ins w:id="385" w:author="DIEGO PÉREZ LAVARÍAS" w:date="2020-05-16T11:43:00Z"/>
          <w:b/>
          <w:bCs/>
          <w:sz w:val="18"/>
          <w:szCs w:val="20"/>
          <w:rPrChange w:id="386" w:author="DIEGO PÉREZ LAVARÍAS" w:date="2020-05-16T11:46:00Z">
            <w:rPr>
              <w:ins w:id="387" w:author="DIEGO PÉREZ LAVARÍAS" w:date="2020-05-16T11:43:00Z"/>
            </w:rPr>
          </w:rPrChange>
        </w:rPr>
        <w:pPrChange w:id="388" w:author="DIEGO PÉREZ LAVARÍAS" w:date="2020-05-16T11:46:00Z">
          <w:pPr>
            <w:jc w:val="left"/>
          </w:pPr>
        </w:pPrChange>
      </w:pPr>
      <w:ins w:id="389" w:author="DIEGO PÉREZ LAVARÍAS" w:date="2020-05-16T11:46:00Z">
        <w:r>
          <w:rPr>
            <w:b/>
            <w:bCs/>
            <w:sz w:val="18"/>
            <w:szCs w:val="20"/>
          </w:rPr>
          <w:t>Figura 2.11. Subsistema de gestión de energía y batería</w:t>
        </w:r>
      </w:ins>
      <w:ins w:id="390" w:author="DIEGO PÉREZ LAVARÍAS" w:date="2020-05-16T11:47:00Z">
        <w:r>
          <w:rPr>
            <w:b/>
            <w:bCs/>
            <w:sz w:val="18"/>
            <w:szCs w:val="20"/>
          </w:rPr>
          <w:t>.</w:t>
        </w:r>
      </w:ins>
    </w:p>
    <w:p w14:paraId="5EFE0384" w14:textId="10BC7D7E" w:rsidR="001F74F7" w:rsidRDefault="001F74F7" w:rsidP="000002EC">
      <w:pPr>
        <w:jc w:val="left"/>
        <w:rPr>
          <w:ins w:id="391" w:author="DIEGO PÉREZ LAVARÍAS" w:date="2020-05-16T11:46:00Z"/>
        </w:rPr>
      </w:pPr>
    </w:p>
    <w:p w14:paraId="2A271614" w14:textId="40EEB562" w:rsidR="001F74F7" w:rsidRDefault="001F74F7" w:rsidP="000002EC">
      <w:pPr>
        <w:jc w:val="left"/>
        <w:rPr>
          <w:ins w:id="392" w:author="DIEGO PÉREZ LAVARÍAS" w:date="2020-05-16T11:51:00Z"/>
        </w:rPr>
      </w:pPr>
      <w:ins w:id="393" w:author="DIEGO PÉREZ LAVARÍAS" w:date="2020-05-16T11:48:00Z">
        <w:r>
          <w:t>Se compone de varios módulos: la batería de ion-litio</w:t>
        </w:r>
      </w:ins>
      <w:ins w:id="394" w:author="DIEGO PÉREZ LAVARÍAS" w:date="2020-05-16T11:49:00Z">
        <w:r>
          <w:t xml:space="preserve"> de 100 mAh, el sistema STNS01 que la carga y el módulo STC3115 que</w:t>
        </w:r>
      </w:ins>
      <w:ins w:id="395" w:author="DIEGO PÉREZ LAVARÍAS" w:date="2020-05-16T11:50:00Z">
        <w:r>
          <w:t xml:space="preserve"> implementa la monitorización del nivel de batería, que se encuentran en el reverso de la placa. En el lado principal encontramos también el conector Micro-US</w:t>
        </w:r>
      </w:ins>
      <w:ins w:id="396" w:author="DIEGO PÉREZ LAVARÍAS" w:date="2020-05-16T11:51:00Z">
        <w:r>
          <w:t>B con el que se carga la batería.</w:t>
        </w:r>
      </w:ins>
    </w:p>
    <w:p w14:paraId="20B13889" w14:textId="49D2A1A2" w:rsidR="001F74F7" w:rsidRDefault="001F74F7" w:rsidP="000002EC">
      <w:pPr>
        <w:jc w:val="left"/>
        <w:rPr>
          <w:ins w:id="397" w:author="DIEGO PÉREZ LAVARÍAS" w:date="2020-05-16T11:51:00Z"/>
        </w:rPr>
      </w:pPr>
    </w:p>
    <w:p w14:paraId="308F90BB" w14:textId="0EB01759" w:rsidR="001F74F7" w:rsidRDefault="001F74F7" w:rsidP="000002EC">
      <w:pPr>
        <w:jc w:val="left"/>
        <w:rPr>
          <w:ins w:id="398" w:author="DIEGO PÉREZ LAVARÍAS" w:date="2020-05-16T11:51:00Z"/>
        </w:rPr>
      </w:pPr>
    </w:p>
    <w:p w14:paraId="147C7AC4" w14:textId="1CB3D04C" w:rsidR="001F74F7" w:rsidRDefault="001F74F7" w:rsidP="000002EC">
      <w:pPr>
        <w:jc w:val="left"/>
        <w:rPr>
          <w:ins w:id="399" w:author="DIEGO PÉREZ LAVARÍAS" w:date="2020-05-16T11:55:00Z"/>
        </w:rPr>
      </w:pPr>
      <w:ins w:id="400" w:author="DIEGO PÉREZ LAVARÍAS" w:date="2020-05-16T11:53:00Z">
        <w:r>
          <w:t xml:space="preserve">El sistema cargador STNS01 es un cargador lineal para baterías </w:t>
        </w:r>
      </w:ins>
      <w:ins w:id="401" w:author="DIEGO PÉREZ LAVARÍAS" w:date="2020-05-16T11:54:00Z">
        <w:r w:rsidR="00EC691F">
          <w:t xml:space="preserve">de ion-litio de una celda. En este dispositivo, está configurado como cargador de batería y como switch entre la fuente de energía de la batería y del conector USB. Incluye un </w:t>
        </w:r>
      </w:ins>
      <w:ins w:id="402" w:author="DIEGO PÉREZ LAVARÍAS" w:date="2020-05-16T11:55:00Z">
        <w:r w:rsidR="00EC691F">
          <w:t xml:space="preserve">LED que nos indica si carga correctamente (color rojo fijo) o si hay problemas (parpadeo). </w:t>
        </w:r>
      </w:ins>
    </w:p>
    <w:p w14:paraId="394ABA1E" w14:textId="0A62EF5E" w:rsidR="00EC691F" w:rsidRDefault="00EC691F" w:rsidP="000002EC">
      <w:pPr>
        <w:jc w:val="left"/>
        <w:rPr>
          <w:ins w:id="403" w:author="DIEGO PÉREZ LAVARÍAS" w:date="2020-05-16T11:56:00Z"/>
        </w:rPr>
      </w:pPr>
      <w:ins w:id="404" w:author="DIEGO PÉREZ LAVARÍAS" w:date="2020-05-16T11:55:00Z">
        <w:r>
          <w:t>El módulo STC3115 incluye las funciones hardware de m</w:t>
        </w:r>
      </w:ins>
      <w:ins w:id="405" w:author="DIEGO PÉREZ LAVARÍAS" w:date="2020-05-16T11:56:00Z">
        <w:r>
          <w:t>onitorización de SOC (state-of-charge, nivel de batería). Se mide por corriente y voltaje.</w:t>
        </w:r>
      </w:ins>
    </w:p>
    <w:p w14:paraId="1085A492" w14:textId="72072A16" w:rsidR="00EC691F" w:rsidRDefault="00EC691F" w:rsidP="000002EC">
      <w:pPr>
        <w:jc w:val="left"/>
        <w:rPr>
          <w:ins w:id="406" w:author="DIEGO PÉREZ LAVARÍAS" w:date="2020-05-16T11:56:00Z"/>
        </w:rPr>
      </w:pPr>
    </w:p>
    <w:p w14:paraId="17E67EE9" w14:textId="7E8B1958" w:rsidR="00EC691F" w:rsidRDefault="00EC691F" w:rsidP="000002EC">
      <w:pPr>
        <w:jc w:val="left"/>
        <w:rPr>
          <w:ins w:id="407" w:author="DIEGO PÉREZ LAVARÍAS" w:date="2020-05-16T11:57:00Z"/>
          <w:b/>
          <w:bCs/>
        </w:rPr>
      </w:pPr>
      <w:ins w:id="408" w:author="DIEGO PÉREZ LAVARÍAS" w:date="2020-05-16T11:56:00Z">
        <w:r>
          <w:rPr>
            <w:b/>
            <w:bCs/>
          </w:rPr>
          <w:t>· C</w:t>
        </w:r>
      </w:ins>
      <w:ins w:id="409" w:author="DIEGO PÉREZ LAVARÍAS" w:date="2020-05-16T11:57:00Z">
        <w:r>
          <w:rPr>
            <w:b/>
            <w:bCs/>
          </w:rPr>
          <w:t>onexión BLE</w:t>
        </w:r>
      </w:ins>
    </w:p>
    <w:p w14:paraId="3958300B" w14:textId="646AAFA4" w:rsidR="00EC691F" w:rsidRDefault="00EC691F" w:rsidP="00EC691F">
      <w:pPr>
        <w:jc w:val="center"/>
        <w:rPr>
          <w:ins w:id="410" w:author="DIEGO PÉREZ LAVARÍAS" w:date="2020-05-16T11:57:00Z"/>
        </w:rPr>
      </w:pPr>
      <w:ins w:id="411" w:author="DIEGO PÉREZ LAVARÍAS" w:date="2020-05-16T11:57:00Z">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3419475"/>
                      </a:xfrm>
                      <a:prstGeom prst="rect">
                        <a:avLst/>
                      </a:prstGeom>
                    </pic:spPr>
                  </pic:pic>
                </a:graphicData>
              </a:graphic>
            </wp:inline>
          </w:drawing>
        </w:r>
      </w:ins>
    </w:p>
    <w:p w14:paraId="6BE11E03" w14:textId="3A44F695" w:rsidR="00EC691F" w:rsidRDefault="00EC691F" w:rsidP="00EC691F">
      <w:pPr>
        <w:jc w:val="center"/>
        <w:rPr>
          <w:ins w:id="412" w:author="DIEGO PÉREZ LAVARÍAS" w:date="2020-05-16T11:57:00Z"/>
          <w:b/>
          <w:bCs/>
          <w:sz w:val="18"/>
          <w:szCs w:val="20"/>
        </w:rPr>
      </w:pPr>
      <w:ins w:id="413" w:author="DIEGO PÉREZ LAVARÍAS" w:date="2020-05-16T11:57:00Z">
        <w:r>
          <w:rPr>
            <w:b/>
            <w:bCs/>
            <w:sz w:val="18"/>
            <w:szCs w:val="20"/>
          </w:rPr>
          <w:t>Figura 2.12. Módulo BLE.</w:t>
        </w:r>
      </w:ins>
    </w:p>
    <w:p w14:paraId="02B48168" w14:textId="61D52D00" w:rsidR="00EC691F" w:rsidRDefault="00EC691F" w:rsidP="00EC691F">
      <w:pPr>
        <w:jc w:val="left"/>
        <w:rPr>
          <w:ins w:id="414" w:author="DIEGO PÉREZ LAVARÍAS" w:date="2020-05-16T11:57:00Z"/>
        </w:rPr>
      </w:pPr>
    </w:p>
    <w:p w14:paraId="1CBB9568" w14:textId="77777777" w:rsidR="00EC691F" w:rsidRDefault="00EC691F" w:rsidP="00EC691F">
      <w:pPr>
        <w:jc w:val="left"/>
        <w:rPr>
          <w:ins w:id="415" w:author="DIEGO PÉREZ LAVARÍAS" w:date="2020-05-16T12:00:00Z"/>
        </w:rPr>
      </w:pPr>
      <w:ins w:id="416" w:author="DIEGO PÉREZ LAVARÍAS" w:date="2020-05-16T11:57:00Z">
        <w:r>
          <w:t xml:space="preserve">Se trata de un microprocesador </w:t>
        </w:r>
      </w:ins>
      <w:ins w:id="417" w:author="DIEGO PÉREZ LAVARÍAS" w:date="2020-05-16T11:58:00Z">
        <w:r>
          <w:t>BLE de baja energía, el BLUENRG-MS, implementado de acuerdo con la especificación de Bluetooth v4.1. Puede actuar tanto de maestro como de escla</w:t>
        </w:r>
      </w:ins>
      <w:ins w:id="418" w:author="DIEGO PÉREZ LAVARÍAS" w:date="2020-05-16T11:59:00Z">
        <w:r>
          <w:t>vo en la conexión BLE. Contiene una memoria Flash no volátil.</w:t>
        </w:r>
      </w:ins>
    </w:p>
    <w:p w14:paraId="5FC3E8E7" w14:textId="77777777" w:rsidR="00EC691F" w:rsidRDefault="00EC691F" w:rsidP="00EC691F">
      <w:pPr>
        <w:jc w:val="left"/>
        <w:rPr>
          <w:ins w:id="419" w:author="DIEGO PÉREZ LAVARÍAS" w:date="2020-05-16T12:00:00Z"/>
        </w:rPr>
      </w:pPr>
    </w:p>
    <w:p w14:paraId="4F11D9AA" w14:textId="77777777" w:rsidR="00EC691F" w:rsidRDefault="00EC691F" w:rsidP="00EC691F">
      <w:pPr>
        <w:jc w:val="left"/>
        <w:rPr>
          <w:ins w:id="420" w:author="DIEGO PÉREZ LAVARÍAS" w:date="2020-05-16T12:00:00Z"/>
          <w:b/>
          <w:bCs/>
        </w:rPr>
      </w:pPr>
      <w:ins w:id="421" w:author="DIEGO PÉREZ LAVARÍAS" w:date="2020-05-16T12:00:00Z">
        <w:r>
          <w:rPr>
            <w:b/>
            <w:bCs/>
          </w:rPr>
          <w:t>· Sensores</w:t>
        </w:r>
      </w:ins>
    </w:p>
    <w:p w14:paraId="4A2C3803" w14:textId="3579AB67" w:rsidR="00EC691F" w:rsidRDefault="00EC691F" w:rsidP="00EC691F">
      <w:pPr>
        <w:jc w:val="center"/>
        <w:rPr>
          <w:ins w:id="422" w:author="DIEGO PÉREZ LAVARÍAS" w:date="2020-05-16T12:01:00Z"/>
        </w:rPr>
      </w:pPr>
      <w:ins w:id="423" w:author="DIEGO PÉREZ LAVARÍAS" w:date="2020-05-16T12:01:00Z">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077" cy="2763405"/>
                      </a:xfrm>
                      <a:prstGeom prst="rect">
                        <a:avLst/>
                      </a:prstGeom>
                    </pic:spPr>
                  </pic:pic>
                </a:graphicData>
              </a:graphic>
            </wp:inline>
          </w:drawing>
        </w:r>
      </w:ins>
    </w:p>
    <w:p w14:paraId="17B16C9B" w14:textId="3EBE8593" w:rsidR="00EC691F" w:rsidRDefault="00EC691F" w:rsidP="00EC691F">
      <w:pPr>
        <w:jc w:val="center"/>
        <w:rPr>
          <w:ins w:id="424" w:author="DIEGO PÉREZ LAVARÍAS" w:date="2020-05-16T12:01:00Z"/>
          <w:b/>
          <w:bCs/>
          <w:sz w:val="18"/>
          <w:szCs w:val="20"/>
        </w:rPr>
      </w:pPr>
      <w:ins w:id="425" w:author="DIEGO PÉREZ LAVARÍAS" w:date="2020-05-16T12:01:00Z">
        <w:r>
          <w:rPr>
            <w:b/>
            <w:bCs/>
            <w:sz w:val="18"/>
            <w:szCs w:val="20"/>
          </w:rPr>
          <w:t>Figura 2.13. Módulo de sensores.</w:t>
        </w:r>
      </w:ins>
    </w:p>
    <w:p w14:paraId="2E172967" w14:textId="499C1575" w:rsidR="00EC691F" w:rsidRDefault="00EC691F" w:rsidP="00EC691F">
      <w:pPr>
        <w:jc w:val="left"/>
        <w:rPr>
          <w:ins w:id="426" w:author="DIEGO PÉREZ LAVARÍAS" w:date="2020-05-16T12:01:00Z"/>
        </w:rPr>
      </w:pPr>
    </w:p>
    <w:p w14:paraId="03EFF676" w14:textId="708BDA50" w:rsidR="00EC691F" w:rsidRDefault="00EC691F" w:rsidP="00EC691F">
      <w:pPr>
        <w:jc w:val="left"/>
        <w:rPr>
          <w:ins w:id="427" w:author="DIEGO PÉREZ LAVARÍAS" w:date="2020-05-16T12:03:00Z"/>
        </w:rPr>
      </w:pPr>
      <w:ins w:id="428" w:author="DIEGO PÉREZ LAVARÍAS" w:date="2020-05-16T12:01:00Z">
        <w:r>
          <w:t>Integra sensores cuyo funcionamiento es ideal para algoritmos de medición</w:t>
        </w:r>
      </w:ins>
      <w:ins w:id="429" w:author="DIEGO PÉREZ LAVARÍAS" w:date="2020-05-16T12:02:00Z">
        <w:r>
          <w:t xml:space="preserve"> de movimientos en wearables, con capacidades de baja energía y alto rendimiento en cuanto a precisión. Contiene 3 sistemas, de los cuales nos centraremos en dos, los que </w:t>
        </w:r>
      </w:ins>
      <w:ins w:id="430" w:author="DIEGO PÉREZ LAVARÍAS" w:date="2020-05-19T15:44:00Z">
        <w:r w:rsidR="007303E4">
          <w:t>incluyen los sistemas que nos interesan</w:t>
        </w:r>
      </w:ins>
      <w:ins w:id="431" w:author="DIEGO PÉREZ LAVARÍAS" w:date="2020-05-16T12:02:00Z">
        <w:r>
          <w:t xml:space="preserve">, dejando aparte </w:t>
        </w:r>
      </w:ins>
      <w:ins w:id="432" w:author="DIEGO PÉREZ LAVARÍAS" w:date="2020-05-16T12:03:00Z">
        <w:r>
          <w:t>el LPS25HB que mide presión.</w:t>
        </w:r>
      </w:ins>
    </w:p>
    <w:p w14:paraId="18DA0742" w14:textId="73DC6D68" w:rsidR="00EC691F" w:rsidRDefault="00EF7330" w:rsidP="00EC691F">
      <w:pPr>
        <w:jc w:val="left"/>
        <w:rPr>
          <w:ins w:id="433" w:author="DIEGO PÉREZ LAVARÍAS" w:date="2020-05-16T12:05:00Z"/>
        </w:rPr>
      </w:pPr>
      <w:ins w:id="434" w:author="DIEGO PÉREZ LAVARÍAS" w:date="2020-05-16T12:04:00Z">
        <w:r>
          <w:t>El LSM6DS3 incluye los sensores de acelerómetro y giróscopo. Son ambos digitales y de 3 ejes o 3D</w:t>
        </w:r>
      </w:ins>
      <w:ins w:id="435" w:author="DIEGO PÉREZ LAVARÍAS" w:date="2020-05-16T12:05:00Z">
        <w:r>
          <w:t>, con un consumo de corriente de 1,25 mA. Los rangos, ya expuestos anteriormente, son:</w:t>
        </w:r>
      </w:ins>
    </w:p>
    <w:p w14:paraId="6A5E2684" w14:textId="05FB4329" w:rsidR="00EF7330" w:rsidRDefault="00EF7330" w:rsidP="00EF7330">
      <w:pPr>
        <w:pStyle w:val="Prrafodelista"/>
        <w:numPr>
          <w:ilvl w:val="0"/>
          <w:numId w:val="13"/>
        </w:numPr>
        <w:jc w:val="left"/>
        <w:rPr>
          <w:ins w:id="436" w:author="DIEGO PÉREZ LAVARÍAS" w:date="2020-05-16T12:05:00Z"/>
        </w:rPr>
      </w:pPr>
      <w:ins w:id="437" w:author="DIEGO PÉREZ LAVARÍAS" w:date="2020-05-16T12:05:00Z">
        <w:r>
          <w:t>Acelerómetro: ±2g, ±4g, ±8g, ±16g.</w:t>
        </w:r>
      </w:ins>
    </w:p>
    <w:p w14:paraId="134C40FB" w14:textId="3EF76F0D" w:rsidR="00EF7330" w:rsidRDefault="00EF7330" w:rsidP="00EF7330">
      <w:pPr>
        <w:pStyle w:val="Prrafodelista"/>
        <w:numPr>
          <w:ilvl w:val="0"/>
          <w:numId w:val="13"/>
        </w:numPr>
        <w:jc w:val="left"/>
        <w:rPr>
          <w:ins w:id="438" w:author="DIEGO PÉREZ LAVARÍAS" w:date="2020-05-16T12:06:00Z"/>
        </w:rPr>
      </w:pPr>
      <w:ins w:id="439" w:author="DIEGO PÉREZ LAVARÍAS" w:date="2020-05-16T12:05:00Z">
        <w:r>
          <w:t xml:space="preserve">Giróscopo: </w:t>
        </w:r>
      </w:ins>
      <w:ins w:id="440" w:author="DIEGO PÉREZ LAVARÍAS" w:date="2020-05-16T12:06:00Z">
        <w:r>
          <w:t>±125º/s, ±245º/s, ±500º/s, ±1000º/s, ±2000º/s.</w:t>
        </w:r>
      </w:ins>
    </w:p>
    <w:p w14:paraId="356C0CAE" w14:textId="4AE071B1" w:rsidR="00EF7330" w:rsidRDefault="00EF7330" w:rsidP="00EF7330">
      <w:pPr>
        <w:jc w:val="left"/>
        <w:rPr>
          <w:ins w:id="441" w:author="DIEGO PÉREZ LAVARÍAS" w:date="2020-05-16T12:06:00Z"/>
        </w:rPr>
      </w:pPr>
      <w:ins w:id="442" w:author="DIEGO PÉREZ LAVARÍAS" w:date="2020-05-16T12:06:00Z">
        <w:r>
          <w:t>La frecuencia de muestreo de ambos es de hasta 1,6 kHz.</w:t>
        </w:r>
      </w:ins>
    </w:p>
    <w:p w14:paraId="0825C9A4" w14:textId="6917DC73" w:rsidR="004678EA" w:rsidRDefault="00EF7330" w:rsidP="007303E4">
      <w:pPr>
        <w:ind w:left="2832" w:hanging="2832"/>
        <w:jc w:val="left"/>
        <w:rPr>
          <w:ins w:id="443" w:author="DIEGO PÉREZ LAVARÍAS" w:date="2020-05-16T12:09:00Z"/>
          <w:sz w:val="18"/>
          <w:szCs w:val="20"/>
        </w:rPr>
        <w:pPrChange w:id="444" w:author="DIEGO PÉREZ LAVARÍAS" w:date="2020-05-19T15:45:00Z">
          <w:pPr>
            <w:jc w:val="left"/>
          </w:pPr>
        </w:pPrChange>
      </w:pPr>
      <w:ins w:id="445" w:author="DIEGO PÉREZ LAVARÍAS" w:date="2020-05-16T12:06:00Z">
        <w:r>
          <w:t>El otro sis</w:t>
        </w:r>
      </w:ins>
      <w:ins w:id="446" w:author="DIEGO PÉREZ LAVARÍAS" w:date="2020-05-16T12:07:00Z">
        <w:r>
          <w:t xml:space="preserve">tema sensor es el LIS3MDL, que incluye el magnetómetro, también 3D y digital. </w:t>
        </w:r>
      </w:ins>
      <w:ins w:id="447" w:author="DIEGO PÉREZ LAVARÍAS" w:date="2020-05-16T12:08:00Z">
        <w:r>
          <w:t>Puede ser configurado para generar señales al detectar campo magnético. El rango del magnetómetro es de ±</w:t>
        </w:r>
      </w:ins>
      <w:ins w:id="448" w:author="DIEGO PÉREZ LAVARÍAS" w:date="2020-05-16T12:09:00Z">
        <w:r>
          <w:t>4,</w:t>
        </w:r>
      </w:ins>
      <w:ins w:id="449" w:author="DIEGO PÉREZ LAVARÍAS" w:date="2020-05-16T12:08:00Z">
        <w:r>
          <w:t xml:space="preserve"> ±</w:t>
        </w:r>
      </w:ins>
      <w:ins w:id="450" w:author="DIEGO PÉREZ LAVARÍAS" w:date="2020-05-16T12:09:00Z">
        <w:r>
          <w:t>8</w:t>
        </w:r>
      </w:ins>
      <w:ins w:id="451" w:author="DIEGO PÉREZ LAVARÍAS" w:date="2020-05-16T12:08:00Z">
        <w:r>
          <w:t>, ±</w:t>
        </w:r>
      </w:ins>
      <w:ins w:id="452" w:author="DIEGO PÉREZ LAVARÍAS" w:date="2020-05-16T12:09:00Z">
        <w:r>
          <w:t>12</w:t>
        </w:r>
      </w:ins>
      <w:ins w:id="453" w:author="DIEGO PÉREZ LAVARÍAS" w:date="2020-05-16T12:08:00Z">
        <w:r>
          <w:t>, ±16</w:t>
        </w:r>
      </w:ins>
      <w:ins w:id="454" w:author="DIEGO PÉREZ LAVARÍAS" w:date="2020-05-16T12:09:00Z">
        <w:r>
          <w:t xml:space="preserve"> gauss, que es igual a ±400</w:t>
        </w:r>
        <w:r w:rsidRPr="006F1E4F">
          <w:t xml:space="preserve"> </w:t>
        </w:r>
        <w:r>
          <w:t>µT, ±800</w:t>
        </w:r>
        <w:r w:rsidRPr="006F1E4F">
          <w:t xml:space="preserve"> </w:t>
        </w:r>
        <w:r>
          <w:t>µT, 1200</w:t>
        </w:r>
        <w:r w:rsidRPr="006F1E4F">
          <w:t xml:space="preserve"> </w:t>
        </w:r>
        <w:r>
          <w:t>µT, 1600</w:t>
        </w:r>
        <w:r w:rsidRPr="006F1E4F">
          <w:t xml:space="preserve"> </w:t>
        </w:r>
        <w:r>
          <w:t xml:space="preserve">µT </w:t>
        </w:r>
        <w:r w:rsidRPr="00EF7330">
          <w:rPr>
            <w:sz w:val="18"/>
            <w:szCs w:val="20"/>
            <w:rPrChange w:id="455" w:author="DIEGO PÉREZ LAVARÍAS" w:date="2020-05-16T12:09:00Z">
              <w:rPr/>
            </w:rPrChange>
          </w:rPr>
          <w:t>(9)</w:t>
        </w:r>
      </w:ins>
    </w:p>
    <w:p w14:paraId="43E7032A" w14:textId="4A6322B5" w:rsidR="004678EA" w:rsidRDefault="004678EA" w:rsidP="00EF7330">
      <w:pPr>
        <w:jc w:val="left"/>
        <w:rPr>
          <w:ins w:id="456" w:author="DIEGO PÉREZ LAVARÍAS" w:date="2020-05-16T12:12:00Z"/>
        </w:rPr>
      </w:pPr>
      <w:ins w:id="457" w:author="DIEGO PÉREZ LAVARÍAS" w:date="2020-05-16T12:10:00Z">
        <w:r>
          <w:t xml:space="preserve">Todos estos módulos van encapsulados en una pequeña caja de plástico que hace la función de </w:t>
        </w:r>
      </w:ins>
      <w:ins w:id="458" w:author="DIEGO PÉREZ LAVARÍAS" w:date="2020-05-16T12:11:00Z">
        <w:r>
          <w:t xml:space="preserve">corona del reloj. Sumado a esto, en la caja viene una pulsera de goma donde introducir la cápsula y colocarlo en la parte del cuerpo donde se quiera realizar la medición, </w:t>
        </w:r>
      </w:ins>
      <w:ins w:id="459" w:author="DIEGO PÉREZ LAVARÍAS" w:date="2020-05-16T12:12:00Z">
        <w:r>
          <w:t xml:space="preserve">la muñeca o el tobillo. </w:t>
        </w:r>
      </w:ins>
    </w:p>
    <w:p w14:paraId="58375F48" w14:textId="56AB2955" w:rsidR="004678EA" w:rsidRDefault="004678EA" w:rsidP="004678EA">
      <w:pPr>
        <w:jc w:val="center"/>
        <w:rPr>
          <w:ins w:id="460" w:author="DIEGO PÉREZ LAVARÍAS" w:date="2020-05-16T12:12:00Z"/>
        </w:rPr>
      </w:pPr>
      <w:ins w:id="461" w:author="DIEGO PÉREZ LAVARÍAS" w:date="2020-05-16T12:12:00Z">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409" cy="1650195"/>
                      </a:xfrm>
                      <a:prstGeom prst="rect">
                        <a:avLst/>
                      </a:prstGeom>
                    </pic:spPr>
                  </pic:pic>
                </a:graphicData>
              </a:graphic>
            </wp:inline>
          </w:drawing>
        </w:r>
      </w:ins>
    </w:p>
    <w:p w14:paraId="254A8001" w14:textId="209ECCAD" w:rsidR="00560C43" w:rsidRDefault="004678EA" w:rsidP="00560C43">
      <w:pPr>
        <w:jc w:val="center"/>
        <w:rPr>
          <w:ins w:id="462" w:author="DIEGO PÉREZ LAVARÍAS" w:date="2020-05-16T12:14:00Z"/>
          <w:b/>
          <w:bCs/>
          <w:sz w:val="18"/>
          <w:szCs w:val="20"/>
        </w:rPr>
      </w:pPr>
      <w:ins w:id="463" w:author="DIEGO PÉREZ LAVARÍAS" w:date="2020-05-16T12:12:00Z">
        <w:r>
          <w:rPr>
            <w:b/>
            <w:bCs/>
            <w:sz w:val="18"/>
            <w:szCs w:val="20"/>
          </w:rPr>
          <w:t>Figura 2.14. Cápsula y correa del rel</w:t>
        </w:r>
      </w:ins>
      <w:ins w:id="464" w:author="DIEGO PÉREZ LAVARÍAS" w:date="2020-05-16T12:13:00Z">
        <w:r>
          <w:rPr>
            <w:b/>
            <w:bCs/>
            <w:sz w:val="18"/>
            <w:szCs w:val="20"/>
          </w:rPr>
          <w:t>oj.</w:t>
        </w:r>
      </w:ins>
    </w:p>
    <w:p w14:paraId="071EBA61" w14:textId="77777777" w:rsidR="00560C43" w:rsidRPr="00560C43" w:rsidRDefault="00560C43">
      <w:pPr>
        <w:jc w:val="center"/>
        <w:rPr>
          <w:ins w:id="465" w:author="DIEGO PÉREZ LAVARÍAS" w:date="2020-05-15T16:02:00Z"/>
          <w:b/>
          <w:bCs/>
          <w:sz w:val="18"/>
          <w:szCs w:val="20"/>
          <w:rPrChange w:id="466" w:author="DIEGO PÉREZ LAVARÍAS" w:date="2020-05-16T12:13:00Z">
            <w:rPr>
              <w:ins w:id="467" w:author="DIEGO PÉREZ LAVARÍAS" w:date="2020-05-15T16:02:00Z"/>
            </w:rPr>
          </w:rPrChange>
        </w:rPr>
        <w:pPrChange w:id="468" w:author="DIEGO PÉREZ LAVARÍAS" w:date="2020-05-16T12:13:00Z">
          <w:pPr/>
        </w:pPrChange>
      </w:pPr>
    </w:p>
    <w:p w14:paraId="0DA432DC" w14:textId="13E13E5D" w:rsidR="00697A11" w:rsidRDefault="00697A11" w:rsidP="00697A11">
      <w:pPr>
        <w:pStyle w:val="Ttulo3"/>
        <w:rPr>
          <w:ins w:id="469" w:author="DIEGO PÉREZ LAVARÍAS" w:date="2020-05-15T16:02:00Z"/>
        </w:rPr>
      </w:pPr>
      <w:bookmarkStart w:id="470" w:name="_Toc40795248"/>
      <w:ins w:id="471" w:author="DIEGO PÉREZ LAVARÍAS" w:date="2020-05-15T16:02:00Z">
        <w:r>
          <w:lastRenderedPageBreak/>
          <w:t>Software</w:t>
        </w:r>
        <w:bookmarkEnd w:id="470"/>
      </w:ins>
    </w:p>
    <w:p w14:paraId="43223686" w14:textId="7C317DAC" w:rsidR="00697A11" w:rsidRDefault="00697A11" w:rsidP="00697A11">
      <w:pPr>
        <w:rPr>
          <w:ins w:id="472" w:author="DIEGO PÉREZ LAVARÍAS" w:date="2020-05-15T16:03:00Z"/>
        </w:rPr>
      </w:pPr>
      <w:ins w:id="473" w:author="DIEGO PÉREZ LAVARÍAS" w:date="2020-05-15T16:02:00Z">
        <w:r>
          <w:t xml:space="preserve">Se ha elegido el sistema operativo Android para </w:t>
        </w:r>
      </w:ins>
      <w:ins w:id="474" w:author="DIEGO PÉREZ LAVARÍAS" w:date="2020-05-15T16:03:00Z">
        <w:r>
          <w:t>el desarrollo de la apliación que implemente nuestro proyecto.</w:t>
        </w:r>
      </w:ins>
    </w:p>
    <w:p w14:paraId="3CFB4C97" w14:textId="6A2B6190" w:rsidR="009A5D6C" w:rsidRDefault="00697A11" w:rsidP="00697A11">
      <w:pPr>
        <w:rPr>
          <w:ins w:id="475" w:author="DIEGO PÉREZ LAVARÍAS" w:date="2020-05-16T11:32:00Z"/>
        </w:rPr>
      </w:pPr>
      <w:ins w:id="476" w:author="DIEGO PÉREZ LAVARÍAS" w:date="2020-05-15T16:03:00Z">
        <w:r>
          <w:t xml:space="preserve">Se ha elegido por varios motivos. El principal ha sido </w:t>
        </w:r>
      </w:ins>
      <w:ins w:id="477" w:author="DIEGO PÉREZ LAVARÍAS" w:date="2020-05-15T16:04:00Z">
        <w:r>
          <w:t>la característica de este S.O. de ser código libre. Esto hace que la comunidad de desarrolladores sea muy amplia, con mucha documenta</w:t>
        </w:r>
      </w:ins>
      <w:ins w:id="478" w:author="DIEGO PÉREZ LAVARÍAS" w:date="2020-05-15T16:05:00Z">
        <w:r>
          <w:t xml:space="preserve">ción accesible en Internet y con </w:t>
        </w:r>
        <w:r w:rsidR="00BD33D8">
          <w:t>un entorno de desarrollo oficial que la misma empresa otorga para cualquiera</w:t>
        </w:r>
      </w:ins>
      <w:ins w:id="479" w:author="DIEGO PÉREZ LAVARÍAS" w:date="2020-05-15T16:06:00Z">
        <w:r w:rsidR="00BD33D8">
          <w:t xml:space="preserve"> que quiera introducirse en el desarrollo de apps y con posibilidades para cualquier nivel de usuario, desde el principiante hasta el experto. Personalm</w:t>
        </w:r>
      </w:ins>
      <w:ins w:id="480" w:author="DIEGO PÉREZ LAVARÍAS" w:date="2020-05-15T16:07:00Z">
        <w:r w:rsidR="00BD33D8">
          <w:t xml:space="preserve">ente, este es un entorno de desarrollo con el que he trabajado durante el grado, lo que se ha tenido en cuenta ya que estaba familiarizado con </w:t>
        </w:r>
      </w:ins>
      <w:ins w:id="481" w:author="DIEGO PÉREZ LAVARÍAS" w:date="2020-05-15T16:08:00Z">
        <w:r w:rsidR="00BD33D8">
          <w:t>él. Eso, sumado al hecho de que se utilice Java (también conocido y usado en el grado) ha provocado esta decisión en mayor medida.</w:t>
        </w:r>
      </w:ins>
    </w:p>
    <w:p w14:paraId="1D813A15" w14:textId="1A8B0A44" w:rsidR="00BD33D8" w:rsidRDefault="00BD33D8" w:rsidP="00697A11">
      <w:pPr>
        <w:rPr>
          <w:ins w:id="482" w:author="DIEGO PÉREZ LAVARÍAS" w:date="2020-05-15T16:17:00Z"/>
        </w:rPr>
      </w:pPr>
      <w:ins w:id="483" w:author="DIEGO PÉREZ LAVARÍAS" w:date="2020-05-15T16:08:00Z">
        <w:r>
          <w:t xml:space="preserve">Otro motivo ha sido la cuota de mercado de Android. Como se ha visto en la Figura 2.8, </w:t>
        </w:r>
      </w:ins>
      <w:ins w:id="484" w:author="DIEGO PÉREZ LAVARÍAS" w:date="2020-05-15T16:09:00Z">
        <w:r>
          <w:t xml:space="preserve">este sistema ocupa tres cuartas partes del mercado de los dispositivos móviles del mundo. </w:t>
        </w:r>
      </w:ins>
      <w:ins w:id="485" w:author="DIEGO PÉREZ LAVARÍAS" w:date="2020-05-15T16:12:00Z">
        <w:r>
          <w:t xml:space="preserve">Si nos centramos en el panorama nacional, esta predilección de los usuarios por este sistema es aún mayor. Según un informe del Centro </w:t>
        </w:r>
      </w:ins>
      <w:ins w:id="486" w:author="DIEGO PÉREZ LAVARÍAS" w:date="2020-05-15T16:13:00Z">
        <w:r>
          <w:t xml:space="preserve">Criptológico Nacional </w:t>
        </w:r>
      </w:ins>
      <w:ins w:id="487" w:author="DIEGO PÉREZ LAVARÍAS" w:date="2020-05-19T11:17:00Z">
        <w:r w:rsidR="00772B5C">
          <w:t xml:space="preserve">(Figura 2.10), </w:t>
        </w:r>
      </w:ins>
      <w:ins w:id="488" w:author="DIEGO PÉREZ LAVARÍAS" w:date="2020-05-15T16:14:00Z">
        <w:r w:rsidR="00825D39">
          <w:t xml:space="preserve">en España </w:t>
        </w:r>
      </w:ins>
      <w:ins w:id="489" w:author="DIEGO PÉREZ LAVARÍAS" w:date="2020-05-15T16:15:00Z">
        <w:r w:rsidR="00825D39">
          <w:t>este sistema alcanza más del 90% del mercado.</w:t>
        </w:r>
      </w:ins>
      <w:ins w:id="490" w:author="DIEGO PÉREZ LAVARÍAS" w:date="2020-05-15T16:16:00Z">
        <w:r w:rsidR="00C602AC">
          <w:t xml:space="preserve"> </w:t>
        </w:r>
      </w:ins>
      <w:ins w:id="491" w:author="DIEGO PÉREZ LAVARÍAS" w:date="2020-05-15T16:17:00Z">
        <w:r w:rsidR="00C602AC">
          <w:t>Esta gran popularidad ha sido importante en la elección de este sistema para nuestro proyecto, ya que tanto a la hora de usarlo como de probarlo, la disponibilidad de un terminal con este S.O. instalado es mucho mayor que uno con iOS.</w:t>
        </w:r>
      </w:ins>
    </w:p>
    <w:p w14:paraId="20076FD5" w14:textId="77777777" w:rsidR="00C602AC" w:rsidRDefault="00C602AC" w:rsidP="00697A11">
      <w:pPr>
        <w:rPr>
          <w:ins w:id="492" w:author="DIEGO PÉREZ LAVARÍAS" w:date="2020-05-15T16:15:00Z"/>
        </w:rPr>
      </w:pPr>
    </w:p>
    <w:p w14:paraId="7C5240BC" w14:textId="2F874019" w:rsidR="00825D39" w:rsidRDefault="00825D39" w:rsidP="00825D39">
      <w:pPr>
        <w:jc w:val="center"/>
        <w:rPr>
          <w:ins w:id="493" w:author="DIEGO PÉREZ LAVARÍAS" w:date="2020-05-15T16:15:00Z"/>
        </w:rPr>
      </w:pPr>
      <w:ins w:id="494" w:author="DIEGO PÉREZ LAVARÍAS" w:date="2020-05-15T16:15:00Z">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0" cy="1504950"/>
                      </a:xfrm>
                      <a:prstGeom prst="rect">
                        <a:avLst/>
                      </a:prstGeom>
                    </pic:spPr>
                  </pic:pic>
                </a:graphicData>
              </a:graphic>
            </wp:inline>
          </w:drawing>
        </w:r>
      </w:ins>
    </w:p>
    <w:p w14:paraId="72B2DDDD" w14:textId="56E0E639" w:rsidR="00825D39" w:rsidRDefault="00825D39" w:rsidP="00825D39">
      <w:pPr>
        <w:jc w:val="center"/>
        <w:rPr>
          <w:ins w:id="495" w:author="DIEGO PÉREZ LAVARÍAS" w:date="2020-05-15T16:17:00Z"/>
          <w:sz w:val="18"/>
          <w:szCs w:val="20"/>
        </w:rPr>
      </w:pPr>
      <w:ins w:id="496" w:author="DIEGO PÉREZ LAVARÍAS" w:date="2020-05-15T16:15:00Z">
        <w:r w:rsidRPr="00825D39">
          <w:rPr>
            <w:b/>
            <w:bCs/>
            <w:sz w:val="18"/>
            <w:szCs w:val="20"/>
            <w:rPrChange w:id="497" w:author="DIEGO PÉREZ LAVARÍAS" w:date="2020-05-15T16:15:00Z">
              <w:rPr>
                <w:sz w:val="18"/>
                <w:szCs w:val="20"/>
              </w:rPr>
            </w:rPrChange>
          </w:rPr>
          <w:t>Figura 2.</w:t>
        </w:r>
      </w:ins>
      <w:ins w:id="498" w:author="DIEGO PÉREZ LAVARÍAS" w:date="2020-05-16T11:34:00Z">
        <w:r w:rsidR="009A5D6C">
          <w:rPr>
            <w:b/>
            <w:bCs/>
            <w:sz w:val="18"/>
            <w:szCs w:val="20"/>
          </w:rPr>
          <w:t>10</w:t>
        </w:r>
      </w:ins>
      <w:ins w:id="499" w:author="DIEGO PÉREZ LAVARÍAS" w:date="2020-05-15T16:15:00Z">
        <w:r w:rsidRPr="00825D39">
          <w:rPr>
            <w:b/>
            <w:bCs/>
            <w:sz w:val="18"/>
            <w:szCs w:val="20"/>
            <w:rPrChange w:id="500" w:author="DIEGO PÉREZ LAVARÍAS" w:date="2020-05-15T16:15:00Z">
              <w:rPr>
                <w:sz w:val="18"/>
                <w:szCs w:val="20"/>
              </w:rPr>
            </w:rPrChange>
          </w:rPr>
          <w:t>. Cuota de mercado de S.O. móviles, España.</w:t>
        </w:r>
        <w:r>
          <w:rPr>
            <w:b/>
            <w:bCs/>
            <w:sz w:val="18"/>
            <w:szCs w:val="20"/>
          </w:rPr>
          <w:t xml:space="preserve"> </w:t>
        </w:r>
      </w:ins>
      <w:ins w:id="501" w:author="DIEGO PÉREZ LAVARÍAS" w:date="2020-05-15T16:16:00Z">
        <w:r>
          <w:rPr>
            <w:sz w:val="18"/>
            <w:szCs w:val="20"/>
          </w:rPr>
          <w:t>(16)</w:t>
        </w:r>
      </w:ins>
    </w:p>
    <w:p w14:paraId="6E8CACF0" w14:textId="77777777" w:rsidR="00772B5C" w:rsidRDefault="00772B5C" w:rsidP="00772B5C">
      <w:pPr>
        <w:jc w:val="left"/>
        <w:rPr>
          <w:ins w:id="502" w:author="DIEGO PÉREZ LAVARÍAS" w:date="2020-05-19T11:18:00Z"/>
        </w:rPr>
      </w:pPr>
    </w:p>
    <w:p w14:paraId="0D301547" w14:textId="00E9ABF6" w:rsidR="00C602AC" w:rsidRDefault="00772B5C" w:rsidP="00772B5C">
      <w:pPr>
        <w:jc w:val="left"/>
        <w:rPr>
          <w:ins w:id="503" w:author="DIEGO PÉREZ LAVARÍAS" w:date="2020-05-19T11:23:00Z"/>
        </w:rPr>
      </w:pPr>
      <w:ins w:id="504" w:author="DIEGO PÉREZ LAVARÍAS" w:date="2020-05-19T11:17:00Z">
        <w:r>
          <w:t>Por tanto, se utiliza</w:t>
        </w:r>
      </w:ins>
      <w:ins w:id="505" w:author="DIEGO PÉREZ LAVARÍAS" w:date="2020-05-19T11:18:00Z">
        <w:r>
          <w:t>rá el entorno de desarrollo Android Studio</w:t>
        </w:r>
      </w:ins>
      <w:ins w:id="506" w:author="DIEGO PÉREZ LAVARÍAS" w:date="2020-05-19T11:20:00Z">
        <w:r w:rsidR="00550508">
          <w:t>. La aplica</w:t>
        </w:r>
      </w:ins>
      <w:ins w:id="507" w:author="DIEGO PÉREZ LAVARÍAS" w:date="2020-05-19T11:21:00Z">
        <w:r w:rsidR="00550508">
          <w:t>ción y sus características se implementarán de forma íntegra en este IDE, que permite tanto la programación (en Java o Kotlin, se usará Java) como el uso de bases de datos SQ</w:t>
        </w:r>
      </w:ins>
      <w:ins w:id="508" w:author="DIEGO PÉREZ LAVARÍAS" w:date="2020-05-19T11:22:00Z">
        <w:r w:rsidR="00550508">
          <w:t xml:space="preserve">Lite. </w:t>
        </w:r>
      </w:ins>
    </w:p>
    <w:p w14:paraId="1F76BD8F" w14:textId="27E9EA82" w:rsidR="00550508" w:rsidRPr="00772B5C" w:rsidRDefault="00550508">
      <w:pPr>
        <w:jc w:val="left"/>
        <w:rPr>
          <w:ins w:id="509" w:author="DIEGO PÉREZ LAVARÍAS" w:date="2020-05-15T16:17:00Z"/>
          <w:rPrChange w:id="510" w:author="DIEGO PÉREZ LAVARÍAS" w:date="2020-05-19T11:17:00Z">
            <w:rPr>
              <w:ins w:id="511" w:author="DIEGO PÉREZ LAVARÍAS" w:date="2020-05-15T16:17:00Z"/>
              <w:sz w:val="18"/>
              <w:szCs w:val="20"/>
            </w:rPr>
          </w:rPrChange>
        </w:rPr>
        <w:pPrChange w:id="512" w:author="DIEGO PÉREZ LAVARÍAS" w:date="2020-05-19T11:17:00Z">
          <w:pPr>
            <w:jc w:val="center"/>
          </w:pPr>
        </w:pPrChange>
      </w:pPr>
      <w:ins w:id="513" w:author="DIEGO PÉREZ LAVARÍAS" w:date="2020-05-19T11:23:00Z">
        <w:r>
          <w:t>Para el uso de Android Studio se utilizará un PC con Windows 10, sistema comp</w:t>
        </w:r>
      </w:ins>
      <w:ins w:id="514" w:author="DIEGO PÉREZ LAVARÍAS" w:date="2020-05-19T11:24:00Z">
        <w:r>
          <w:t xml:space="preserve">atible con este entorno de desarrollo, y un teléfono con Android 9 para realizar las pruebas y testear el uso de la app. </w:t>
        </w:r>
      </w:ins>
    </w:p>
    <w:p w14:paraId="6FC2D4F8" w14:textId="089CF4D8" w:rsidR="00C602AC" w:rsidRDefault="00C602AC">
      <w:pPr>
        <w:jc w:val="left"/>
        <w:rPr>
          <w:ins w:id="515" w:author="DIEGO PÉREZ LAVARÍAS" w:date="2020-05-19T15:37:00Z"/>
        </w:rPr>
      </w:pPr>
    </w:p>
    <w:p w14:paraId="0869B918" w14:textId="5AEE9127" w:rsidR="007303E4" w:rsidRDefault="007303E4">
      <w:pPr>
        <w:jc w:val="left"/>
        <w:rPr>
          <w:ins w:id="516" w:author="DIEGO PÉREZ LAVARÍAS" w:date="2020-05-19T15:37:00Z"/>
        </w:rPr>
      </w:pPr>
    </w:p>
    <w:p w14:paraId="0D43714B" w14:textId="6F5E01D7" w:rsidR="007303E4" w:rsidRDefault="007303E4">
      <w:pPr>
        <w:jc w:val="left"/>
        <w:rPr>
          <w:ins w:id="517" w:author="DIEGO PÉREZ LAVARÍAS" w:date="2020-05-19T15:37:00Z"/>
        </w:rPr>
      </w:pPr>
    </w:p>
    <w:p w14:paraId="04798CC5" w14:textId="461A1830" w:rsidR="007303E4" w:rsidRDefault="007303E4">
      <w:pPr>
        <w:jc w:val="left"/>
        <w:rPr>
          <w:ins w:id="518" w:author="DIEGO PÉREZ LAVARÍAS" w:date="2020-05-19T15:37:00Z"/>
        </w:rPr>
      </w:pPr>
    </w:p>
    <w:p w14:paraId="721ED33C" w14:textId="239A90EC" w:rsidR="007303E4" w:rsidRDefault="007303E4">
      <w:pPr>
        <w:jc w:val="left"/>
        <w:rPr>
          <w:ins w:id="519" w:author="DIEGO PÉREZ LAVARÍAS" w:date="2020-05-19T15:37:00Z"/>
        </w:rPr>
      </w:pPr>
    </w:p>
    <w:p w14:paraId="7BB66567" w14:textId="1F5D1F0D" w:rsidR="007303E4" w:rsidRDefault="007303E4">
      <w:pPr>
        <w:jc w:val="left"/>
        <w:rPr>
          <w:ins w:id="520" w:author="DIEGO PÉREZ LAVARÍAS" w:date="2020-05-19T15:37:00Z"/>
        </w:rPr>
      </w:pPr>
    </w:p>
    <w:p w14:paraId="527CE84C" w14:textId="1CE89CC1" w:rsidR="007303E4" w:rsidRDefault="007303E4">
      <w:pPr>
        <w:jc w:val="left"/>
        <w:rPr>
          <w:ins w:id="521" w:author="DIEGO PÉREZ LAVARÍAS" w:date="2020-05-19T15:37:00Z"/>
        </w:rPr>
      </w:pPr>
    </w:p>
    <w:p w14:paraId="22D2563B" w14:textId="6F9BF6B1" w:rsidR="007303E4" w:rsidRDefault="007303E4" w:rsidP="007303E4">
      <w:pPr>
        <w:pStyle w:val="Ttulo1"/>
        <w:rPr>
          <w:ins w:id="522" w:author="DIEGO PÉREZ LAVARÍAS" w:date="2020-05-19T15:41:00Z"/>
          <w:rFonts w:eastAsiaTheme="minorHAnsi"/>
        </w:rPr>
      </w:pPr>
      <w:bookmarkStart w:id="523" w:name="_Toc40795249"/>
      <w:ins w:id="524" w:author="DIEGO PÉREZ LAVARÍAS" w:date="2020-05-19T15:37:00Z">
        <w:r>
          <w:rPr>
            <w:rFonts w:eastAsiaTheme="minorHAnsi"/>
          </w:rPr>
          <w:lastRenderedPageBreak/>
          <w:t>Fundamentos teóricos</w:t>
        </w:r>
      </w:ins>
      <w:bookmarkEnd w:id="523"/>
    </w:p>
    <w:p w14:paraId="4D53E0E8" w14:textId="1E4BA8C7" w:rsidR="007303E4" w:rsidRDefault="007303E4" w:rsidP="007303E4">
      <w:pPr>
        <w:rPr>
          <w:ins w:id="525" w:author="DIEGO PÉREZ LAVARÍAS" w:date="2020-05-19T15:43:00Z"/>
        </w:rPr>
      </w:pPr>
      <w:ins w:id="526" w:author="DIEGO PÉREZ LAVARÍAS" w:date="2020-05-19T15:41:00Z">
        <w:r>
          <w:t xml:space="preserve">En este capítulo se tratarán los fundamentos teóricos sobre los cuales se realizará el proyecto. En primer lugar se explica </w:t>
        </w:r>
      </w:ins>
      <w:ins w:id="527" w:author="DIEGO PÉREZ LAVARÍAS" w:date="2020-05-19T15:42:00Z">
        <w:r>
          <w:t>la medida de la orientación de un cuerpo, después se desarrolla la representación de dicha orientación, y finalmente se verá el protocolo de comunicación mediante el cual se envían dichos datos a</w:t>
        </w:r>
      </w:ins>
      <w:ins w:id="528" w:author="DIEGO PÉREZ LAVARÍAS" w:date="2020-05-19T15:43:00Z">
        <w:r>
          <w:t>l dispositivo móvil en el cual se implementa la aplicación.</w:t>
        </w:r>
      </w:ins>
    </w:p>
    <w:p w14:paraId="5796A00D" w14:textId="4886F0AF" w:rsidR="007303E4" w:rsidRDefault="007303E4" w:rsidP="007303E4">
      <w:pPr>
        <w:rPr>
          <w:ins w:id="529" w:author="DIEGO PÉREZ LAVARÍAS" w:date="2020-05-19T15:43:00Z"/>
        </w:rPr>
      </w:pPr>
    </w:p>
    <w:p w14:paraId="4D86BCA1" w14:textId="3DF6132A" w:rsidR="007303E4" w:rsidRDefault="007303E4" w:rsidP="007303E4">
      <w:pPr>
        <w:pStyle w:val="Ttulo2"/>
        <w:rPr>
          <w:ins w:id="530" w:author="DIEGO PÉREZ LAVARÍAS" w:date="2020-05-19T15:43:00Z"/>
        </w:rPr>
      </w:pPr>
      <w:ins w:id="531" w:author="DIEGO PÉREZ LAVARÍAS" w:date="2020-05-19T15:43:00Z">
        <w:r>
          <w:t>Medida de la orientación</w:t>
        </w:r>
      </w:ins>
    </w:p>
    <w:p w14:paraId="2449F4F2" w14:textId="02BF5BA7" w:rsidR="007303E4" w:rsidRDefault="00570F89" w:rsidP="007303E4">
      <w:pPr>
        <w:rPr>
          <w:ins w:id="532" w:author="DIEGO PÉREZ LAVARÍAS" w:date="2020-05-19T15:50:00Z"/>
        </w:rPr>
      </w:pPr>
      <w:ins w:id="533" w:author="DIEGO PÉREZ LAVARÍAS" w:date="2020-05-19T15:49:00Z">
        <w:r>
          <w:t>A la hora de determinar la orientación de un cuerpo es necesario el uso de unos sensores</w:t>
        </w:r>
      </w:ins>
      <w:ins w:id="534" w:author="DIEGO PÉREZ LAVARÍAS" w:date="2020-05-19T15:50:00Z">
        <w:r>
          <w:t xml:space="preserve"> para obtener ciertos datos</w:t>
        </w:r>
      </w:ins>
      <w:ins w:id="535" w:author="DIEGO PÉREZ LAVARÍAS" w:date="2020-05-19T15:49:00Z">
        <w:r>
          <w:t xml:space="preserve"> que, al combinarlos, orienten </w:t>
        </w:r>
      </w:ins>
      <w:ins w:id="536" w:author="DIEGO PÉREZ LAVARÍAS" w:date="2020-05-19T15:50:00Z">
        <w:r>
          <w:t>este cuerpo en un espacio.</w:t>
        </w:r>
      </w:ins>
    </w:p>
    <w:p w14:paraId="022BC7E0" w14:textId="3CAF8392" w:rsidR="00570F89" w:rsidRDefault="00570F89" w:rsidP="007303E4">
      <w:pPr>
        <w:rPr>
          <w:ins w:id="537" w:author="DIEGO PÉREZ LAVARÍAS" w:date="2020-05-19T15:51:00Z"/>
        </w:rPr>
      </w:pPr>
      <w:ins w:id="538" w:author="DIEGO PÉREZ LAVARÍAS" w:date="2020-05-19T15:50:00Z">
        <w:r>
          <w:t>Para nuestro proyecto, destacaremos dos si</w:t>
        </w:r>
      </w:ins>
      <w:ins w:id="539" w:author="DIEGO PÉREZ LAVARÍAS" w:date="2020-05-19T15:51:00Z">
        <w:r>
          <w:t xml:space="preserve">stemas: </w:t>
        </w:r>
      </w:ins>
    </w:p>
    <w:p w14:paraId="345759E5" w14:textId="12139822" w:rsidR="00570F89" w:rsidRDefault="00570F89" w:rsidP="00570F89">
      <w:pPr>
        <w:pStyle w:val="Prrafodelista"/>
        <w:numPr>
          <w:ilvl w:val="0"/>
          <w:numId w:val="13"/>
        </w:numPr>
        <w:rPr>
          <w:ins w:id="540" w:author="DIEGO PÉREZ LAVARÍAS" w:date="2020-05-19T15:51:00Z"/>
        </w:rPr>
      </w:pPr>
      <w:ins w:id="541" w:author="DIEGO PÉREZ LAVARÍAS" w:date="2020-05-19T15:51:00Z">
        <w:r>
          <w:t>Unidad de Medición Inercial (IMU)</w:t>
        </w:r>
      </w:ins>
    </w:p>
    <w:p w14:paraId="14C01105" w14:textId="547815A8" w:rsidR="00570F89" w:rsidRDefault="00570F89" w:rsidP="00570F89">
      <w:pPr>
        <w:pStyle w:val="Prrafodelista"/>
        <w:numPr>
          <w:ilvl w:val="0"/>
          <w:numId w:val="13"/>
        </w:numPr>
        <w:rPr>
          <w:ins w:id="542" w:author="DIEGO PÉREZ LAVARÍAS" w:date="2020-05-19T15:51:00Z"/>
        </w:rPr>
      </w:pPr>
      <w:ins w:id="543" w:author="DIEGO PÉREZ LAVARÍAS" w:date="2020-05-19T15:51:00Z">
        <w:r>
          <w:t>Sistemas de Referencia de Actitud y Rumbo (AHRS)</w:t>
        </w:r>
      </w:ins>
    </w:p>
    <w:p w14:paraId="1DE3B1FD" w14:textId="623FF1F3" w:rsidR="00570F89" w:rsidRDefault="00570F89" w:rsidP="00570F89">
      <w:pPr>
        <w:rPr>
          <w:ins w:id="544" w:author="DIEGO PÉREZ LAVARÍAS" w:date="2020-05-19T15:51:00Z"/>
        </w:rPr>
      </w:pPr>
    </w:p>
    <w:p w14:paraId="4A31D430" w14:textId="1E86AB21" w:rsidR="00570F89" w:rsidRDefault="00570F89" w:rsidP="00570F89">
      <w:pPr>
        <w:pStyle w:val="Ttulo3"/>
        <w:rPr>
          <w:ins w:id="545" w:author="DIEGO PÉREZ LAVARÍAS" w:date="2020-05-19T15:51:00Z"/>
          <w:rFonts w:eastAsiaTheme="minorHAnsi"/>
        </w:rPr>
      </w:pPr>
      <w:ins w:id="546" w:author="DIEGO PÉREZ LAVARÍAS" w:date="2020-05-19T15:51:00Z">
        <w:r>
          <w:rPr>
            <w:rFonts w:eastAsiaTheme="minorHAnsi"/>
          </w:rPr>
          <w:t>IMU</w:t>
        </w:r>
      </w:ins>
    </w:p>
    <w:p w14:paraId="2F5FD879" w14:textId="3C4BDEB9" w:rsidR="00570F89" w:rsidRDefault="00570F89" w:rsidP="00570F89">
      <w:pPr>
        <w:rPr>
          <w:ins w:id="547" w:author="DIEGO PÉREZ LAVARÍAS" w:date="2020-05-19T15:54:00Z"/>
        </w:rPr>
      </w:pPr>
      <w:ins w:id="548" w:author="DIEGO PÉREZ LAVARÍAS" w:date="2020-05-19T15:51:00Z">
        <w:r>
          <w:t xml:space="preserve">Una unidad de medición inercial </w:t>
        </w:r>
      </w:ins>
      <w:ins w:id="549" w:author="DIEGO PÉREZ LAVARÍAS" w:date="2020-05-19T15:52:00Z">
        <w:r>
          <w:t xml:space="preserve">es un dispositivo electrónico que mide e informa acerca de la </w:t>
        </w:r>
      </w:ins>
      <w:ins w:id="550" w:author="DIEGO PÉREZ LAVARÍAS" w:date="2020-05-19T15:53:00Z">
        <w:r>
          <w:t xml:space="preserve">velocidad, orientación y fuerzas gravitacionales de un aparato, usando </w:t>
        </w:r>
      </w:ins>
      <w:ins w:id="551" w:author="DIEGO PÉREZ LAVARÍAS" w:date="2020-05-19T15:54:00Z">
        <w:r>
          <w:t xml:space="preserve">para ello una combinación de acelerómetros y giroscopios. </w:t>
        </w:r>
      </w:ins>
    </w:p>
    <w:p w14:paraId="45AC3FDD" w14:textId="034EB45B" w:rsidR="00570F89" w:rsidRDefault="00570F89" w:rsidP="00570F89">
      <w:pPr>
        <w:rPr>
          <w:ins w:id="552" w:author="DIEGO PÉREZ LAVARÍAS" w:date="2020-05-19T15:56:00Z"/>
        </w:rPr>
      </w:pPr>
      <w:ins w:id="553" w:author="DIEGO PÉREZ LAVARÍAS" w:date="2020-05-19T15:54:00Z">
        <w:r>
          <w:t>Normalmente son utilizados en dispositivos como móviles, para los sistemas de navegación</w:t>
        </w:r>
      </w:ins>
      <w:ins w:id="554" w:author="DIEGO PÉREZ LAVARÍAS" w:date="2020-05-19T15:55:00Z">
        <w:r>
          <w:t xml:space="preserve"> donde se requiera este tipo de mediciones y no haya posibilidad de uso de referenncias externas. También se utilizan en sistemas de aviones y naves espaciales</w:t>
        </w:r>
      </w:ins>
      <w:ins w:id="555" w:author="DIEGO PÉREZ LAVARÍAS" w:date="2020-05-19T15:56:00Z">
        <w:r>
          <w:t xml:space="preserve"> para sus maniobras.</w:t>
        </w:r>
      </w:ins>
    </w:p>
    <w:p w14:paraId="7D69AAB9" w14:textId="6A2F7CEB" w:rsidR="00570F89" w:rsidRPr="00570F89" w:rsidRDefault="00AF3217" w:rsidP="00570F89">
      <w:pPr>
        <w:rPr>
          <w:ins w:id="556" w:author="DIEGO PÉREZ LAVARÍAS" w:date="2020-05-19T15:39:00Z"/>
          <w:rPrChange w:id="557" w:author="DIEGO PÉREZ LAVARÍAS" w:date="2020-05-19T15:51:00Z">
            <w:rPr>
              <w:ins w:id="558" w:author="DIEGO PÉREZ LAVARÍAS" w:date="2020-05-19T15:39:00Z"/>
              <w:rFonts w:eastAsiaTheme="minorHAnsi"/>
            </w:rPr>
          </w:rPrChange>
        </w:rPr>
        <w:pPrChange w:id="559" w:author="DIEGO PÉREZ LAVARÍAS" w:date="2020-05-19T15:51:00Z">
          <w:pPr>
            <w:pStyle w:val="Ttulo1"/>
          </w:pPr>
        </w:pPrChange>
      </w:pPr>
      <w:ins w:id="560" w:author="DIEGO PÉREZ LAVARÍAS" w:date="2020-05-19T15:56:00Z">
        <w:r>
          <w:t>Su uso se basa en la detección de la aceleración que mide el sensor, y a su vez los cambios rotacionales detectados por el giróscopo, como el cabece</w:t>
        </w:r>
      </w:ins>
      <w:ins w:id="561" w:author="DIEGO PÉREZ LAVARÍAS" w:date="2020-05-19T15:57:00Z">
        <w:r>
          <w:t>o (pitch), alabeo (roll) y guiñada (yaw).</w:t>
        </w:r>
      </w:ins>
    </w:p>
    <w:p w14:paraId="5B5F9FFB" w14:textId="2C4A14A2" w:rsidR="007303E4" w:rsidRDefault="00AF3217" w:rsidP="00AF3217">
      <w:pPr>
        <w:jc w:val="center"/>
        <w:rPr>
          <w:ins w:id="562" w:author="DIEGO PÉREZ LAVARÍAS" w:date="2020-05-19T15:58:00Z"/>
        </w:rPr>
      </w:pPr>
      <w:ins w:id="563" w:author="DIEGO PÉREZ LAVARÍAS" w:date="2020-05-19T15:58:00Z">
        <w:r>
          <w:rPr>
            <w:noProof/>
          </w:rPr>
          <w:drawing>
            <wp:inline distT="0" distB="0" distL="0" distR="0" wp14:anchorId="7D68FC7F" wp14:editId="1F5F764C">
              <wp:extent cx="2981325" cy="2235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0026" cy="2242519"/>
                      </a:xfrm>
                      <a:prstGeom prst="rect">
                        <a:avLst/>
                      </a:prstGeom>
                      <a:noFill/>
                      <a:ln>
                        <a:noFill/>
                      </a:ln>
                    </pic:spPr>
                  </pic:pic>
                </a:graphicData>
              </a:graphic>
            </wp:inline>
          </w:drawing>
        </w:r>
      </w:ins>
    </w:p>
    <w:p w14:paraId="31064838" w14:textId="2B3B9A0B" w:rsidR="00AF3217" w:rsidRDefault="00AF3217" w:rsidP="00AF3217">
      <w:pPr>
        <w:jc w:val="center"/>
        <w:rPr>
          <w:ins w:id="564" w:author="DIEGO PÉREZ LAVARÍAS" w:date="2020-05-19T15:58:00Z"/>
          <w:b/>
          <w:bCs/>
          <w:sz w:val="18"/>
          <w:szCs w:val="20"/>
        </w:rPr>
      </w:pPr>
      <w:ins w:id="565" w:author="DIEGO PÉREZ LAVARÍAS" w:date="2020-05-19T15:58:00Z">
        <w:r>
          <w:rPr>
            <w:b/>
            <w:bCs/>
            <w:sz w:val="18"/>
            <w:szCs w:val="20"/>
          </w:rPr>
          <w:t xml:space="preserve">Figura 3.1. Cambios rotacionales en un avión. </w:t>
        </w:r>
      </w:ins>
    </w:p>
    <w:p w14:paraId="28915045" w14:textId="69C12A5A" w:rsidR="00AF3217" w:rsidRDefault="00AF3217" w:rsidP="00AF3217">
      <w:pPr>
        <w:jc w:val="center"/>
        <w:rPr>
          <w:ins w:id="566" w:author="DIEGO PÉREZ LAVARÍAS" w:date="2020-05-19T15:58:00Z"/>
          <w:b/>
          <w:bCs/>
          <w:sz w:val="18"/>
          <w:szCs w:val="20"/>
        </w:rPr>
      </w:pPr>
    </w:p>
    <w:p w14:paraId="32829CE2" w14:textId="1721A0B2" w:rsidR="00AF3217" w:rsidRDefault="00AF3217" w:rsidP="00AF3217">
      <w:pPr>
        <w:jc w:val="left"/>
        <w:rPr>
          <w:ins w:id="567" w:author="DIEGO PÉREZ LAVARÍAS" w:date="2020-05-19T16:01:00Z"/>
        </w:rPr>
      </w:pPr>
      <w:ins w:id="568" w:author="DIEGO PÉREZ LAVARÍAS" w:date="2020-05-19T15:59:00Z">
        <w:r>
          <w:t xml:space="preserve">El problema de este tipo de sistemas es que suelen estar afectados por un error acumulativo. Esto es, como el sistema va agregando los cambios detectados </w:t>
        </w:r>
      </w:ins>
      <w:ins w:id="569" w:author="DIEGO PÉREZ LAVARÍAS" w:date="2020-05-19T16:00:00Z">
        <w:r>
          <w:t>a las posiciones que se han detectado previamente, cualquier error en la medición se va acumulando. Por tanto, con el paso del tiempo y acumulando estos pequeños errores, se encuentra una diferen</w:t>
        </w:r>
      </w:ins>
      <w:ins w:id="570" w:author="DIEGO PÉREZ LAVARÍAS" w:date="2020-05-19T16:01:00Z">
        <w:r>
          <w:t>cia cada vez mayor entre la posición real y la que el sistema determina.</w:t>
        </w:r>
      </w:ins>
    </w:p>
    <w:p w14:paraId="001E9353" w14:textId="300695A5" w:rsidR="00AF3217" w:rsidRDefault="00AF3217" w:rsidP="00AF3217">
      <w:pPr>
        <w:jc w:val="left"/>
        <w:rPr>
          <w:ins w:id="571" w:author="DIEGO PÉREZ LAVARÍAS" w:date="2020-05-19T16:01:00Z"/>
        </w:rPr>
      </w:pPr>
    </w:p>
    <w:p w14:paraId="07A7A128" w14:textId="44DE1E99" w:rsidR="00AF3217" w:rsidRDefault="00AF3217" w:rsidP="00AF3217">
      <w:pPr>
        <w:jc w:val="left"/>
        <w:rPr>
          <w:ins w:id="572" w:author="DIEGO PÉREZ LAVARÍAS" w:date="2020-05-19T16:01:00Z"/>
        </w:rPr>
      </w:pPr>
    </w:p>
    <w:p w14:paraId="1848ADB9" w14:textId="50A65463" w:rsidR="00AF3217" w:rsidRDefault="00AF3217" w:rsidP="00AF3217">
      <w:pPr>
        <w:pStyle w:val="Ttulo3"/>
        <w:rPr>
          <w:ins w:id="573" w:author="DIEGO PÉREZ LAVARÍAS" w:date="2020-05-19T16:01:00Z"/>
        </w:rPr>
      </w:pPr>
      <w:ins w:id="574" w:author="DIEGO PÉREZ LAVARÍAS" w:date="2020-05-19T16:01:00Z">
        <w:r>
          <w:t>AHRS</w:t>
        </w:r>
      </w:ins>
    </w:p>
    <w:p w14:paraId="18003408" w14:textId="0A07F9D7" w:rsidR="00AF3217" w:rsidRDefault="007C3C93" w:rsidP="00AF3217">
      <w:pPr>
        <w:rPr>
          <w:ins w:id="575" w:author="DIEGO PÉREZ LAVARÍAS" w:date="2020-05-19T16:06:00Z"/>
        </w:rPr>
      </w:pPr>
      <w:ins w:id="576" w:author="DIEGO PÉREZ LAVARÍAS" w:date="2020-05-19T16:04:00Z">
        <w:r>
          <w:t>Los Sistemas de Referencia de Actitud y Rumbo son otro tipo de s</w:t>
        </w:r>
      </w:ins>
      <w:ins w:id="577" w:author="DIEGO PÉREZ LAVARÍAS" w:date="2020-05-19T16:05:00Z">
        <w:r>
          <w:t>istemas capaces de proporciona</w:t>
        </w:r>
      </w:ins>
      <w:ins w:id="578" w:author="DIEGO PÉREZ LAVARÍAS" w:date="2020-05-19T16:06:00Z">
        <w:r w:rsidR="0028661F">
          <w:t>r</w:t>
        </w:r>
      </w:ins>
      <w:ins w:id="579" w:author="DIEGO PÉREZ LAVARÍAS" w:date="2020-05-19T16:05:00Z">
        <w:r>
          <w:t xml:space="preserve"> los mismos datos de orientación de la figura 3.1, pero con un cambio respecto de las IMU. En este caso, al uso de acelerómetro y giróscopo se le suma la utilización del magnetómetro</w:t>
        </w:r>
      </w:ins>
      <w:ins w:id="580" w:author="DIEGO PÉREZ LAVARÍAS" w:date="2020-05-19T16:06:00Z">
        <w:r>
          <w:t xml:space="preserve">. Gracias a este sensor se puede evitar el error acumulativo de las IMU. </w:t>
        </w:r>
      </w:ins>
    </w:p>
    <w:p w14:paraId="30A5BCD0" w14:textId="07621EC0" w:rsidR="007C3C93" w:rsidRDefault="0028661F" w:rsidP="00AF3217">
      <w:pPr>
        <w:rPr>
          <w:ins w:id="581" w:author="DIEGO PÉREZ LAVARÍAS" w:date="2020-05-19T16:08:00Z"/>
        </w:rPr>
      </w:pPr>
      <w:ins w:id="582" w:author="DIEGO PÉREZ LAVARÍAS" w:date="2020-05-19T16:07:00Z">
        <w:r>
          <w:t>El posible problema que puede surgir de usar tantos sensores (3 sensores de 3 eje</w:t>
        </w:r>
      </w:ins>
      <w:ins w:id="583" w:author="DIEGO PÉREZ LAVARÍAS" w:date="2020-05-19T16:08:00Z">
        <w:r>
          <w:t>s cada uno, mínimo) es que se obtienen diversas fuentes y por tanto hay que elegir. Para esto es normal que se utilice un Filtro de Kalman.</w:t>
        </w:r>
      </w:ins>
    </w:p>
    <w:p w14:paraId="5A4257F5" w14:textId="3E35324A" w:rsidR="0028661F" w:rsidRDefault="0028661F" w:rsidP="00AF3217">
      <w:pPr>
        <w:rPr>
          <w:ins w:id="584" w:author="DIEGO PÉREZ LAVARÍAS" w:date="2020-05-19T16:08:00Z"/>
        </w:rPr>
      </w:pPr>
    </w:p>
    <w:p w14:paraId="19D70405" w14:textId="309232A4" w:rsidR="0028661F" w:rsidRDefault="0028661F" w:rsidP="0028661F">
      <w:pPr>
        <w:pStyle w:val="Ttulo3"/>
        <w:rPr>
          <w:ins w:id="585" w:author="DIEGO PÉREZ LAVARÍAS" w:date="2020-05-19T16:08:00Z"/>
        </w:rPr>
      </w:pPr>
      <w:ins w:id="586" w:author="DIEGO PÉREZ LAVARÍAS" w:date="2020-05-19T16:08:00Z">
        <w:r>
          <w:t>Filtro de Kalman</w:t>
        </w:r>
      </w:ins>
    </w:p>
    <w:p w14:paraId="73AD7D44" w14:textId="53DD4633" w:rsidR="0028661F" w:rsidRDefault="0028661F" w:rsidP="0028661F">
      <w:pPr>
        <w:rPr>
          <w:ins w:id="587" w:author="DIEGO PÉREZ LAVARÍAS" w:date="2020-05-19T16:10:00Z"/>
        </w:rPr>
      </w:pPr>
      <w:ins w:id="588" w:author="DIEGO PÉREZ LAVARÍAS" w:date="2020-05-19T16:08:00Z">
        <w:r>
          <w:t>El Filtro de Kalman es un algoritmo (desarrollado por</w:t>
        </w:r>
      </w:ins>
      <w:ins w:id="589" w:author="DIEGO PÉREZ LAVARÍAS" w:date="2020-05-19T16:09:00Z">
        <w:r>
          <w:t xml:space="preserve"> R. E. Kalman en 1960) cuya utilidad es la de identificar el estado oculto de un sistema a partir de datos previamente medidos. </w:t>
        </w:r>
      </w:ins>
      <w:ins w:id="590" w:author="DIEGO PÉREZ LAVARÍAS" w:date="2020-05-19T16:10:00Z">
        <w:r>
          <w:t>Con esto, se puede realizar la tarea de filtrar y la de predecir sistemas lineales.</w:t>
        </w:r>
      </w:ins>
    </w:p>
    <w:p w14:paraId="6ADAE22D" w14:textId="77777777" w:rsidR="0028661F" w:rsidRDefault="0028661F" w:rsidP="0028661F">
      <w:pPr>
        <w:rPr>
          <w:ins w:id="591" w:author="DIEGO PÉREZ LAVARÍAS" w:date="2020-05-19T16:10:00Z"/>
        </w:rPr>
      </w:pPr>
    </w:p>
    <w:p w14:paraId="60267319" w14:textId="3E1A6A09" w:rsidR="00AF3217" w:rsidRDefault="00AF3217" w:rsidP="00AF3217">
      <w:pPr>
        <w:jc w:val="center"/>
        <w:rPr>
          <w:ins w:id="592" w:author="DIEGO PÉREZ LAVARÍAS" w:date="2020-05-19T15:58:00Z"/>
          <w:b/>
          <w:bCs/>
          <w:sz w:val="18"/>
          <w:szCs w:val="20"/>
        </w:rPr>
      </w:pPr>
    </w:p>
    <w:p w14:paraId="1662C0F3" w14:textId="6590F069" w:rsidR="00AF3217" w:rsidRDefault="00AF3217" w:rsidP="00AF3217">
      <w:pPr>
        <w:jc w:val="center"/>
        <w:rPr>
          <w:ins w:id="593" w:author="DIEGO PÉREZ LAVARÍAS" w:date="2020-05-19T15:58:00Z"/>
          <w:b/>
          <w:bCs/>
          <w:sz w:val="18"/>
          <w:szCs w:val="20"/>
        </w:rPr>
      </w:pPr>
    </w:p>
    <w:p w14:paraId="0463C696" w14:textId="02C62530" w:rsidR="00AF3217" w:rsidRDefault="00AF3217" w:rsidP="00AF3217">
      <w:pPr>
        <w:jc w:val="center"/>
        <w:rPr>
          <w:ins w:id="594" w:author="DIEGO PÉREZ LAVARÍAS" w:date="2020-05-19T15:58:00Z"/>
          <w:b/>
          <w:bCs/>
          <w:sz w:val="18"/>
          <w:szCs w:val="20"/>
        </w:rPr>
      </w:pPr>
    </w:p>
    <w:p w14:paraId="068D5ADD" w14:textId="77E37B25" w:rsidR="00AF3217" w:rsidRDefault="00AF3217" w:rsidP="00AF3217">
      <w:pPr>
        <w:jc w:val="center"/>
        <w:rPr>
          <w:ins w:id="595" w:author="DIEGO PÉREZ LAVARÍAS" w:date="2020-05-19T15:58:00Z"/>
          <w:b/>
          <w:bCs/>
          <w:sz w:val="18"/>
          <w:szCs w:val="20"/>
        </w:rPr>
      </w:pPr>
    </w:p>
    <w:p w14:paraId="6CF82760" w14:textId="77777777" w:rsidR="00AF3217" w:rsidRPr="00AF3217" w:rsidRDefault="00AF3217" w:rsidP="00AF3217">
      <w:pPr>
        <w:jc w:val="center"/>
        <w:rPr>
          <w:ins w:id="596" w:author="DIEGO PÉREZ LAVARÍAS" w:date="2020-05-19T15:38:00Z"/>
          <w:b/>
          <w:bCs/>
          <w:sz w:val="18"/>
          <w:szCs w:val="20"/>
          <w:rPrChange w:id="597" w:author="DIEGO PÉREZ LAVARÍAS" w:date="2020-05-19T15:58:00Z">
            <w:rPr>
              <w:ins w:id="598" w:author="DIEGO PÉREZ LAVARÍAS" w:date="2020-05-19T15:38:00Z"/>
              <w:rFonts w:eastAsiaTheme="minorHAnsi"/>
            </w:rPr>
          </w:rPrChange>
        </w:rPr>
        <w:pPrChange w:id="599" w:author="DIEGO PÉREZ LAVARÍAS" w:date="2020-05-19T15:58:00Z">
          <w:pPr>
            <w:pStyle w:val="Ttulo1"/>
          </w:pPr>
        </w:pPrChange>
      </w:pPr>
    </w:p>
    <w:p w14:paraId="666EDC31" w14:textId="1F574987" w:rsidR="007303E4" w:rsidRPr="007303E4" w:rsidRDefault="007303E4" w:rsidP="007303E4">
      <w:pPr>
        <w:pStyle w:val="Ttulo1"/>
        <w:numPr>
          <w:ilvl w:val="0"/>
          <w:numId w:val="0"/>
        </w:numPr>
        <w:rPr>
          <w:ins w:id="600" w:author="DIEGO PÉREZ LAVARÍAS" w:date="2020-05-15T15:46:00Z"/>
          <w:rPrChange w:id="601" w:author="DIEGO PÉREZ LAVARÍAS" w:date="2020-05-19T15:38:00Z">
            <w:rPr>
              <w:ins w:id="602" w:author="DIEGO PÉREZ LAVARÍAS" w:date="2020-05-15T15:46:00Z"/>
            </w:rPr>
          </w:rPrChange>
        </w:rPr>
        <w:pPrChange w:id="603" w:author="DIEGO PÉREZ LAVARÍAS" w:date="2020-05-19T15:39:00Z">
          <w:pPr>
            <w:pStyle w:val="Ttulo3"/>
          </w:pPr>
        </w:pPrChange>
      </w:pPr>
    </w:p>
    <w:p w14:paraId="41233A6E" w14:textId="77777777" w:rsidR="00004DF5" w:rsidRPr="00004DF5" w:rsidRDefault="00004DF5">
      <w:pPr>
        <w:rPr>
          <w:ins w:id="604" w:author="DIEGO PÉREZ LAVARÍAS" w:date="2020-05-15T15:46:00Z"/>
          <w:rPrChange w:id="605" w:author="DIEGO PÉREZ LAVARÍAS" w:date="2020-05-15T15:46:00Z">
            <w:rPr>
              <w:ins w:id="606" w:author="DIEGO PÉREZ LAVARÍAS" w:date="2020-05-15T15:46:00Z"/>
            </w:rPr>
          </w:rPrChange>
        </w:rPr>
        <w:pPrChange w:id="607" w:author="DIEGO PÉREZ LAVARÍAS" w:date="2020-05-15T15:46:00Z">
          <w:pPr>
            <w:pStyle w:val="Ttulo3"/>
          </w:pPr>
        </w:pPrChange>
      </w:pPr>
    </w:p>
    <w:p w14:paraId="4E379966" w14:textId="419C9A53" w:rsidR="00004DF5" w:rsidRPr="00004DF5" w:rsidRDefault="00004DF5">
      <w:pPr>
        <w:rPr>
          <w:rPrChange w:id="608" w:author="DIEGO PÉREZ LAVARÍAS" w:date="2020-05-15T15:46:00Z">
            <w:rPr/>
          </w:rPrChange>
        </w:rPr>
        <w:pPrChange w:id="609" w:author="DIEGO PÉREZ LAVARÍAS" w:date="2020-05-15T15:46:00Z">
          <w:pPr>
            <w:pStyle w:val="Ttulo2"/>
          </w:pPr>
        </w:pPrChange>
      </w:pPr>
    </w:p>
    <w:bookmarkStart w:id="610" w:name="_Bibliografía" w:displacedByCustomXml="next"/>
    <w:bookmarkEnd w:id="610" w:displacedByCustomXml="next"/>
    <w:bookmarkStart w:id="611" w:name="_Toc40795250"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0B49A338" w:rsidR="00734DB7" w:rsidRDefault="00734DB7">
          <w:pPr>
            <w:pStyle w:val="Ttulo1"/>
          </w:pPr>
          <w:r>
            <w:t>Bibliografía</w:t>
          </w:r>
          <w:bookmarkEnd w:id="611"/>
        </w:p>
        <w:sdt>
          <w:sdtPr>
            <w:id w:val="111145805"/>
            <w:bibliography/>
          </w:sdt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34" w:history="1">
                <w:r w:rsidRPr="008174F8">
                  <w:rPr>
                    <w:rStyle w:val="Hipervnculo"/>
                    <w:u w:val="none"/>
                  </w:rPr>
                  <w:t>http://www.rfet.es/es_licencias_introduccion.html</w:t>
                </w:r>
              </w:hyperlink>
            </w:p>
            <w:p w14:paraId="570DF242" w14:textId="77777777" w:rsidR="000C086E" w:rsidRDefault="00734DB7" w:rsidP="00734DB7">
              <w:r w:rsidRPr="008174F8">
                <w:tab/>
              </w:r>
              <w:hyperlink r:id="rId35"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49000395" w:rsidR="000C086E" w:rsidRDefault="003E31DB" w:rsidP="00734DB7">
              <w:r>
                <w:t xml:space="preserve">      </w:t>
              </w:r>
              <w:r w:rsidR="000C086E">
                <w:t>[2] Estudio Live Panel de Wavemaker.</w:t>
              </w:r>
            </w:p>
            <w:p w14:paraId="1EA1AC2C" w14:textId="60F2A6E0" w:rsidR="003E31DB" w:rsidRDefault="000C086E" w:rsidP="003E31DB">
              <w:r>
                <w:tab/>
              </w:r>
              <w:hyperlink r:id="rId36"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77C610CD" w:rsidR="008974C2" w:rsidRPr="008974C2" w:rsidRDefault="008974C2" w:rsidP="003E31DB">
              <w:r>
                <w:tab/>
              </w:r>
              <w:hyperlink r:id="rId37" w:history="1">
                <w:r w:rsidRPr="008974C2">
                  <w:rPr>
                    <w:rStyle w:val="Hipervnculo"/>
                    <w:u w:val="none"/>
                  </w:rPr>
                  <w:t>https://www.globaldata.com/wearable-tech-is-maturing-but-is-still-out-of-the-</w:t>
                </w:r>
                <w:r w:rsidRPr="008974C2">
                  <w:rPr>
                    <w:rStyle w:val="Hipervnculo"/>
                    <w:u w:val="none"/>
                  </w:rPr>
                  <w:tab/>
                  <w:t>mainstream-says-globaldata/</w:t>
                </w:r>
              </w:hyperlink>
              <w:r w:rsidRPr="008974C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38" w:history="1">
                <w:r w:rsidRPr="00E61CFB">
                  <w:rPr>
                    <w:rStyle w:val="Hipervnculo"/>
                    <w:u w:val="none"/>
                  </w:rPr>
                  <w:t>https://www.mikroe.com/hexiwear</w:t>
                </w:r>
              </w:hyperlink>
              <w:r>
                <w:t xml:space="preserve"> </w:t>
              </w:r>
            </w:p>
            <w:p w14:paraId="22169D26" w14:textId="18E14FB3" w:rsidR="009A3DC2" w:rsidRDefault="009A3DC2" w:rsidP="009A3DC2">
              <w:pPr>
                <w:jc w:val="left"/>
              </w:pPr>
              <w:r>
                <w:tab/>
              </w:r>
              <w:r w:rsidRPr="009A3DC2">
                <w:t xml:space="preserve">Acelerómetro y Magnetómetro: </w:t>
              </w:r>
              <w:hyperlink r:id="rId39" w:history="1">
                <w:r w:rsidRPr="009A3DC2">
                  <w:rPr>
                    <w:rStyle w:val="Hipervnculo"/>
                    <w:u w:val="none"/>
                  </w:rPr>
                  <w:t>https://www.nxp.com/docs/en/data-</w:t>
                </w:r>
                <w:r w:rsidRPr="009A3DC2">
                  <w:rPr>
                    <w:rStyle w:val="Hipervnculo"/>
                    <w:u w:val="none"/>
                  </w:rPr>
                  <w:tab/>
                  <w:t>sheet/FXOS8700CQ.pdf</w:t>
                </w:r>
              </w:hyperlink>
            </w:p>
            <w:p w14:paraId="16BB4CC3" w14:textId="012DC706" w:rsidR="009A3DC2" w:rsidRPr="009A3DC2" w:rsidRDefault="009A3DC2" w:rsidP="009A3DC2">
              <w:pPr>
                <w:jc w:val="left"/>
              </w:pPr>
              <w:r>
                <w:tab/>
                <w:t xml:space="preserve">Giróscopo: </w:t>
              </w:r>
              <w:hyperlink r:id="rId40"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41"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42"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43"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44"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6C77DBCB" w14:textId="4D37EF09" w:rsidR="00FB39DF" w:rsidRDefault="00FB39DF" w:rsidP="00734DB7">
              <w:pPr>
                <w:rPr>
                  <w:rStyle w:val="Hipervnculo"/>
                </w:rPr>
              </w:pPr>
            </w:p>
            <w:p w14:paraId="75DA0282" w14:textId="7777777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45"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46"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47"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48"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49" w:history="1">
                <w:r w:rsidRPr="000B5A97">
                  <w:rPr>
                    <w:rStyle w:val="Hipervnculo"/>
                    <w:u w:val="none"/>
                  </w:rPr>
                  <w:t>https://invensense.tdk.com/products/motion-tracking/9-axis/mpu-9250/</w:t>
                </w:r>
              </w:hyperlink>
              <w:r>
                <w:t xml:space="preserve"> </w:t>
              </w:r>
            </w:p>
            <w:p w14:paraId="27C061C5" w14:textId="27ECA305" w:rsidR="00E44D74" w:rsidRPr="00E44D74" w:rsidRDefault="00E44D74" w:rsidP="00734DB7">
              <w:r>
                <w:tab/>
              </w:r>
              <w:r w:rsidRPr="00E44D74">
                <w:t xml:space="preserve">Datasheet: </w:t>
              </w:r>
              <w:hyperlink r:id="rId50" w:history="1">
                <w:r w:rsidRPr="00E44D74">
                  <w:rPr>
                    <w:rStyle w:val="Hipervnculo"/>
                    <w:u w:val="none"/>
                  </w:rPr>
                  <w:t>https://invensense.tdk.com/wp-content/uploads/2015/02/PS-MPU-9250A-01-</w:t>
                </w:r>
                <w:r w:rsidRPr="00E44D74">
                  <w:rPr>
                    <w:rStyle w:val="Hipervnculo"/>
                    <w:u w:val="none"/>
                  </w:rPr>
                  <w:tab/>
                  <w:t>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51"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52" w:history="1">
                <w:r w:rsidRPr="00AA0CC3">
                  <w:rPr>
                    <w:rStyle w:val="Hipervnculo"/>
                    <w:u w:val="none"/>
                  </w:rPr>
                  <w:t>https://www.st.com/resource/en/data_brief/steval-wesu1.pdf</w:t>
                </w:r>
              </w:hyperlink>
              <w:r w:rsidRPr="00AA0CC3">
                <w:t xml:space="preserve">   </w:t>
              </w:r>
            </w:p>
            <w:p w14:paraId="037A8A79" w14:textId="77777777" w:rsidR="006F1E4F" w:rsidRDefault="00AA0CC3" w:rsidP="00AA0CC3">
              <w:r w:rsidRPr="00AA0CC3">
                <w:tab/>
                <w:t xml:space="preserve">Manual de usuario: </w:t>
              </w:r>
              <w:hyperlink r:id="rId53" w:history="1">
                <w:r w:rsidRPr="00AA0CC3">
                  <w:rPr>
                    <w:rStyle w:val="Hipervnculo"/>
                    <w:u w:val="none"/>
                  </w:rPr>
                  <w:t>https://www.st.com/resource/en/user_manual/dm00279614-how-to-</w:t>
                </w:r>
                <w:r w:rsidRPr="00AA0CC3">
                  <w:rPr>
                    <w:rStyle w:val="Hipervnculo"/>
                    <w:u w:val="none"/>
                  </w:rPr>
                  <w:tab/>
                  <w:t>use-the-stevalwesu1-stmicroelectronics.pdf</w:t>
                </w:r>
              </w:hyperlink>
              <w:r w:rsidRPr="00AA0CC3">
                <w:t xml:space="preserve">  </w:t>
              </w:r>
            </w:p>
            <w:p w14:paraId="6C2EE6AD" w14:textId="3C81E628" w:rsidR="006F1E4F" w:rsidRDefault="006F1E4F" w:rsidP="00AA0CC3">
              <w:r>
                <w:tab/>
                <w:t xml:space="preserve">Acelerómetro y Giróscopo: </w:t>
              </w:r>
              <w:hyperlink r:id="rId54"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55"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BBC6583" w14:textId="290802D7" w:rsidR="00AB5499" w:rsidRDefault="00BF7FB3" w:rsidP="00157C36">
              <w:r>
                <w:t xml:space="preserve">      [10] ¿Qué es Android? </w:t>
              </w:r>
              <w:hyperlink r:id="rId56" w:history="1">
                <w:r w:rsidRPr="00BF7FB3">
                  <w:rPr>
                    <w:rStyle w:val="Hipervnculo"/>
                    <w:u w:val="none"/>
                  </w:rPr>
                  <w:t>https://www.android.com/intl/es_es/what-is-android/</w:t>
                </w:r>
              </w:hyperlink>
              <w:r w:rsidR="002A0A38">
                <w:t xml:space="preserve"> Google Inc</w:t>
              </w:r>
              <w:r w:rsidR="00AB5499">
                <w:t xml:space="preserve">,    </w:t>
              </w:r>
              <w:r w:rsidR="00AB5499">
                <w:tab/>
                <w:t>EEUU</w:t>
              </w:r>
              <w:r w:rsidR="00FB39DF">
                <w:t>.</w:t>
              </w:r>
            </w:p>
            <w:p w14:paraId="5234F7DC" w14:textId="77777777" w:rsidR="00AB5499" w:rsidRDefault="00AB5499" w:rsidP="00157C36"/>
            <w:p w14:paraId="6F8224EF" w14:textId="2B1428C3" w:rsidR="00A544FD" w:rsidRDefault="00AB5499" w:rsidP="00FB39DF">
              <w:r>
                <w:t xml:space="preserve">      [11] Datos</w:t>
              </w:r>
              <w:r w:rsidR="00FB39DF">
                <w:t xml:space="preserve"> y características</w:t>
              </w:r>
              <w:r>
                <w:t xml:space="preserve"> de iOS.</w:t>
              </w:r>
              <w:r w:rsidRPr="008E08BD">
                <w:t xml:space="preserve"> </w:t>
              </w:r>
              <w:hyperlink r:id="rId57"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pPr>
        <w:rPr>
          <w:ins w:id="612" w:author="DIEGO PÉREZ LAVARÍAS" w:date="2020-05-15T12:40:00Z"/>
        </w:rPr>
      </w:pPr>
      <w:r>
        <w:tab/>
      </w:r>
      <w:r w:rsidR="00F6354E" w:rsidRPr="003C1E01">
        <w:rPr>
          <w:rPrChange w:id="613" w:author="DIEGO PÉREZ LAVARÍAS" w:date="2020-05-15T12:40:00Z">
            <w:rPr/>
          </w:rPrChange>
        </w:rPr>
        <w:fldChar w:fldCharType="begin"/>
      </w:r>
      <w:r w:rsidR="00F6354E" w:rsidRPr="003C1E01">
        <w:instrText xml:space="preserve"> HYPERLINK "https://gs.statcounter.com/os-market-share/mobile/worldwide" </w:instrText>
      </w:r>
      <w:r w:rsidR="00F6354E" w:rsidRPr="003C1E01">
        <w:rPr>
          <w:rPrChange w:id="614" w:author="DIEGO PÉREZ LAVARÍAS" w:date="2020-05-15T12:40:00Z">
            <w:rPr>
              <w:rStyle w:val="Hipervnculo"/>
            </w:rPr>
          </w:rPrChange>
        </w:rPr>
        <w:fldChar w:fldCharType="separate"/>
      </w:r>
      <w:r w:rsidR="00E23D10" w:rsidRPr="003C1E01">
        <w:rPr>
          <w:rStyle w:val="Hipervnculo"/>
          <w:u w:val="none"/>
          <w:rPrChange w:id="615" w:author="DIEGO PÉREZ LAVARÍAS" w:date="2020-05-15T12:40:00Z">
            <w:rPr>
              <w:rStyle w:val="Hipervnculo"/>
            </w:rPr>
          </w:rPrChange>
        </w:rPr>
        <w:t>https://gs.statcounter.com/os-market-share/mobile/worldwide</w:t>
      </w:r>
      <w:r w:rsidR="00F6354E" w:rsidRPr="003C1E01">
        <w:rPr>
          <w:rStyle w:val="Hipervnculo"/>
          <w:u w:val="none"/>
          <w:rPrChange w:id="616" w:author="DIEGO PÉREZ LAVARÍAS" w:date="2020-05-15T12:40:00Z">
            <w:rPr>
              <w:rStyle w:val="Hipervnculo"/>
            </w:rPr>
          </w:rPrChange>
        </w:rPr>
        <w:fldChar w:fldCharType="end"/>
      </w:r>
      <w:r w:rsidR="008E08BD" w:rsidRPr="003C1E01">
        <w:t xml:space="preserve"> </w:t>
      </w:r>
    </w:p>
    <w:p w14:paraId="3F68897C" w14:textId="286F2700" w:rsidR="003C1E01" w:rsidRDefault="003C1E01" w:rsidP="00FB39DF">
      <w:pPr>
        <w:rPr>
          <w:ins w:id="617" w:author="DIEGO PÉREZ LAVARÍAS" w:date="2020-05-15T12:40:00Z"/>
        </w:rPr>
      </w:pPr>
    </w:p>
    <w:p w14:paraId="4B37F361" w14:textId="78DBDE51" w:rsidR="003C1E01" w:rsidRDefault="003C1E01" w:rsidP="00FB39DF">
      <w:pPr>
        <w:rPr>
          <w:ins w:id="618" w:author="DIEGO PÉREZ LAVARÍAS" w:date="2020-05-15T12:49:00Z"/>
        </w:rPr>
      </w:pPr>
      <w:ins w:id="619" w:author="DIEGO PÉREZ LAVARÍAS" w:date="2020-05-15T12:40:00Z">
        <w:r>
          <w:t xml:space="preserve">      [13] Kai OS. </w:t>
        </w:r>
        <w:r w:rsidRPr="003C1E01">
          <w:rPr>
            <w:rPrChange w:id="620" w:author="DIEGO PÉREZ LAVARÍAS" w:date="2020-05-15T12:40:00Z">
              <w:rPr/>
            </w:rPrChange>
          </w:rPr>
          <w:fldChar w:fldCharType="begin"/>
        </w:r>
        <w:r w:rsidRPr="003C1E01">
          <w:instrText xml:space="preserve"> HYPERLINK "https://www.kaiostech.com" </w:instrText>
        </w:r>
        <w:r w:rsidRPr="003C1E01">
          <w:rPr>
            <w:rPrChange w:id="621" w:author="DIEGO PÉREZ LAVARÍAS" w:date="2020-05-15T12:40:00Z">
              <w:rPr/>
            </w:rPrChange>
          </w:rPr>
          <w:fldChar w:fldCharType="separate"/>
        </w:r>
        <w:r w:rsidRPr="003C1E01">
          <w:rPr>
            <w:rStyle w:val="Hipervnculo"/>
            <w:u w:val="none"/>
            <w:rPrChange w:id="622" w:author="DIEGO PÉREZ LAVARÍAS" w:date="2020-05-15T12:40:00Z">
              <w:rPr>
                <w:rStyle w:val="Hipervnculo"/>
              </w:rPr>
            </w:rPrChange>
          </w:rPr>
          <w:t>https://www.kaiostech.com</w:t>
        </w:r>
        <w:r w:rsidRPr="003C1E01">
          <w:rPr>
            <w:rPrChange w:id="623" w:author="DIEGO PÉREZ LAVARÍAS" w:date="2020-05-15T12:40:00Z">
              <w:rPr/>
            </w:rPrChange>
          </w:rPr>
          <w:fldChar w:fldCharType="end"/>
        </w:r>
        <w:r>
          <w:t xml:space="preserve"> </w:t>
        </w:r>
      </w:ins>
      <w:ins w:id="624" w:author="DIEGO PÉREZ LAVARÍAS" w:date="2020-05-15T12:42:00Z">
        <w:r w:rsidR="008622F7">
          <w:t>KaiOS Technologies Inc, EEUU.</w:t>
        </w:r>
      </w:ins>
    </w:p>
    <w:p w14:paraId="25ECB04E" w14:textId="043462F3" w:rsidR="00DA7EAC" w:rsidRDefault="00DA7EAC" w:rsidP="00FB39DF">
      <w:pPr>
        <w:rPr>
          <w:ins w:id="625" w:author="DIEGO PÉREZ LAVARÍAS" w:date="2020-05-15T12:49:00Z"/>
        </w:rPr>
      </w:pPr>
    </w:p>
    <w:p w14:paraId="68C4CA1C" w14:textId="1971F6BE" w:rsidR="00DA7EAC" w:rsidRDefault="00DA7EAC" w:rsidP="00FB39DF">
      <w:pPr>
        <w:rPr>
          <w:ins w:id="626" w:author="DIEGO PÉREZ LAVARÍAS" w:date="2020-05-15T12:52:00Z"/>
        </w:rPr>
      </w:pPr>
      <w:ins w:id="627" w:author="DIEGO PÉREZ LAVARÍAS" w:date="2020-05-15T12:49:00Z">
        <w:r>
          <w:t xml:space="preserve">      [14] Problemas entre Huawei y EEUU. </w:t>
        </w:r>
        <w:r w:rsidRPr="00DA7EAC">
          <w:rPr>
            <w:rPrChange w:id="628" w:author="DIEGO PÉREZ LAVARÍAS" w:date="2020-05-15T12:49:00Z">
              <w:rPr/>
            </w:rPrChange>
          </w:rPr>
          <w:fldChar w:fldCharType="begin"/>
        </w:r>
        <w:r w:rsidRPr="00DA7EAC">
          <w:instrText xml:space="preserve"> HYPERLINK "</w:instrText>
        </w:r>
        <w:r w:rsidRPr="00DA7EAC">
          <w:rPr>
            <w:rPrChange w:id="629" w:author="DIEGO PÉREZ LAVARÍAS" w:date="2020-05-15T12:49:00Z">
              <w:rPr>
                <w:rStyle w:val="Hipervnculo"/>
              </w:rPr>
            </w:rPrChange>
          </w:rPr>
          <w:instrText>https://rpp.pe/tecnologia/moviles/huawei-esto-es-lo-</w:instrText>
        </w:r>
        <w:r w:rsidRPr="00DA7EAC">
          <w:rPr>
            <w:rPrChange w:id="630" w:author="DIEGO PÉREZ LAVARÍAS" w:date="2020-05-15T12:49:00Z">
              <w:rPr>
                <w:rStyle w:val="Hipervnculo"/>
              </w:rPr>
            </w:rPrChange>
          </w:rPr>
          <w:tab/>
          <w:instrText>que-debes-saber-del-caso-huawei-con-google-android-y-estados-unidos-noticia-</w:instrText>
        </w:r>
        <w:r w:rsidRPr="00DA7EAC">
          <w:rPr>
            <w:rPrChange w:id="631" w:author="DIEGO PÉREZ LAVARÍAS" w:date="2020-05-15T12:49:00Z">
              <w:rPr>
                <w:rStyle w:val="Hipervnculo"/>
              </w:rPr>
            </w:rPrChange>
          </w:rPr>
          <w:tab/>
          <w:instrText>1198645</w:instrText>
        </w:r>
        <w:r w:rsidRPr="00DA7EAC">
          <w:instrText xml:space="preserve">" </w:instrText>
        </w:r>
        <w:r w:rsidRPr="00DA7EAC">
          <w:rPr>
            <w:rPrChange w:id="632" w:author="DIEGO PÉREZ LAVARÍAS" w:date="2020-05-15T12:49:00Z">
              <w:rPr/>
            </w:rPrChange>
          </w:rPr>
          <w:fldChar w:fldCharType="separate"/>
        </w:r>
        <w:r w:rsidRPr="00DA7EAC">
          <w:rPr>
            <w:rStyle w:val="Hipervnculo"/>
            <w:u w:val="none"/>
            <w:rPrChange w:id="633" w:author="DIEGO PÉREZ LAVARÍAS" w:date="2020-05-15T12:49:00Z">
              <w:rPr>
                <w:rStyle w:val="Hipervnculo"/>
              </w:rPr>
            </w:rPrChange>
          </w:rPr>
          <w:t>https://rpp.pe/tecnologia/moviles/huawei-esto-es-lo-</w:t>
        </w:r>
        <w:r w:rsidRPr="00DA7EAC">
          <w:rPr>
            <w:rStyle w:val="Hipervnculo"/>
            <w:u w:val="none"/>
            <w:rPrChange w:id="634" w:author="DIEGO PÉREZ LAVARÍAS" w:date="2020-05-15T12:49:00Z">
              <w:rPr>
                <w:rStyle w:val="Hipervnculo"/>
              </w:rPr>
            </w:rPrChange>
          </w:rPr>
          <w:tab/>
          <w:t>que-debes-saber-del-caso-huawei-con-google-android-y-estados-unidos-noticia-</w:t>
        </w:r>
        <w:r w:rsidRPr="00DA7EAC">
          <w:rPr>
            <w:rStyle w:val="Hipervnculo"/>
            <w:u w:val="none"/>
            <w:rPrChange w:id="635" w:author="DIEGO PÉREZ LAVARÍAS" w:date="2020-05-15T12:49:00Z">
              <w:rPr>
                <w:rStyle w:val="Hipervnculo"/>
              </w:rPr>
            </w:rPrChange>
          </w:rPr>
          <w:tab/>
          <w:t>1198645</w:t>
        </w:r>
        <w:r w:rsidRPr="00DA7EAC">
          <w:rPr>
            <w:rPrChange w:id="636" w:author="DIEGO PÉREZ LAVARÍAS" w:date="2020-05-15T12:49:00Z">
              <w:rPr/>
            </w:rPrChange>
          </w:rPr>
          <w:fldChar w:fldCharType="end"/>
        </w:r>
        <w:r w:rsidRPr="00DA7EAC">
          <w:t xml:space="preserve"> </w:t>
        </w:r>
      </w:ins>
    </w:p>
    <w:p w14:paraId="441388B3" w14:textId="3C702547" w:rsidR="003B13E2" w:rsidRDefault="003B13E2" w:rsidP="00FB39DF">
      <w:pPr>
        <w:rPr>
          <w:ins w:id="637" w:author="DIEGO PÉREZ LAVARÍAS" w:date="2020-05-15T12:52:00Z"/>
        </w:rPr>
      </w:pPr>
    </w:p>
    <w:p w14:paraId="3552DE00" w14:textId="46B3AE56" w:rsidR="003B13E2" w:rsidRDefault="003B13E2">
      <w:pPr>
        <w:jc w:val="left"/>
        <w:rPr>
          <w:ins w:id="638" w:author="DIEGO PÉREZ LAVARÍAS" w:date="2020-05-15T16:13:00Z"/>
        </w:rPr>
      </w:pPr>
      <w:ins w:id="639" w:author="DIEGO PÉREZ LAVARÍAS" w:date="2020-05-15T12:52:00Z">
        <w:r>
          <w:t xml:space="preserve">      [15] Cuota de mercado de </w:t>
        </w:r>
        <w:r w:rsidRPr="00B24620">
          <w:rPr>
            <w:i/>
            <w:iCs/>
            <w:rPrChange w:id="640" w:author="DIEGO PÉREZ LAVARÍAS" w:date="2020-05-15T12:53:00Z">
              <w:rPr/>
            </w:rPrChange>
          </w:rPr>
          <w:t>smartphones</w:t>
        </w:r>
        <w:r>
          <w:t xml:space="preserve"> por marca</w:t>
        </w:r>
      </w:ins>
      <w:ins w:id="641" w:author="DIEGO PÉREZ LAVARÍAS" w:date="2020-05-15T12:53:00Z">
        <w:r w:rsidR="007A053E">
          <w:t>, 2019.</w:t>
        </w:r>
      </w:ins>
      <w:ins w:id="642" w:author="DIEGO PÉREZ LAVARÍAS" w:date="2020-05-15T12:52:00Z">
        <w:r>
          <w:t xml:space="preserve"> </w:t>
        </w:r>
        <w:r>
          <w:tab/>
        </w:r>
      </w:ins>
      <w:ins w:id="643" w:author="DIEGO PÉREZ LAVARÍAS" w:date="2020-05-15T12:53:00Z">
        <w:r w:rsidRPr="003B13E2">
          <w:rPr>
            <w:rPrChange w:id="644" w:author="DIEGO PÉREZ LAVARÍAS" w:date="2020-05-15T12:53:00Z">
              <w:rPr/>
            </w:rPrChange>
          </w:rPr>
          <w:fldChar w:fldCharType="begin"/>
        </w:r>
        <w:r w:rsidRPr="003B13E2">
          <w:instrText xml:space="preserve"> HYPERLINK "</w:instrText>
        </w:r>
      </w:ins>
      <w:ins w:id="645" w:author="DIEGO PÉREZ LAVARÍAS" w:date="2020-05-15T12:52:00Z">
        <w:r w:rsidRPr="003B13E2">
          <w:rPr>
            <w:rPrChange w:id="646" w:author="DIEGO PÉREZ LAVARÍAS" w:date="2020-05-15T12:53:00Z">
              <w:rPr>
                <w:rStyle w:val="Hipervnculo"/>
                <w:u w:val="none"/>
              </w:rPr>
            </w:rPrChange>
          </w:rPr>
          <w:instrText>https://www.counterpointresearch.com/global-smartphone-share/</w:instrText>
        </w:r>
      </w:ins>
      <w:ins w:id="647" w:author="DIEGO PÉREZ LAVARÍAS" w:date="2020-05-15T12:53:00Z">
        <w:r w:rsidRPr="003B13E2">
          <w:instrText xml:space="preserve">" </w:instrText>
        </w:r>
        <w:r w:rsidRPr="003B13E2">
          <w:rPr>
            <w:rPrChange w:id="648" w:author="DIEGO PÉREZ LAVARÍAS" w:date="2020-05-15T12:53:00Z">
              <w:rPr/>
            </w:rPrChange>
          </w:rPr>
          <w:fldChar w:fldCharType="separate"/>
        </w:r>
      </w:ins>
      <w:ins w:id="649" w:author="DIEGO PÉREZ LAVARÍAS" w:date="2020-05-15T12:52:00Z">
        <w:r w:rsidRPr="003B13E2">
          <w:rPr>
            <w:rStyle w:val="Hipervnculo"/>
            <w:u w:val="none"/>
          </w:rPr>
          <w:t>https://www.counterpointresearch.com/global-smartphone-share/</w:t>
        </w:r>
      </w:ins>
      <w:ins w:id="650" w:author="DIEGO PÉREZ LAVARÍAS" w:date="2020-05-15T12:53:00Z">
        <w:r w:rsidRPr="003B13E2">
          <w:rPr>
            <w:rPrChange w:id="651" w:author="DIEGO PÉREZ LAVARÍAS" w:date="2020-05-15T12:53:00Z">
              <w:rPr/>
            </w:rPrChange>
          </w:rPr>
          <w:fldChar w:fldCharType="end"/>
        </w:r>
      </w:ins>
      <w:ins w:id="652" w:author="DIEGO PÉREZ LAVARÍAS" w:date="2020-05-15T12:52:00Z">
        <w:r>
          <w:t xml:space="preserve"> </w:t>
        </w:r>
      </w:ins>
    </w:p>
    <w:p w14:paraId="7633EA50" w14:textId="40B0ED6F" w:rsidR="00BD33D8" w:rsidRDefault="00BD33D8">
      <w:pPr>
        <w:jc w:val="left"/>
        <w:rPr>
          <w:ins w:id="653" w:author="DIEGO PÉREZ LAVARÍAS" w:date="2020-05-15T16:13:00Z"/>
        </w:rPr>
      </w:pPr>
    </w:p>
    <w:p w14:paraId="5E91843A" w14:textId="7EFADA2C" w:rsidR="00BD33D8" w:rsidRDefault="00BD33D8">
      <w:pPr>
        <w:jc w:val="left"/>
        <w:rPr>
          <w:ins w:id="654" w:author="DIEGO PÉREZ LAVARÍAS" w:date="2020-05-15T16:13:00Z"/>
        </w:rPr>
      </w:pPr>
      <w:ins w:id="655" w:author="DIEGO PÉREZ LAVARÍAS" w:date="2020-05-15T16:13:00Z">
        <w:r>
          <w:t xml:space="preserve">      [16] Informe Anual 201</w:t>
        </w:r>
      </w:ins>
      <w:ins w:id="656" w:author="DIEGO PÉREZ LAVARÍAS" w:date="2020-05-15T16:16:00Z">
        <w:r w:rsidR="00825D39">
          <w:t>9.</w:t>
        </w:r>
      </w:ins>
      <w:ins w:id="657" w:author="DIEGO PÉREZ LAVARÍAS" w:date="2020-05-15T16:13:00Z">
        <w:r>
          <w:t xml:space="preserve"> Dispositivos y comunicaciones móviles, CCN-CERT</w:t>
        </w:r>
      </w:ins>
    </w:p>
    <w:p w14:paraId="6E3860C0" w14:textId="25D3641B" w:rsidR="00BD33D8" w:rsidRDefault="00825D39">
      <w:pPr>
        <w:jc w:val="left"/>
        <w:rPr>
          <w:ins w:id="658" w:author="DIEGO PÉREZ LAVARÍAS" w:date="2020-05-19T11:19:00Z"/>
        </w:rPr>
      </w:pPr>
      <w:ins w:id="659" w:author="DIEGO PÉREZ LAVARÍAS" w:date="2020-05-15T16:16:00Z">
        <w:r>
          <w:tab/>
        </w:r>
        <w:r w:rsidR="00C602AC" w:rsidRPr="001F74F7">
          <w:rPr>
            <w:rPrChange w:id="660" w:author="DIEGO PÉREZ LAVARÍAS" w:date="2020-05-16T11:49:00Z">
              <w:rPr/>
            </w:rPrChange>
          </w:rPr>
          <w:fldChar w:fldCharType="begin"/>
        </w:r>
        <w:r w:rsidR="00C602AC" w:rsidRPr="001F74F7">
          <w:instrText xml:space="preserve"> HYPERLINK "</w:instrText>
        </w:r>
        <w:r w:rsidR="00C602AC" w:rsidRPr="001F74F7">
          <w:rPr>
            <w:rPrChange w:id="661" w:author="DIEGO PÉREZ LAVARÍAS" w:date="2020-05-16T11:49:00Z">
              <w:rPr>
                <w:rStyle w:val="Hipervnculo"/>
              </w:rPr>
            </w:rPrChange>
          </w:rPr>
          <w:instrText>https://www.ccn-cert.cni.es/informes/informes-ccn-cert-publicos/4625-ccn-cert-ia-03-</w:instrText>
        </w:r>
        <w:r w:rsidR="00C602AC" w:rsidRPr="001F74F7">
          <w:rPr>
            <w:rPrChange w:id="662" w:author="DIEGO PÉREZ LAVARÍAS" w:date="2020-05-16T11:49:00Z">
              <w:rPr>
                <w:rStyle w:val="Hipervnculo"/>
              </w:rPr>
            </w:rPrChange>
          </w:rPr>
          <w:tab/>
          <w:instrText>20-informe-anual-2019-dispositivos-y-comunicaciones-moviles-1/file.html</w:instrText>
        </w:r>
        <w:r w:rsidR="00C602AC" w:rsidRPr="001F74F7">
          <w:instrText xml:space="preserve">" </w:instrText>
        </w:r>
        <w:r w:rsidR="00C602AC" w:rsidRPr="001F74F7">
          <w:rPr>
            <w:rPrChange w:id="663" w:author="DIEGO PÉREZ LAVARÍAS" w:date="2020-05-16T11:49:00Z">
              <w:rPr/>
            </w:rPrChange>
          </w:rPr>
          <w:fldChar w:fldCharType="separate"/>
        </w:r>
        <w:r w:rsidR="00C602AC" w:rsidRPr="001F74F7">
          <w:rPr>
            <w:rStyle w:val="Hipervnculo"/>
            <w:u w:val="none"/>
            <w:rPrChange w:id="664" w:author="DIEGO PÉREZ LAVARÍAS" w:date="2020-05-16T11:49:00Z">
              <w:rPr>
                <w:rStyle w:val="Hipervnculo"/>
              </w:rPr>
            </w:rPrChange>
          </w:rPr>
          <w:t>https://www.ccn-cert.cni.es/informes/informes-ccn-cert-publicos/4625-ccn-cert-ia-03-</w:t>
        </w:r>
        <w:r w:rsidR="00C602AC" w:rsidRPr="001F74F7">
          <w:rPr>
            <w:rStyle w:val="Hipervnculo"/>
            <w:u w:val="none"/>
            <w:rPrChange w:id="665" w:author="DIEGO PÉREZ LAVARÍAS" w:date="2020-05-16T11:49:00Z">
              <w:rPr>
                <w:rStyle w:val="Hipervnculo"/>
              </w:rPr>
            </w:rPrChange>
          </w:rPr>
          <w:tab/>
          <w:t>20-informe-anual-2019-dispositivos-y-comunicaciones-moviles-1/file.html</w:t>
        </w:r>
        <w:r w:rsidR="00C602AC" w:rsidRPr="001F74F7">
          <w:rPr>
            <w:rPrChange w:id="666" w:author="DIEGO PÉREZ LAVARÍAS" w:date="2020-05-16T11:49:00Z">
              <w:rPr/>
            </w:rPrChange>
          </w:rPr>
          <w:fldChar w:fldCharType="end"/>
        </w:r>
        <w:r w:rsidRPr="001F74F7">
          <w:t xml:space="preserve"> </w:t>
        </w:r>
      </w:ins>
    </w:p>
    <w:p w14:paraId="39B42F75" w14:textId="508D7890" w:rsidR="00772B5C" w:rsidRDefault="00772B5C">
      <w:pPr>
        <w:jc w:val="left"/>
        <w:rPr>
          <w:ins w:id="667" w:author="DIEGO PÉREZ LAVARÍAS" w:date="2020-05-19T11:19:00Z"/>
        </w:rPr>
      </w:pPr>
    </w:p>
    <w:p w14:paraId="5E571D14" w14:textId="209D6129" w:rsidR="00772B5C" w:rsidRPr="001F74F7" w:rsidRDefault="00772B5C">
      <w:pPr>
        <w:jc w:val="left"/>
        <w:pPrChange w:id="668" w:author="DIEGO PÉREZ LAVARÍAS" w:date="2020-05-15T12:52:00Z">
          <w:pPr/>
        </w:pPrChange>
      </w:pPr>
      <w:ins w:id="669" w:author="DIEGO PÉREZ LAVARÍAS" w:date="2020-05-19T11:19:00Z">
        <w:r>
          <w:t xml:space="preserve">      [17] Android Studio. </w:t>
        </w:r>
        <w:r w:rsidRPr="00772B5C">
          <w:rPr>
            <w:rPrChange w:id="670" w:author="DIEGO PÉREZ LAVARÍAS" w:date="2020-05-19T11:19:00Z">
              <w:rPr/>
            </w:rPrChange>
          </w:rPr>
          <w:fldChar w:fldCharType="begin"/>
        </w:r>
        <w:r w:rsidRPr="00772B5C">
          <w:instrText xml:space="preserve"> HYPERLINK "https://developer.android.com/studio/" </w:instrText>
        </w:r>
        <w:r w:rsidRPr="00772B5C">
          <w:rPr>
            <w:rPrChange w:id="671" w:author="DIEGO PÉREZ LAVARÍAS" w:date="2020-05-19T11:19:00Z">
              <w:rPr/>
            </w:rPrChange>
          </w:rPr>
          <w:fldChar w:fldCharType="separate"/>
        </w:r>
        <w:r w:rsidRPr="00772B5C">
          <w:rPr>
            <w:rStyle w:val="Hipervnculo"/>
            <w:u w:val="none"/>
            <w:rPrChange w:id="672" w:author="DIEGO PÉREZ LAVARÍAS" w:date="2020-05-19T11:19:00Z">
              <w:rPr>
                <w:rStyle w:val="Hipervnculo"/>
              </w:rPr>
            </w:rPrChange>
          </w:rPr>
          <w:t>https://developer.android.com/studio/</w:t>
        </w:r>
        <w:r w:rsidRPr="00772B5C">
          <w:rPr>
            <w:rPrChange w:id="673" w:author="DIEGO PÉREZ LAVARÍAS" w:date="2020-05-19T11:19:00Z">
              <w:rPr/>
            </w:rPrChange>
          </w:rPr>
          <w:fldChar w:fldCharType="end"/>
        </w:r>
        <w:r>
          <w:t xml:space="preserve"> </w:t>
        </w:r>
      </w:ins>
    </w:p>
    <w:sectPr w:rsidR="00772B5C" w:rsidRPr="001F74F7"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9769C" w14:textId="77777777" w:rsidR="00CC36E1" w:rsidRDefault="00CC36E1" w:rsidP="0053490C">
      <w:pPr>
        <w:spacing w:before="0"/>
      </w:pPr>
      <w:r>
        <w:separator/>
      </w:r>
    </w:p>
  </w:endnote>
  <w:endnote w:type="continuationSeparator" w:id="0">
    <w:p w14:paraId="50B45C00" w14:textId="77777777" w:rsidR="00CC36E1" w:rsidRDefault="00CC36E1"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7303E4" w:rsidRPr="00ED547E" w:rsidRDefault="007303E4"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7303E4" w:rsidRPr="00ED547E" w:rsidRDefault="007303E4"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7303E4" w:rsidRPr="00ED547E" w:rsidRDefault="007303E4"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7303E4" w:rsidRPr="00ED547E" w:rsidRDefault="007303E4"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7303E4" w:rsidRDefault="007303E4"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7303E4" w:rsidRPr="00581C14" w:rsidRDefault="007303E4"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7303E4" w:rsidRDefault="007303E4"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7303E4" w:rsidRDefault="007303E4">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7303E4" w:rsidRDefault="007303E4">
    <w:pPr>
      <w:pStyle w:val="Piedepgina"/>
    </w:pPr>
  </w:p>
  <w:p w14:paraId="5468997E" w14:textId="77777777" w:rsidR="007303E4" w:rsidRDefault="007303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E45B0" w14:textId="77777777" w:rsidR="00CC36E1" w:rsidRDefault="00CC36E1" w:rsidP="0053490C">
      <w:pPr>
        <w:spacing w:before="0"/>
      </w:pPr>
      <w:r>
        <w:separator/>
      </w:r>
    </w:p>
  </w:footnote>
  <w:footnote w:type="continuationSeparator" w:id="0">
    <w:p w14:paraId="54ADA4F2" w14:textId="77777777" w:rsidR="00CC36E1" w:rsidRDefault="00CC36E1"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7303E4" w:rsidRDefault="007303E4"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7303E4" w:rsidRDefault="007303E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7303E4" w:rsidRDefault="007303E4"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27" name="Imagen 27"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7303E4" w:rsidRDefault="007303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6"/>
  </w:num>
  <w:num w:numId="2">
    <w:abstractNumId w:val="6"/>
    <w:lvlOverride w:ilvl="0">
      <w:startOverride w:val="1"/>
    </w:lvlOverride>
  </w:num>
  <w:num w:numId="3">
    <w:abstractNumId w:val="12"/>
  </w:num>
  <w:num w:numId="4">
    <w:abstractNumId w:val="8"/>
  </w:num>
  <w:num w:numId="5">
    <w:abstractNumId w:val="4"/>
  </w:num>
  <w:num w:numId="6">
    <w:abstractNumId w:val="5"/>
  </w:num>
  <w:num w:numId="7">
    <w:abstractNumId w:val="3"/>
  </w:num>
  <w:num w:numId="8">
    <w:abstractNumId w:val="11"/>
  </w:num>
  <w:num w:numId="9">
    <w:abstractNumId w:val="10"/>
  </w:num>
  <w:num w:numId="10">
    <w:abstractNumId w:val="14"/>
  </w:num>
  <w:num w:numId="11">
    <w:abstractNumId w:val="9"/>
  </w:num>
  <w:num w:numId="12">
    <w:abstractNumId w:val="13"/>
  </w:num>
  <w:num w:numId="13">
    <w:abstractNumId w:val="2"/>
  </w:num>
  <w:num w:numId="14">
    <w:abstractNumId w:val="7"/>
  </w:num>
  <w:num w:numId="15">
    <w:abstractNumId w:val="1"/>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PÉREZ LAVARÍAS">
    <w15:presenceInfo w15:providerId="None" w15:userId="DIEGO PÉREZ LAVARÍ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4DF5"/>
    <w:rsid w:val="00031348"/>
    <w:rsid w:val="00034946"/>
    <w:rsid w:val="00037D81"/>
    <w:rsid w:val="0006680F"/>
    <w:rsid w:val="000861DF"/>
    <w:rsid w:val="00092515"/>
    <w:rsid w:val="000A0BCC"/>
    <w:rsid w:val="000B0662"/>
    <w:rsid w:val="000B5A97"/>
    <w:rsid w:val="000C086E"/>
    <w:rsid w:val="000D4F03"/>
    <w:rsid w:val="00103257"/>
    <w:rsid w:val="00114493"/>
    <w:rsid w:val="001174A1"/>
    <w:rsid w:val="00132883"/>
    <w:rsid w:val="001437FB"/>
    <w:rsid w:val="00157C36"/>
    <w:rsid w:val="00173B82"/>
    <w:rsid w:val="001904F6"/>
    <w:rsid w:val="001A6DA8"/>
    <w:rsid w:val="001B097F"/>
    <w:rsid w:val="001B68A2"/>
    <w:rsid w:val="001C018C"/>
    <w:rsid w:val="001C3D2E"/>
    <w:rsid w:val="001F333F"/>
    <w:rsid w:val="001F74F7"/>
    <w:rsid w:val="00207305"/>
    <w:rsid w:val="00210868"/>
    <w:rsid w:val="00212B9E"/>
    <w:rsid w:val="0021430F"/>
    <w:rsid w:val="00231323"/>
    <w:rsid w:val="002351D9"/>
    <w:rsid w:val="00241F92"/>
    <w:rsid w:val="00262F68"/>
    <w:rsid w:val="00265093"/>
    <w:rsid w:val="002748C8"/>
    <w:rsid w:val="0028661F"/>
    <w:rsid w:val="0029141B"/>
    <w:rsid w:val="0029174D"/>
    <w:rsid w:val="00291D8A"/>
    <w:rsid w:val="002A0A38"/>
    <w:rsid w:val="002B54A4"/>
    <w:rsid w:val="00315B7D"/>
    <w:rsid w:val="00332ED5"/>
    <w:rsid w:val="0033407A"/>
    <w:rsid w:val="00344D42"/>
    <w:rsid w:val="0035198B"/>
    <w:rsid w:val="0039754B"/>
    <w:rsid w:val="003B13E2"/>
    <w:rsid w:val="003C1E01"/>
    <w:rsid w:val="003E31DB"/>
    <w:rsid w:val="00425B73"/>
    <w:rsid w:val="00443A33"/>
    <w:rsid w:val="004678EA"/>
    <w:rsid w:val="00480327"/>
    <w:rsid w:val="00485DA3"/>
    <w:rsid w:val="00492878"/>
    <w:rsid w:val="004951C9"/>
    <w:rsid w:val="004B0B2E"/>
    <w:rsid w:val="004D610C"/>
    <w:rsid w:val="004F3356"/>
    <w:rsid w:val="00503537"/>
    <w:rsid w:val="00506A58"/>
    <w:rsid w:val="00511F83"/>
    <w:rsid w:val="0053490C"/>
    <w:rsid w:val="0054142B"/>
    <w:rsid w:val="005445F4"/>
    <w:rsid w:val="00550508"/>
    <w:rsid w:val="00560C43"/>
    <w:rsid w:val="00570F89"/>
    <w:rsid w:val="0057717F"/>
    <w:rsid w:val="005A5F25"/>
    <w:rsid w:val="005B4E46"/>
    <w:rsid w:val="005B5E74"/>
    <w:rsid w:val="005B6449"/>
    <w:rsid w:val="005D57F7"/>
    <w:rsid w:val="005E304B"/>
    <w:rsid w:val="005F3C46"/>
    <w:rsid w:val="006358E5"/>
    <w:rsid w:val="00653BBB"/>
    <w:rsid w:val="00665D12"/>
    <w:rsid w:val="0066712F"/>
    <w:rsid w:val="00692717"/>
    <w:rsid w:val="00697A11"/>
    <w:rsid w:val="006A2436"/>
    <w:rsid w:val="006B7E21"/>
    <w:rsid w:val="006D398C"/>
    <w:rsid w:val="006F1E4F"/>
    <w:rsid w:val="00705F15"/>
    <w:rsid w:val="0071625D"/>
    <w:rsid w:val="007303E4"/>
    <w:rsid w:val="00733134"/>
    <w:rsid w:val="00734DB7"/>
    <w:rsid w:val="00742D5E"/>
    <w:rsid w:val="00763B6A"/>
    <w:rsid w:val="00772B5C"/>
    <w:rsid w:val="00776570"/>
    <w:rsid w:val="007918FC"/>
    <w:rsid w:val="00793B06"/>
    <w:rsid w:val="007A053E"/>
    <w:rsid w:val="007B22DE"/>
    <w:rsid w:val="007B5618"/>
    <w:rsid w:val="007B70D2"/>
    <w:rsid w:val="007C3C93"/>
    <w:rsid w:val="007D53BB"/>
    <w:rsid w:val="007F29BE"/>
    <w:rsid w:val="00807D57"/>
    <w:rsid w:val="008109A8"/>
    <w:rsid w:val="008174F8"/>
    <w:rsid w:val="00825D39"/>
    <w:rsid w:val="008305DD"/>
    <w:rsid w:val="00830D93"/>
    <w:rsid w:val="0083438D"/>
    <w:rsid w:val="00846C62"/>
    <w:rsid w:val="008622F7"/>
    <w:rsid w:val="00880EC7"/>
    <w:rsid w:val="008974C2"/>
    <w:rsid w:val="008A5683"/>
    <w:rsid w:val="008C08B7"/>
    <w:rsid w:val="008E08BD"/>
    <w:rsid w:val="008E6C10"/>
    <w:rsid w:val="00942498"/>
    <w:rsid w:val="009633C1"/>
    <w:rsid w:val="009A3DC2"/>
    <w:rsid w:val="009A5D6C"/>
    <w:rsid w:val="009A7E7A"/>
    <w:rsid w:val="009E4FC4"/>
    <w:rsid w:val="009F3CA6"/>
    <w:rsid w:val="00A009AC"/>
    <w:rsid w:val="00A06FC6"/>
    <w:rsid w:val="00A10FF5"/>
    <w:rsid w:val="00A26C1F"/>
    <w:rsid w:val="00A324AA"/>
    <w:rsid w:val="00A35F9E"/>
    <w:rsid w:val="00A544FD"/>
    <w:rsid w:val="00A56705"/>
    <w:rsid w:val="00A70AA8"/>
    <w:rsid w:val="00A84604"/>
    <w:rsid w:val="00A84ECF"/>
    <w:rsid w:val="00A85737"/>
    <w:rsid w:val="00AA0CC3"/>
    <w:rsid w:val="00AB5499"/>
    <w:rsid w:val="00AD4341"/>
    <w:rsid w:val="00AD7269"/>
    <w:rsid w:val="00AE4BE5"/>
    <w:rsid w:val="00AF3217"/>
    <w:rsid w:val="00B2100C"/>
    <w:rsid w:val="00B24620"/>
    <w:rsid w:val="00B44845"/>
    <w:rsid w:val="00B547E4"/>
    <w:rsid w:val="00B62DA2"/>
    <w:rsid w:val="00B66ABC"/>
    <w:rsid w:val="00B70AFF"/>
    <w:rsid w:val="00B82794"/>
    <w:rsid w:val="00BA15AE"/>
    <w:rsid w:val="00BB7363"/>
    <w:rsid w:val="00BB76A5"/>
    <w:rsid w:val="00BC417F"/>
    <w:rsid w:val="00BD0D31"/>
    <w:rsid w:val="00BD1934"/>
    <w:rsid w:val="00BD2165"/>
    <w:rsid w:val="00BD2CF1"/>
    <w:rsid w:val="00BD33D8"/>
    <w:rsid w:val="00BD554F"/>
    <w:rsid w:val="00BF7FB3"/>
    <w:rsid w:val="00C220EF"/>
    <w:rsid w:val="00C3132A"/>
    <w:rsid w:val="00C41088"/>
    <w:rsid w:val="00C432CE"/>
    <w:rsid w:val="00C602AC"/>
    <w:rsid w:val="00C67539"/>
    <w:rsid w:val="00C86FCC"/>
    <w:rsid w:val="00CA4537"/>
    <w:rsid w:val="00CC36E1"/>
    <w:rsid w:val="00CC5DC1"/>
    <w:rsid w:val="00CF6273"/>
    <w:rsid w:val="00D04F13"/>
    <w:rsid w:val="00D41B66"/>
    <w:rsid w:val="00D43DCD"/>
    <w:rsid w:val="00DA149C"/>
    <w:rsid w:val="00DA62EF"/>
    <w:rsid w:val="00DA7EAC"/>
    <w:rsid w:val="00DC525D"/>
    <w:rsid w:val="00DE3337"/>
    <w:rsid w:val="00DE7357"/>
    <w:rsid w:val="00E23D10"/>
    <w:rsid w:val="00E44D74"/>
    <w:rsid w:val="00E45381"/>
    <w:rsid w:val="00E504F9"/>
    <w:rsid w:val="00E61CFB"/>
    <w:rsid w:val="00E709A5"/>
    <w:rsid w:val="00E7110A"/>
    <w:rsid w:val="00EA0E21"/>
    <w:rsid w:val="00EC691F"/>
    <w:rsid w:val="00ED547E"/>
    <w:rsid w:val="00EE6AA0"/>
    <w:rsid w:val="00EF7330"/>
    <w:rsid w:val="00F150C7"/>
    <w:rsid w:val="00F20897"/>
    <w:rsid w:val="00F23B5C"/>
    <w:rsid w:val="00F329B5"/>
    <w:rsid w:val="00F4116B"/>
    <w:rsid w:val="00F55373"/>
    <w:rsid w:val="00F6132B"/>
    <w:rsid w:val="00F6354E"/>
    <w:rsid w:val="00F63C35"/>
    <w:rsid w:val="00F7094D"/>
    <w:rsid w:val="00F802CF"/>
    <w:rsid w:val="00F87B4B"/>
    <w:rsid w:val="00F9145D"/>
    <w:rsid w:val="00FA6FE1"/>
    <w:rsid w:val="00FB39DF"/>
    <w:rsid w:val="00FB3EC4"/>
    <w:rsid w:val="00FB49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nxp.com/docs/en/data-%09sheet/FXOS8700CQ.pdf" TargetMode="External"/><Relationship Id="rId21" Type="http://schemas.openxmlformats.org/officeDocument/2006/relationships/image" Target="media/image12.jpeg"/><Relationship Id="rId34" Type="http://schemas.openxmlformats.org/officeDocument/2006/relationships/hyperlink" Target="http://www.rfet.es/es_licencias_introduccion.html" TargetMode="External"/><Relationship Id="rId42"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47" Type="http://schemas.openxmlformats.org/officeDocument/2006/relationships/hyperlink" Target="http://www.ti.com/product/CC3200" TargetMode="External"/><Relationship Id="rId50" Type="http://schemas.openxmlformats.org/officeDocument/2006/relationships/hyperlink" Target="https://invensense.tdk.com/wp-content/uploads/2015/02/PS-MPU-9250A-01-%09v1.1.pdf" TargetMode="External"/><Relationship Id="rId55" Type="http://schemas.openxmlformats.org/officeDocument/2006/relationships/hyperlink" Target="https://www.st.com/resource/en/datasheet/lis3md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lobaldata.com/wearable-tech-is-maturing-but-is-still-out-of-the-%09mainstream-says-globaldata/" TargetMode="External"/><Relationship Id="rId40" Type="http://schemas.openxmlformats.org/officeDocument/2006/relationships/hyperlink" Target="https://www.nxp.com/docs/en/data-sheet/FXOS8700CQ.pdf" TargetMode="External"/><Relationship Id="rId45" Type="http://schemas.openxmlformats.org/officeDocument/2006/relationships/hyperlink" Target="http://www.ti.com/product/CC1350" TargetMode="External"/><Relationship Id="rId53" Type="http://schemas.openxmlformats.org/officeDocument/2006/relationships/hyperlink" Target="https://www.st.com/resource/en/user_manual/dm00279614-how-to-%09use-the-stevalwesu1-stmicroelectronics.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adelfederacion.es/Datos_Federacion.asp?Id=0" TargetMode="External"/><Relationship Id="rId43" Type="http://schemas.openxmlformats.org/officeDocument/2006/relationships/hyperlink" Target="https://www.nxp.com/products/sensors/motion-sensors/6-axis/digital-motion-sensor-3d-%09accelerometer-2g-4g-8g-plus-3d-magnetometer:FXOS8700CQ" TargetMode="External"/><Relationship Id="rId48" Type="http://schemas.openxmlformats.org/officeDocument/2006/relationships/hyperlink" Target="https://www.ti.com/lit/ds/symlink/cc3200.pdf" TargetMode="External"/><Relationship Id="rId56" Type="http://schemas.openxmlformats.org/officeDocument/2006/relationships/hyperlink" Target="https://www.android.com/intl/es_es/what-is-android/" TargetMode="External"/><Relationship Id="rId8" Type="http://schemas.openxmlformats.org/officeDocument/2006/relationships/header" Target="header1.xml"/><Relationship Id="rId51" Type="http://schemas.openxmlformats.org/officeDocument/2006/relationships/hyperlink" Target="https://www.st.com/en/evaluation-tools/steval-wesu1.htm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ikroe.com/hexiwear" TargetMode="External"/><Relationship Id="rId46" Type="http://schemas.openxmlformats.org/officeDocument/2006/relationships/hyperlink" Target="http://www.ti.com/lit/ds/symlink/cc1350.pdf" TargetMode="External"/><Relationship Id="rId59" Type="http://schemas.microsoft.com/office/2011/relationships/people" Target="people.xml"/><Relationship Id="rId20" Type="http://schemas.openxmlformats.org/officeDocument/2006/relationships/image" Target="media/image11.png"/><Relationship Id="rId41"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54" Type="http://schemas.openxmlformats.org/officeDocument/2006/relationships/hyperlink" Target="https://www.st.com/resource/en/datasheet/lsm6ds3.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rketingnews.es/investigacion/noticia/1156101031605/wearables-crece-%09numero-de-espanoles-tienen-uno.1.html" TargetMode="External"/><Relationship Id="rId49" Type="http://schemas.openxmlformats.org/officeDocument/2006/relationships/hyperlink" Target="https://invensense.tdk.com/products/motion-tracking/9-axis/mpu-9250/" TargetMode="External"/><Relationship Id="rId57" Type="http://schemas.openxmlformats.org/officeDocument/2006/relationships/hyperlink" Target="https://www.apple.com/es/ios/ios-13/"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hyperlink" Target="https://www.nxp.com/products/no-longer-manufactured/3-axis-digital-%09gyroscope:FXAS21002C" TargetMode="External"/><Relationship Id="rId52" Type="http://schemas.openxmlformats.org/officeDocument/2006/relationships/hyperlink" Target="https://www.st.com/resource/en/data_brief/steval-wesu1.pdf" TargetMode="Externa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DB766D73-8C3C-4910-A49E-E4DC42D8E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Pages>
  <Words>6665</Words>
  <Characters>36658</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43237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84</cp:revision>
  <cp:lastPrinted>2020-05-04T13:23:00Z</cp:lastPrinted>
  <dcterms:created xsi:type="dcterms:W3CDTF">2020-05-01T08:53:00Z</dcterms:created>
  <dcterms:modified xsi:type="dcterms:W3CDTF">2020-05-19T14:11:00Z</dcterms:modified>
</cp:coreProperties>
</file>