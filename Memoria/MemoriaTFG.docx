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3FF92" w14:textId="77777777" w:rsidR="00A06FC6" w:rsidRDefault="00A06FC6">
      <w:pPr>
        <w:spacing w:before="0" w:after="200" w:line="276" w:lineRule="auto"/>
        <w:jc w:val="left"/>
      </w:pPr>
    </w:p>
    <w:p w14:paraId="5C50399D" w14:textId="77777777" w:rsidR="00A06FC6" w:rsidRDefault="00A06FC6">
      <w:pPr>
        <w:spacing w:before="0" w:after="200" w:line="276" w:lineRule="auto"/>
        <w:jc w:val="left"/>
      </w:pPr>
    </w:p>
    <w:p w14:paraId="0CBF1102" w14:textId="77777777" w:rsidR="00A06FC6" w:rsidRDefault="00A06FC6">
      <w:pPr>
        <w:spacing w:before="0" w:after="200" w:line="276" w:lineRule="auto"/>
        <w:jc w:val="left"/>
      </w:pPr>
    </w:p>
    <w:p w14:paraId="18FC2C75" w14:textId="77777777" w:rsidR="00A06FC6" w:rsidRDefault="00A06FC6" w:rsidP="00ED547E">
      <w:pPr>
        <w:spacing w:before="0" w:after="200" w:line="276" w:lineRule="auto"/>
        <w:jc w:val="right"/>
      </w:pPr>
    </w:p>
    <w:p w14:paraId="1D4236DC" w14:textId="77777777" w:rsidR="00A06FC6" w:rsidRDefault="00A06FC6">
      <w:pPr>
        <w:spacing w:before="0" w:after="200" w:line="276" w:lineRule="auto"/>
        <w:jc w:val="left"/>
      </w:pPr>
    </w:p>
    <w:p w14:paraId="103F4BCC" w14:textId="77777777" w:rsidR="00A06FC6" w:rsidRDefault="00A06FC6">
      <w:pPr>
        <w:spacing w:before="0" w:after="200" w:line="276" w:lineRule="auto"/>
        <w:jc w:val="left"/>
      </w:pPr>
    </w:p>
    <w:p w14:paraId="674B9B96" w14:textId="77777777" w:rsidR="00A06FC6" w:rsidRDefault="00A06FC6">
      <w:pPr>
        <w:spacing w:before="0" w:after="200" w:line="276" w:lineRule="auto"/>
        <w:jc w:val="left"/>
      </w:pPr>
    </w:p>
    <w:p w14:paraId="5A9CB876" w14:textId="77777777" w:rsidR="00A06FC6" w:rsidRDefault="00231323" w:rsidP="00A06FC6">
      <w:pPr>
        <w:spacing w:before="0" w:after="200" w:line="276" w:lineRule="auto"/>
        <w:jc w:val="center"/>
        <w:rPr>
          <w:b/>
          <w:sz w:val="28"/>
          <w:szCs w:val="28"/>
        </w:rPr>
      </w:pPr>
      <w:r>
        <w:rPr>
          <w:b/>
          <w:sz w:val="28"/>
          <w:szCs w:val="28"/>
        </w:rPr>
        <w:t>DISPOSITIVO WEARABLE DE MEDIDA DE RENDIMIENTO EN DEPORTES DE RAQUETA CON COMUNICACIÓN CON DISPOSITIVO MÓVIL</w:t>
      </w:r>
    </w:p>
    <w:p w14:paraId="495D6115" w14:textId="77777777" w:rsidR="00A06FC6" w:rsidRDefault="00A06FC6" w:rsidP="00A06FC6">
      <w:pPr>
        <w:spacing w:before="0" w:after="200" w:line="276" w:lineRule="auto"/>
        <w:jc w:val="center"/>
        <w:rPr>
          <w:b/>
          <w:sz w:val="28"/>
          <w:szCs w:val="28"/>
        </w:rPr>
      </w:pPr>
    </w:p>
    <w:p w14:paraId="1E6230C8" w14:textId="77777777" w:rsidR="00A06FC6" w:rsidRDefault="00A06FC6" w:rsidP="00A06FC6">
      <w:pPr>
        <w:spacing w:before="0" w:after="200" w:line="276" w:lineRule="auto"/>
        <w:jc w:val="center"/>
        <w:rPr>
          <w:b/>
          <w:sz w:val="28"/>
          <w:szCs w:val="28"/>
        </w:rPr>
      </w:pPr>
    </w:p>
    <w:p w14:paraId="37F62D71" w14:textId="362D8E5D" w:rsidR="00A06FC6" w:rsidRDefault="00231323" w:rsidP="00A06FC6">
      <w:pPr>
        <w:spacing w:before="0" w:after="200" w:line="276" w:lineRule="auto"/>
        <w:jc w:val="center"/>
        <w:rPr>
          <w:b/>
          <w:szCs w:val="22"/>
        </w:rPr>
      </w:pPr>
      <w:r>
        <w:rPr>
          <w:b/>
          <w:szCs w:val="22"/>
        </w:rPr>
        <w:t>Diego Pérez Lavarías</w:t>
      </w:r>
    </w:p>
    <w:p w14:paraId="7A3A1825" w14:textId="77777777" w:rsidR="00A06FC6" w:rsidRDefault="00A06FC6" w:rsidP="00A06FC6">
      <w:pPr>
        <w:spacing w:before="0" w:after="200" w:line="276" w:lineRule="auto"/>
        <w:jc w:val="center"/>
        <w:rPr>
          <w:b/>
          <w:szCs w:val="22"/>
        </w:rPr>
      </w:pPr>
    </w:p>
    <w:p w14:paraId="21BD4A51" w14:textId="77777777" w:rsidR="00A06FC6" w:rsidRDefault="00A06FC6" w:rsidP="00A06FC6">
      <w:pPr>
        <w:spacing w:before="0" w:after="200" w:line="276" w:lineRule="auto"/>
        <w:jc w:val="center"/>
        <w:rPr>
          <w:b/>
          <w:szCs w:val="22"/>
        </w:rPr>
      </w:pPr>
    </w:p>
    <w:p w14:paraId="75D8B71A" w14:textId="3093A8D2" w:rsidR="00A06FC6" w:rsidRDefault="00A06FC6" w:rsidP="00A06FC6">
      <w:pPr>
        <w:spacing w:before="0" w:after="200" w:line="276" w:lineRule="auto"/>
        <w:jc w:val="center"/>
        <w:rPr>
          <w:b/>
          <w:szCs w:val="22"/>
        </w:rPr>
      </w:pPr>
      <w:r>
        <w:rPr>
          <w:b/>
          <w:szCs w:val="22"/>
        </w:rPr>
        <w:t xml:space="preserve">Tutor: </w:t>
      </w:r>
      <w:r w:rsidR="00231323">
        <w:rPr>
          <w:b/>
          <w:szCs w:val="22"/>
        </w:rPr>
        <w:t>Marina Alonso Díaz</w:t>
      </w:r>
    </w:p>
    <w:p w14:paraId="15F54AB2" w14:textId="11CAEB86" w:rsidR="00A06FC6" w:rsidRDefault="00A06FC6" w:rsidP="00A06FC6">
      <w:pPr>
        <w:spacing w:before="0" w:after="200" w:line="276" w:lineRule="auto"/>
        <w:jc w:val="center"/>
        <w:rPr>
          <w:b/>
          <w:szCs w:val="22"/>
        </w:rPr>
      </w:pPr>
      <w:r>
        <w:rPr>
          <w:b/>
          <w:szCs w:val="22"/>
        </w:rPr>
        <w:t xml:space="preserve">Cotutor: </w:t>
      </w:r>
      <w:r w:rsidR="00FB3EC4">
        <w:rPr>
          <w:b/>
          <w:szCs w:val="22"/>
        </w:rPr>
        <w:t>Salvador Coll Arnau</w:t>
      </w:r>
    </w:p>
    <w:p w14:paraId="7E3F5804" w14:textId="77777777" w:rsidR="00A06FC6" w:rsidRDefault="00A06FC6" w:rsidP="00A06FC6">
      <w:pPr>
        <w:spacing w:before="0" w:after="200" w:line="276" w:lineRule="auto"/>
        <w:jc w:val="center"/>
        <w:rPr>
          <w:b/>
          <w:szCs w:val="22"/>
        </w:rPr>
      </w:pPr>
    </w:p>
    <w:p w14:paraId="5F208AFC" w14:textId="77777777" w:rsidR="00A06FC6" w:rsidRDefault="00A06FC6" w:rsidP="00A06FC6">
      <w:pPr>
        <w:spacing w:before="0" w:after="200" w:line="276" w:lineRule="auto"/>
        <w:jc w:val="center"/>
        <w:rPr>
          <w:b/>
          <w:szCs w:val="22"/>
        </w:rPr>
      </w:pPr>
    </w:p>
    <w:p w14:paraId="7E80D75C" w14:textId="77777777" w:rsidR="00A06FC6" w:rsidRDefault="00A06FC6" w:rsidP="00A06FC6">
      <w:pPr>
        <w:spacing w:before="0" w:after="200" w:line="276" w:lineRule="auto"/>
        <w:jc w:val="center"/>
        <w:rPr>
          <w:b/>
          <w:szCs w:val="22"/>
        </w:rPr>
      </w:pPr>
    </w:p>
    <w:p w14:paraId="2FD2E141" w14:textId="77777777" w:rsidR="00A06FC6" w:rsidRDefault="00A06FC6" w:rsidP="00A06FC6">
      <w:pPr>
        <w:spacing w:before="0" w:after="200" w:line="276" w:lineRule="auto"/>
        <w:jc w:val="center"/>
        <w:rPr>
          <w:b/>
          <w:szCs w:val="22"/>
        </w:rPr>
      </w:pPr>
    </w:p>
    <w:p w14:paraId="481845C4" w14:textId="77777777" w:rsidR="00A06FC6" w:rsidRPr="00A06FC6" w:rsidRDefault="00A06FC6" w:rsidP="00A06FC6">
      <w:pPr>
        <w:spacing w:before="0" w:after="200" w:line="276" w:lineRule="auto"/>
        <w:ind w:left="3540"/>
        <w:rPr>
          <w:szCs w:val="22"/>
        </w:rPr>
      </w:pPr>
      <w:r w:rsidRPr="00A06FC6">
        <w:rPr>
          <w:szCs w:val="22"/>
        </w:rPr>
        <w:t>Trabajo Fin de Grado presentado en la Escuela Técnica Superior de Ingenieros de Telecomunicación de la Universitat Politècnica de València</w:t>
      </w:r>
      <w:r>
        <w:rPr>
          <w:szCs w:val="22"/>
        </w:rPr>
        <w:t>,</w:t>
      </w:r>
      <w:r w:rsidRPr="00A06FC6">
        <w:rPr>
          <w:szCs w:val="22"/>
        </w:rPr>
        <w:t xml:space="preserve"> para la obtención del Título de Graduado en Ingeniería de Tecnologías y Servicios de Telecomunicación</w:t>
      </w:r>
    </w:p>
    <w:p w14:paraId="66395129" w14:textId="40B12455" w:rsidR="00A06FC6" w:rsidRPr="00A06FC6" w:rsidRDefault="00A06FC6" w:rsidP="00A06FC6">
      <w:pPr>
        <w:spacing w:before="0" w:after="200" w:line="276" w:lineRule="auto"/>
        <w:ind w:left="3540"/>
        <w:rPr>
          <w:szCs w:val="22"/>
        </w:rPr>
      </w:pPr>
      <w:r w:rsidRPr="00A06FC6">
        <w:rPr>
          <w:szCs w:val="22"/>
        </w:rPr>
        <w:t xml:space="preserve">Curso </w:t>
      </w:r>
      <w:r w:rsidR="00231323">
        <w:rPr>
          <w:szCs w:val="22"/>
        </w:rPr>
        <w:t>2019-20</w:t>
      </w:r>
    </w:p>
    <w:p w14:paraId="3FEB6D62" w14:textId="3D2179D7" w:rsidR="00037D81" w:rsidRPr="00A06FC6" w:rsidRDefault="00A06FC6" w:rsidP="00A06FC6">
      <w:pPr>
        <w:spacing w:before="0" w:after="200" w:line="276" w:lineRule="auto"/>
        <w:ind w:left="3540"/>
        <w:rPr>
          <w:b/>
          <w:sz w:val="28"/>
          <w:szCs w:val="28"/>
        </w:rPr>
      </w:pPr>
      <w:r w:rsidRPr="00A06FC6">
        <w:rPr>
          <w:szCs w:val="22"/>
        </w:rPr>
        <w:t>Valencia,</w:t>
      </w:r>
      <w:r w:rsidR="00A544FD">
        <w:rPr>
          <w:szCs w:val="22"/>
        </w:rPr>
        <w:t xml:space="preserve"> </w:t>
      </w:r>
      <w:r w:rsidR="005B5E74">
        <w:rPr>
          <w:szCs w:val="22"/>
        </w:rPr>
        <w:fldChar w:fldCharType="begin"/>
      </w:r>
      <w:r w:rsidR="005B5E74">
        <w:rPr>
          <w:szCs w:val="22"/>
        </w:rPr>
        <w:instrText xml:space="preserve"> TIME \@ "d' de 'MMMM' de 'yyyy" </w:instrText>
      </w:r>
      <w:r w:rsidR="005B5E74">
        <w:rPr>
          <w:szCs w:val="22"/>
        </w:rPr>
        <w:fldChar w:fldCharType="separate"/>
      </w:r>
      <w:ins w:id="0" w:author="DIEGO PÉREZ LAVARÍAS" w:date="2020-05-16T11:29:00Z">
        <w:r w:rsidR="009A5D6C">
          <w:rPr>
            <w:noProof/>
            <w:szCs w:val="22"/>
          </w:rPr>
          <w:t>16 de mayo de 2020</w:t>
        </w:r>
      </w:ins>
      <w:del w:id="1" w:author="DIEGO PÉREZ LAVARÍAS" w:date="2020-05-16T11:29:00Z">
        <w:r w:rsidR="00004DF5" w:rsidDel="009A5D6C">
          <w:rPr>
            <w:noProof/>
            <w:szCs w:val="22"/>
          </w:rPr>
          <w:delText>15 de mayo de 2020</w:delText>
        </w:r>
      </w:del>
      <w:r w:rsidR="005B5E74">
        <w:rPr>
          <w:szCs w:val="22"/>
        </w:rPr>
        <w:fldChar w:fldCharType="end"/>
      </w:r>
      <w:r w:rsidR="00037D81" w:rsidRPr="00A06FC6">
        <w:rPr>
          <w:b/>
          <w:sz w:val="28"/>
          <w:szCs w:val="28"/>
        </w:rPr>
        <w:br w:type="page"/>
      </w:r>
    </w:p>
    <w:p w14:paraId="45D01A20" w14:textId="77777777" w:rsidR="00A06FC6" w:rsidRDefault="006D398C" w:rsidP="006D398C">
      <w:pPr>
        <w:pStyle w:val="Ttulo"/>
      </w:pPr>
      <w:r>
        <w:lastRenderedPageBreak/>
        <w:t xml:space="preserve">Resumen </w:t>
      </w:r>
    </w:p>
    <w:p w14:paraId="66741ABB" w14:textId="4A5206BB" w:rsidR="00705F15" w:rsidRDefault="00031348">
      <w:pPr>
        <w:spacing w:before="0" w:after="200" w:line="276" w:lineRule="auto"/>
        <w:jc w:val="left"/>
      </w:pPr>
      <w:r>
        <w:t>Breve resumen entre 150 y 200 palabras.</w:t>
      </w:r>
    </w:p>
    <w:p w14:paraId="47D90FF2" w14:textId="77777777" w:rsidR="00031348" w:rsidRDefault="00031348">
      <w:pPr>
        <w:spacing w:before="0" w:after="200" w:line="276" w:lineRule="auto"/>
        <w:jc w:val="left"/>
      </w:pPr>
    </w:p>
    <w:p w14:paraId="0F32694E" w14:textId="77777777" w:rsidR="00705F15" w:rsidRDefault="00705F15" w:rsidP="00705F15">
      <w:pPr>
        <w:pStyle w:val="Ttulo"/>
      </w:pPr>
      <w:r>
        <w:t>Resum</w:t>
      </w:r>
    </w:p>
    <w:p w14:paraId="1BFE81FF" w14:textId="77777777" w:rsidR="00705F15" w:rsidRPr="007B22DE" w:rsidRDefault="00705F15" w:rsidP="00705F15">
      <w:pPr>
        <w:rPr>
          <w:lang w:val="en-US"/>
        </w:rPr>
      </w:pPr>
      <w:r>
        <w:t xml:space="preserve">La memoria del TFG comença amb un breu resum d’entre 150 i 200 paraules, escrit en castellà, valencià i anglès. </w:t>
      </w:r>
      <w:r w:rsidRPr="007B22DE">
        <w:rPr>
          <w:lang w:val="en-US"/>
        </w:rPr>
        <w:t>Aquestes pàgines van sense numerar.</w:t>
      </w:r>
    </w:p>
    <w:p w14:paraId="0DCDD102" w14:textId="77777777" w:rsidR="00705F15" w:rsidRPr="007B22DE" w:rsidRDefault="00705F15" w:rsidP="00705F15">
      <w:pPr>
        <w:rPr>
          <w:lang w:val="en-US"/>
        </w:rPr>
      </w:pPr>
    </w:p>
    <w:p w14:paraId="2BD7E423" w14:textId="77777777" w:rsidR="00705F15" w:rsidRPr="007B22DE" w:rsidRDefault="00705F15" w:rsidP="00705F15">
      <w:pPr>
        <w:rPr>
          <w:lang w:val="en-US"/>
        </w:rPr>
      </w:pPr>
    </w:p>
    <w:p w14:paraId="1457E537" w14:textId="77777777" w:rsidR="00705F15" w:rsidRPr="00705F15" w:rsidRDefault="00705F15" w:rsidP="00705F15">
      <w:pPr>
        <w:pStyle w:val="Ttulo"/>
        <w:rPr>
          <w:lang w:val="en-US"/>
        </w:rPr>
      </w:pPr>
      <w:r w:rsidRPr="00705F15">
        <w:rPr>
          <w:lang w:val="en-US"/>
        </w:rPr>
        <w:t>Abstract</w:t>
      </w:r>
    </w:p>
    <w:p w14:paraId="0B0121EF" w14:textId="77777777" w:rsidR="00705F15" w:rsidRPr="00705F15" w:rsidRDefault="00705F15" w:rsidP="00705F15">
      <w:pPr>
        <w:rPr>
          <w:lang w:val="en-US"/>
        </w:rPr>
      </w:pPr>
      <w:r w:rsidRPr="00705F15">
        <w:rPr>
          <w:lang w:val="en-US"/>
        </w:rPr>
        <w:t xml:space="preserve">The memory of the TFG begins with a short abstract from 150 to 200 words, writen in </w:t>
      </w:r>
      <w:r>
        <w:rPr>
          <w:lang w:val="en-US"/>
        </w:rPr>
        <w:t xml:space="preserve">Spanish, </w:t>
      </w:r>
      <w:proofErr w:type="gramStart"/>
      <w:r w:rsidR="00F7094D">
        <w:rPr>
          <w:lang w:val="en-US"/>
        </w:rPr>
        <w:t>Valencian</w:t>
      </w:r>
      <w:proofErr w:type="gramEnd"/>
      <w:r>
        <w:rPr>
          <w:lang w:val="en-US"/>
        </w:rPr>
        <w:t xml:space="preserve"> and English. These pages are not numbered.</w:t>
      </w:r>
    </w:p>
    <w:p w14:paraId="457F9515" w14:textId="77777777" w:rsidR="00A06FC6" w:rsidRPr="00705F15" w:rsidRDefault="00A06FC6">
      <w:pPr>
        <w:spacing w:before="0" w:after="200" w:line="276" w:lineRule="auto"/>
        <w:jc w:val="left"/>
        <w:rPr>
          <w:lang w:val="en-US"/>
        </w:rPr>
      </w:pPr>
    </w:p>
    <w:p w14:paraId="4A871681" w14:textId="77777777" w:rsidR="0066712F" w:rsidRDefault="0066712F">
      <w:pPr>
        <w:spacing w:before="0" w:after="200" w:line="276" w:lineRule="auto"/>
        <w:jc w:val="left"/>
        <w:rPr>
          <w:lang w:val="en-US"/>
        </w:rPr>
        <w:sectPr w:rsidR="0066712F" w:rsidSect="00ED547E">
          <w:headerReference w:type="default" r:id="rId8"/>
          <w:footerReference w:type="default" r:id="rId9"/>
          <w:headerReference w:type="first" r:id="rId10"/>
          <w:footerReference w:type="first" r:id="rId11"/>
          <w:pgSz w:w="11906" w:h="16838"/>
          <w:pgMar w:top="1417" w:right="1701" w:bottom="1417" w:left="1701" w:header="1134" w:footer="850" w:gutter="0"/>
          <w:cols w:space="708"/>
          <w:titlePg/>
          <w:docGrid w:linePitch="360"/>
        </w:sectPr>
      </w:pPr>
    </w:p>
    <w:p w14:paraId="1AD1932B" w14:textId="77777777" w:rsidR="0066712F" w:rsidRDefault="0066712F" w:rsidP="001F333F">
      <w:pPr>
        <w:spacing w:before="0" w:after="200" w:line="276" w:lineRule="auto"/>
        <w:jc w:val="left"/>
        <w:rPr>
          <w:lang w:val="en-US"/>
        </w:rPr>
      </w:pPr>
    </w:p>
    <w:p w14:paraId="63D89FA2" w14:textId="1A2F11FB" w:rsidR="001F333F" w:rsidRDefault="001F333F" w:rsidP="001F333F">
      <w:pPr>
        <w:spacing w:before="0" w:after="200" w:line="276" w:lineRule="auto"/>
        <w:jc w:val="left"/>
        <w:rPr>
          <w:lang w:val="en-US"/>
        </w:rPr>
        <w:sectPr w:rsidR="001F333F" w:rsidSect="0066712F">
          <w:footerReference w:type="default" r:id="rId12"/>
          <w:type w:val="continuous"/>
          <w:pgSz w:w="11906" w:h="16838"/>
          <w:pgMar w:top="1417" w:right="1701" w:bottom="1417" w:left="1701" w:header="708" w:footer="708" w:gutter="0"/>
          <w:pgNumType w:start="1"/>
          <w:cols w:space="708"/>
          <w:docGrid w:linePitch="360"/>
        </w:sectPr>
      </w:pPr>
    </w:p>
    <w:p w14:paraId="0870F2FB" w14:textId="3749A219" w:rsidR="00705F15" w:rsidRDefault="00705F15" w:rsidP="00705F15">
      <w:pPr>
        <w:pStyle w:val="Ttulo"/>
        <w:rPr>
          <w:lang w:val="en-US"/>
        </w:rPr>
      </w:pPr>
    </w:p>
    <w:p w14:paraId="1EDC5793" w14:textId="0618689D" w:rsidR="001F333F" w:rsidRDefault="001F333F" w:rsidP="001F333F">
      <w:pPr>
        <w:rPr>
          <w:lang w:val="en-US"/>
        </w:rPr>
      </w:pPr>
    </w:p>
    <w:p w14:paraId="71720A13" w14:textId="3EF98033" w:rsidR="001F333F" w:rsidRDefault="001F333F" w:rsidP="001F333F">
      <w:pPr>
        <w:rPr>
          <w:lang w:val="en-US"/>
        </w:rPr>
      </w:pPr>
    </w:p>
    <w:p w14:paraId="04B803C4" w14:textId="22752483" w:rsidR="001F333F" w:rsidRDefault="001F333F" w:rsidP="001F333F">
      <w:pPr>
        <w:rPr>
          <w:lang w:val="en-US"/>
        </w:rPr>
      </w:pPr>
    </w:p>
    <w:p w14:paraId="030672CF" w14:textId="296F3209" w:rsidR="001F333F" w:rsidRDefault="001F333F" w:rsidP="001F333F">
      <w:pPr>
        <w:rPr>
          <w:lang w:val="en-US"/>
        </w:rPr>
      </w:pPr>
    </w:p>
    <w:p w14:paraId="29DF5E03" w14:textId="7926624B" w:rsidR="001F333F" w:rsidRDefault="001F333F" w:rsidP="001F333F">
      <w:pPr>
        <w:rPr>
          <w:lang w:val="en-US"/>
        </w:rPr>
      </w:pPr>
    </w:p>
    <w:p w14:paraId="5095C2D8" w14:textId="1C60AC04" w:rsidR="001F333F" w:rsidRDefault="001F333F" w:rsidP="001F333F">
      <w:pPr>
        <w:rPr>
          <w:lang w:val="en-US"/>
        </w:rPr>
      </w:pPr>
    </w:p>
    <w:p w14:paraId="43B3DD3C" w14:textId="663B2115" w:rsidR="001F333F" w:rsidRDefault="001F333F" w:rsidP="001F333F">
      <w:pPr>
        <w:rPr>
          <w:lang w:val="en-US"/>
        </w:rPr>
      </w:pPr>
    </w:p>
    <w:p w14:paraId="05711E1D" w14:textId="2ABA3551" w:rsidR="001F333F" w:rsidRDefault="001F333F" w:rsidP="001F333F">
      <w:pPr>
        <w:rPr>
          <w:lang w:val="en-US"/>
        </w:rPr>
      </w:pPr>
    </w:p>
    <w:p w14:paraId="449C35DF" w14:textId="37CB96DC" w:rsidR="001F333F" w:rsidRDefault="001F333F" w:rsidP="001F333F">
      <w:pPr>
        <w:rPr>
          <w:lang w:val="en-US"/>
        </w:rPr>
      </w:pPr>
    </w:p>
    <w:p w14:paraId="18675083" w14:textId="4E887C38" w:rsidR="001F333F" w:rsidRDefault="001F333F" w:rsidP="001F333F">
      <w:pPr>
        <w:rPr>
          <w:lang w:val="en-US"/>
        </w:rPr>
      </w:pPr>
    </w:p>
    <w:p w14:paraId="651246E2" w14:textId="09364471" w:rsidR="001F333F" w:rsidRDefault="001F333F" w:rsidP="001F333F">
      <w:pPr>
        <w:rPr>
          <w:lang w:val="en-US"/>
        </w:rPr>
      </w:pPr>
    </w:p>
    <w:p w14:paraId="01EC4B97" w14:textId="611C9D98" w:rsidR="001F333F" w:rsidRDefault="001F333F" w:rsidP="001F333F">
      <w:pPr>
        <w:rPr>
          <w:lang w:val="en-US"/>
        </w:rPr>
      </w:pPr>
    </w:p>
    <w:p w14:paraId="21D6C3D6" w14:textId="4723BDA3" w:rsidR="001F333F" w:rsidRDefault="001F333F" w:rsidP="001F333F">
      <w:pPr>
        <w:rPr>
          <w:lang w:val="en-US"/>
        </w:rPr>
      </w:pPr>
    </w:p>
    <w:p w14:paraId="412EE856" w14:textId="3F940814" w:rsidR="001F333F" w:rsidRDefault="001F333F" w:rsidP="001F333F">
      <w:pPr>
        <w:rPr>
          <w:lang w:val="en-US"/>
        </w:rPr>
      </w:pPr>
    </w:p>
    <w:p w14:paraId="2D06C321" w14:textId="777896FC" w:rsidR="001F333F" w:rsidRDefault="001F333F" w:rsidP="001F333F">
      <w:pPr>
        <w:rPr>
          <w:lang w:val="en-US"/>
        </w:rPr>
      </w:pPr>
    </w:p>
    <w:p w14:paraId="6845451E" w14:textId="44798E9A" w:rsidR="001F333F" w:rsidRDefault="001F333F" w:rsidP="001F333F">
      <w:pPr>
        <w:rPr>
          <w:lang w:val="en-US"/>
        </w:rPr>
      </w:pPr>
    </w:p>
    <w:p w14:paraId="066089B5" w14:textId="408F9D7A" w:rsidR="001F333F" w:rsidRDefault="001F333F" w:rsidP="001F333F">
      <w:pPr>
        <w:rPr>
          <w:lang w:val="en-US"/>
        </w:rPr>
      </w:pPr>
    </w:p>
    <w:p w14:paraId="6099180D" w14:textId="6C3C968B" w:rsidR="001F333F" w:rsidRDefault="001F333F" w:rsidP="001F333F">
      <w:pPr>
        <w:rPr>
          <w:lang w:val="en-US"/>
        </w:rPr>
      </w:pPr>
    </w:p>
    <w:p w14:paraId="6B683AF2" w14:textId="18AA37D9" w:rsidR="001F333F" w:rsidRDefault="001F333F" w:rsidP="001F333F">
      <w:pPr>
        <w:rPr>
          <w:lang w:val="en-US"/>
        </w:rPr>
      </w:pPr>
    </w:p>
    <w:p w14:paraId="518DF64B" w14:textId="77777777" w:rsidR="001F333F" w:rsidRDefault="001F333F" w:rsidP="001F333F">
      <w:pPr>
        <w:rPr>
          <w:lang w:val="en-US"/>
        </w:rPr>
      </w:pPr>
    </w:p>
    <w:p w14:paraId="015A322A" w14:textId="77777777" w:rsidR="001F333F" w:rsidRPr="001F333F" w:rsidRDefault="001F333F" w:rsidP="001F333F">
      <w:pPr>
        <w:rPr>
          <w:lang w:val="en-US"/>
        </w:rPr>
      </w:pPr>
    </w:p>
    <w:sdt>
      <w:sdtPr>
        <w:rPr>
          <w:rFonts w:ascii="Times New Roman" w:eastAsiaTheme="minorHAnsi" w:hAnsi="Times New Roman" w:cs="Times New Roman"/>
          <w:b w:val="0"/>
          <w:bCs w:val="0"/>
          <w:color w:val="auto"/>
          <w:sz w:val="22"/>
          <w:szCs w:val="24"/>
        </w:rPr>
        <w:id w:val="152805395"/>
        <w:docPartObj>
          <w:docPartGallery w:val="Table of Contents"/>
          <w:docPartUnique/>
        </w:docPartObj>
      </w:sdtPr>
      <w:sdtContent>
        <w:p w14:paraId="59E62AFB" w14:textId="2DF14332" w:rsidR="001F333F" w:rsidRDefault="001F333F" w:rsidP="001F333F">
          <w:pPr>
            <w:pStyle w:val="TtuloTDC"/>
            <w:rPr>
              <w:rFonts w:ascii="Times New Roman" w:hAnsi="Times New Roman" w:cs="Times New Roman"/>
              <w:color w:val="000000" w:themeColor="text1"/>
            </w:rPr>
          </w:pPr>
          <w:r w:rsidRPr="001F333F">
            <w:rPr>
              <w:rFonts w:ascii="Times New Roman" w:hAnsi="Times New Roman" w:cs="Times New Roman"/>
              <w:color w:val="000000" w:themeColor="text1"/>
            </w:rPr>
            <w:t>Índice</w:t>
          </w:r>
        </w:p>
        <w:p w14:paraId="1BAB98AD" w14:textId="77777777" w:rsidR="001F333F" w:rsidRPr="001F333F" w:rsidRDefault="001F333F" w:rsidP="001F333F"/>
        <w:p w14:paraId="0F2C36F3" w14:textId="24B2C941" w:rsidR="00BB7363" w:rsidRDefault="001F333F" w:rsidP="001A6DA8">
          <w:pPr>
            <w:pStyle w:val="TDC1"/>
            <w:rPr>
              <w:rFonts w:asciiTheme="minorHAnsi" w:eastAsiaTheme="minorEastAsia" w:hAnsiTheme="minorHAnsi" w:cstheme="minorBidi"/>
              <w:szCs w:val="22"/>
            </w:rPr>
          </w:pPr>
          <w:r>
            <w:fldChar w:fldCharType="begin"/>
          </w:r>
          <w:r>
            <w:instrText xml:space="preserve"> TOC \o "1-3" \h \z \u </w:instrText>
          </w:r>
          <w:r>
            <w:fldChar w:fldCharType="separate"/>
          </w:r>
          <w:hyperlink w:anchor="_Toc40176294" w:history="1">
            <w:r w:rsidR="00BB7363" w:rsidRPr="001A6DA8">
              <w:rPr>
                <w:rStyle w:val="Hipervnculo"/>
                <w:b w:val="0"/>
                <w:bCs w:val="0"/>
              </w:rPr>
              <w:t>Capítulo 1.</w:t>
            </w:r>
            <w:r w:rsidR="00BB7363" w:rsidRPr="001A6DA8">
              <w:rPr>
                <w:rFonts w:asciiTheme="minorHAnsi" w:eastAsiaTheme="minorEastAsia" w:hAnsiTheme="minorHAnsi" w:cstheme="minorBidi"/>
                <w:szCs w:val="22"/>
              </w:rPr>
              <w:tab/>
            </w:r>
            <w:r w:rsidR="00BB7363" w:rsidRPr="001A6DA8">
              <w:rPr>
                <w:rStyle w:val="Hipervnculo"/>
                <w:b w:val="0"/>
                <w:bCs w:val="0"/>
              </w:rPr>
              <w:t>Introducción</w:t>
            </w:r>
            <w:r w:rsidR="00BB7363">
              <w:rPr>
                <w:webHidden/>
              </w:rPr>
              <w:tab/>
            </w:r>
            <w:r w:rsidR="00BB7363">
              <w:rPr>
                <w:webHidden/>
              </w:rPr>
              <w:fldChar w:fldCharType="begin"/>
            </w:r>
            <w:r w:rsidR="00BB7363">
              <w:rPr>
                <w:webHidden/>
              </w:rPr>
              <w:instrText xml:space="preserve"> PAGEREF _Toc40176294 \h </w:instrText>
            </w:r>
            <w:r w:rsidR="00BB7363">
              <w:rPr>
                <w:webHidden/>
              </w:rPr>
            </w:r>
            <w:r w:rsidR="00BB7363">
              <w:rPr>
                <w:webHidden/>
              </w:rPr>
              <w:fldChar w:fldCharType="separate"/>
            </w:r>
            <w:r w:rsidR="002748C8">
              <w:rPr>
                <w:webHidden/>
              </w:rPr>
              <w:t>3</w:t>
            </w:r>
            <w:r w:rsidR="00BB7363">
              <w:rPr>
                <w:webHidden/>
              </w:rPr>
              <w:fldChar w:fldCharType="end"/>
            </w:r>
          </w:hyperlink>
        </w:p>
        <w:p w14:paraId="2E44C379" w14:textId="3B196C0B" w:rsidR="00BB7363" w:rsidRDefault="000002EC">
          <w:pPr>
            <w:pStyle w:val="TDC2"/>
            <w:tabs>
              <w:tab w:val="left" w:pos="880"/>
              <w:tab w:val="right" w:leader="dot" w:pos="8494"/>
            </w:tabs>
            <w:rPr>
              <w:rFonts w:asciiTheme="minorHAnsi" w:eastAsiaTheme="minorEastAsia" w:hAnsiTheme="minorHAnsi" w:cstheme="minorBidi"/>
              <w:noProof/>
              <w:szCs w:val="22"/>
            </w:rPr>
          </w:pPr>
          <w:hyperlink w:anchor="_Toc40176295" w:history="1">
            <w:r w:rsidR="00BB7363" w:rsidRPr="008772CD">
              <w:rPr>
                <w:rStyle w:val="Hipervnculo"/>
                <w:noProof/>
              </w:rPr>
              <w:t>1.1</w:t>
            </w:r>
            <w:r w:rsidR="00BB7363">
              <w:rPr>
                <w:rFonts w:asciiTheme="minorHAnsi" w:eastAsiaTheme="minorEastAsia" w:hAnsiTheme="minorHAnsi" w:cstheme="minorBidi"/>
                <w:noProof/>
                <w:szCs w:val="22"/>
              </w:rPr>
              <w:tab/>
            </w:r>
            <w:r w:rsidR="00BB7363" w:rsidRPr="008772CD">
              <w:rPr>
                <w:rStyle w:val="Hipervnculo"/>
                <w:noProof/>
              </w:rPr>
              <w:t>Motivación</w:t>
            </w:r>
            <w:r w:rsidR="00BB7363">
              <w:rPr>
                <w:noProof/>
                <w:webHidden/>
              </w:rPr>
              <w:tab/>
            </w:r>
            <w:r w:rsidR="00BB7363">
              <w:rPr>
                <w:noProof/>
                <w:webHidden/>
              </w:rPr>
              <w:fldChar w:fldCharType="begin"/>
            </w:r>
            <w:r w:rsidR="00BB7363">
              <w:rPr>
                <w:noProof/>
                <w:webHidden/>
              </w:rPr>
              <w:instrText xml:space="preserve"> PAGEREF _Toc40176295 \h </w:instrText>
            </w:r>
            <w:r w:rsidR="00BB7363">
              <w:rPr>
                <w:noProof/>
                <w:webHidden/>
              </w:rPr>
            </w:r>
            <w:r w:rsidR="00BB7363">
              <w:rPr>
                <w:noProof/>
                <w:webHidden/>
              </w:rPr>
              <w:fldChar w:fldCharType="separate"/>
            </w:r>
            <w:r w:rsidR="002748C8">
              <w:rPr>
                <w:noProof/>
                <w:webHidden/>
              </w:rPr>
              <w:t>3</w:t>
            </w:r>
            <w:r w:rsidR="00BB7363">
              <w:rPr>
                <w:noProof/>
                <w:webHidden/>
              </w:rPr>
              <w:fldChar w:fldCharType="end"/>
            </w:r>
          </w:hyperlink>
        </w:p>
        <w:p w14:paraId="1F0BBF78" w14:textId="458DA552"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296" w:history="1">
            <w:r w:rsidR="00BB7363" w:rsidRPr="008772CD">
              <w:rPr>
                <w:rStyle w:val="Hipervnculo"/>
                <w:noProof/>
              </w:rPr>
              <w:t>1.1.1</w:t>
            </w:r>
            <w:r w:rsidR="00BB7363">
              <w:rPr>
                <w:rFonts w:asciiTheme="minorHAnsi" w:eastAsiaTheme="minorEastAsia" w:hAnsiTheme="minorHAnsi" w:cstheme="minorBidi"/>
                <w:noProof/>
                <w:szCs w:val="22"/>
              </w:rPr>
              <w:tab/>
            </w:r>
            <w:r w:rsidR="00BB7363" w:rsidRPr="008772CD">
              <w:rPr>
                <w:rStyle w:val="Hipervnculo"/>
                <w:noProof/>
              </w:rPr>
              <w:t>Deportes de raqueta</w:t>
            </w:r>
            <w:r w:rsidR="00BB7363">
              <w:rPr>
                <w:noProof/>
                <w:webHidden/>
              </w:rPr>
              <w:tab/>
            </w:r>
            <w:r w:rsidR="00BB7363">
              <w:rPr>
                <w:noProof/>
                <w:webHidden/>
              </w:rPr>
              <w:fldChar w:fldCharType="begin"/>
            </w:r>
            <w:r w:rsidR="00BB7363">
              <w:rPr>
                <w:noProof/>
                <w:webHidden/>
              </w:rPr>
              <w:instrText xml:space="preserve"> PAGEREF _Toc40176296 \h </w:instrText>
            </w:r>
            <w:r w:rsidR="00BB7363">
              <w:rPr>
                <w:noProof/>
                <w:webHidden/>
              </w:rPr>
            </w:r>
            <w:r w:rsidR="00BB7363">
              <w:rPr>
                <w:noProof/>
                <w:webHidden/>
              </w:rPr>
              <w:fldChar w:fldCharType="separate"/>
            </w:r>
            <w:r w:rsidR="002748C8">
              <w:rPr>
                <w:noProof/>
                <w:webHidden/>
              </w:rPr>
              <w:t>3</w:t>
            </w:r>
            <w:r w:rsidR="00BB7363">
              <w:rPr>
                <w:noProof/>
                <w:webHidden/>
              </w:rPr>
              <w:fldChar w:fldCharType="end"/>
            </w:r>
          </w:hyperlink>
        </w:p>
        <w:p w14:paraId="20BD0F26" w14:textId="25279C57"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297" w:history="1">
            <w:r w:rsidR="00BB7363" w:rsidRPr="008772CD">
              <w:rPr>
                <w:rStyle w:val="Hipervnculo"/>
                <w:noProof/>
              </w:rPr>
              <w:t>1.1.2</w:t>
            </w:r>
            <w:r w:rsidR="00BB7363">
              <w:rPr>
                <w:rFonts w:asciiTheme="minorHAnsi" w:eastAsiaTheme="minorEastAsia" w:hAnsiTheme="minorHAnsi" w:cstheme="minorBidi"/>
                <w:noProof/>
                <w:szCs w:val="22"/>
              </w:rPr>
              <w:tab/>
            </w:r>
            <w:r w:rsidR="00BB7363" w:rsidRPr="008772CD">
              <w:rPr>
                <w:rStyle w:val="Hipervnculo"/>
                <w:noProof/>
              </w:rPr>
              <w:t>Tecnología wearable</w:t>
            </w:r>
            <w:r w:rsidR="00BB7363">
              <w:rPr>
                <w:noProof/>
                <w:webHidden/>
              </w:rPr>
              <w:tab/>
            </w:r>
            <w:r w:rsidR="00BB7363">
              <w:rPr>
                <w:noProof/>
                <w:webHidden/>
              </w:rPr>
              <w:fldChar w:fldCharType="begin"/>
            </w:r>
            <w:r w:rsidR="00BB7363">
              <w:rPr>
                <w:noProof/>
                <w:webHidden/>
              </w:rPr>
              <w:instrText xml:space="preserve"> PAGEREF _Toc40176297 \h </w:instrText>
            </w:r>
            <w:r w:rsidR="00BB7363">
              <w:rPr>
                <w:noProof/>
                <w:webHidden/>
              </w:rPr>
            </w:r>
            <w:r w:rsidR="00BB7363">
              <w:rPr>
                <w:noProof/>
                <w:webHidden/>
              </w:rPr>
              <w:fldChar w:fldCharType="separate"/>
            </w:r>
            <w:r w:rsidR="002748C8">
              <w:rPr>
                <w:noProof/>
                <w:webHidden/>
              </w:rPr>
              <w:t>4</w:t>
            </w:r>
            <w:r w:rsidR="00BB7363">
              <w:rPr>
                <w:noProof/>
                <w:webHidden/>
              </w:rPr>
              <w:fldChar w:fldCharType="end"/>
            </w:r>
          </w:hyperlink>
        </w:p>
        <w:p w14:paraId="2952E546" w14:textId="52843487" w:rsidR="00BB7363" w:rsidRDefault="000002EC">
          <w:pPr>
            <w:pStyle w:val="TDC2"/>
            <w:tabs>
              <w:tab w:val="left" w:pos="880"/>
              <w:tab w:val="right" w:leader="dot" w:pos="8494"/>
            </w:tabs>
            <w:rPr>
              <w:rFonts w:asciiTheme="minorHAnsi" w:eastAsiaTheme="minorEastAsia" w:hAnsiTheme="minorHAnsi" w:cstheme="minorBidi"/>
              <w:noProof/>
              <w:szCs w:val="22"/>
            </w:rPr>
          </w:pPr>
          <w:hyperlink w:anchor="_Toc40176299" w:history="1">
            <w:r w:rsidR="00BB7363" w:rsidRPr="008772CD">
              <w:rPr>
                <w:rStyle w:val="Hipervnculo"/>
                <w:noProof/>
              </w:rPr>
              <w:t>1.2</w:t>
            </w:r>
            <w:r w:rsidR="00BB7363">
              <w:rPr>
                <w:rFonts w:asciiTheme="minorHAnsi" w:eastAsiaTheme="minorEastAsia" w:hAnsiTheme="minorHAnsi" w:cstheme="minorBidi"/>
                <w:noProof/>
                <w:szCs w:val="22"/>
              </w:rPr>
              <w:tab/>
            </w:r>
            <w:r w:rsidR="00BB7363" w:rsidRPr="008772CD">
              <w:rPr>
                <w:rStyle w:val="Hipervnculo"/>
                <w:noProof/>
              </w:rPr>
              <w:t>Objetivos</w:t>
            </w:r>
            <w:r w:rsidR="00BB7363">
              <w:rPr>
                <w:noProof/>
                <w:webHidden/>
              </w:rPr>
              <w:tab/>
            </w:r>
            <w:r w:rsidR="00BB7363">
              <w:rPr>
                <w:noProof/>
                <w:webHidden/>
              </w:rPr>
              <w:fldChar w:fldCharType="begin"/>
            </w:r>
            <w:r w:rsidR="00BB7363">
              <w:rPr>
                <w:noProof/>
                <w:webHidden/>
              </w:rPr>
              <w:instrText xml:space="preserve"> PAGEREF _Toc40176299 \h </w:instrText>
            </w:r>
            <w:r w:rsidR="00BB7363">
              <w:rPr>
                <w:noProof/>
                <w:webHidden/>
              </w:rPr>
            </w:r>
            <w:r w:rsidR="00BB7363">
              <w:rPr>
                <w:noProof/>
                <w:webHidden/>
              </w:rPr>
              <w:fldChar w:fldCharType="separate"/>
            </w:r>
            <w:r w:rsidR="002748C8">
              <w:rPr>
                <w:noProof/>
                <w:webHidden/>
              </w:rPr>
              <w:t>5</w:t>
            </w:r>
            <w:r w:rsidR="00BB7363">
              <w:rPr>
                <w:noProof/>
                <w:webHidden/>
              </w:rPr>
              <w:fldChar w:fldCharType="end"/>
            </w:r>
          </w:hyperlink>
        </w:p>
        <w:p w14:paraId="6C326E0B" w14:textId="50955D10" w:rsidR="00BB7363" w:rsidRDefault="000002EC">
          <w:pPr>
            <w:pStyle w:val="TDC2"/>
            <w:tabs>
              <w:tab w:val="left" w:pos="880"/>
              <w:tab w:val="right" w:leader="dot" w:pos="8494"/>
            </w:tabs>
            <w:rPr>
              <w:rFonts w:asciiTheme="minorHAnsi" w:eastAsiaTheme="minorEastAsia" w:hAnsiTheme="minorHAnsi" w:cstheme="minorBidi"/>
              <w:noProof/>
              <w:szCs w:val="22"/>
            </w:rPr>
          </w:pPr>
          <w:hyperlink w:anchor="_Toc40176300" w:history="1">
            <w:r w:rsidR="00BB7363" w:rsidRPr="008772CD">
              <w:rPr>
                <w:rStyle w:val="Hipervnculo"/>
                <w:noProof/>
              </w:rPr>
              <w:t>1.3</w:t>
            </w:r>
            <w:r w:rsidR="00BB7363">
              <w:rPr>
                <w:rFonts w:asciiTheme="minorHAnsi" w:eastAsiaTheme="minorEastAsia" w:hAnsiTheme="minorHAnsi" w:cstheme="minorBidi"/>
                <w:noProof/>
                <w:szCs w:val="22"/>
              </w:rPr>
              <w:tab/>
            </w:r>
            <w:r w:rsidR="00BB7363" w:rsidRPr="008772CD">
              <w:rPr>
                <w:rStyle w:val="Hipervnculo"/>
                <w:noProof/>
              </w:rPr>
              <w:t>Metodología</w:t>
            </w:r>
            <w:r w:rsidR="00BB7363">
              <w:rPr>
                <w:noProof/>
                <w:webHidden/>
              </w:rPr>
              <w:tab/>
            </w:r>
            <w:r w:rsidR="00BB7363">
              <w:rPr>
                <w:noProof/>
                <w:webHidden/>
              </w:rPr>
              <w:fldChar w:fldCharType="begin"/>
            </w:r>
            <w:r w:rsidR="00BB7363">
              <w:rPr>
                <w:noProof/>
                <w:webHidden/>
              </w:rPr>
              <w:instrText xml:space="preserve"> PAGEREF _Toc40176300 \h </w:instrText>
            </w:r>
            <w:r w:rsidR="00BB7363">
              <w:rPr>
                <w:noProof/>
                <w:webHidden/>
              </w:rPr>
            </w:r>
            <w:r w:rsidR="00BB7363">
              <w:rPr>
                <w:noProof/>
                <w:webHidden/>
              </w:rPr>
              <w:fldChar w:fldCharType="separate"/>
            </w:r>
            <w:r w:rsidR="002748C8">
              <w:rPr>
                <w:noProof/>
                <w:webHidden/>
              </w:rPr>
              <w:t>6</w:t>
            </w:r>
            <w:r w:rsidR="00BB7363">
              <w:rPr>
                <w:noProof/>
                <w:webHidden/>
              </w:rPr>
              <w:fldChar w:fldCharType="end"/>
            </w:r>
          </w:hyperlink>
        </w:p>
        <w:p w14:paraId="65B47E00" w14:textId="2B5DB59F" w:rsidR="00BB7363" w:rsidRPr="001A6DA8" w:rsidRDefault="000002EC" w:rsidP="001A6DA8">
          <w:pPr>
            <w:pStyle w:val="TDC1"/>
            <w:rPr>
              <w:rFonts w:asciiTheme="minorHAnsi" w:eastAsiaTheme="minorEastAsia" w:hAnsiTheme="minorHAnsi" w:cstheme="minorBidi"/>
              <w:szCs w:val="22"/>
            </w:rPr>
          </w:pPr>
          <w:hyperlink w:anchor="_Toc40176301" w:history="1">
            <w:r w:rsidR="00BB7363" w:rsidRPr="001A6DA8">
              <w:rPr>
                <w:rStyle w:val="Hipervnculo"/>
                <w:b w:val="0"/>
                <w:bCs w:val="0"/>
              </w:rPr>
              <w:t>Capítulo 2.</w:t>
            </w:r>
            <w:r w:rsidR="00BB7363" w:rsidRPr="001A6DA8">
              <w:rPr>
                <w:rFonts w:asciiTheme="minorHAnsi" w:eastAsiaTheme="minorEastAsia" w:hAnsiTheme="minorHAnsi" w:cstheme="minorBidi"/>
                <w:szCs w:val="22"/>
              </w:rPr>
              <w:tab/>
            </w:r>
            <w:r w:rsidR="00BB7363" w:rsidRPr="001A6DA8">
              <w:rPr>
                <w:rStyle w:val="Hipervnculo"/>
                <w:b w:val="0"/>
                <w:bCs w:val="0"/>
              </w:rPr>
              <w:t>Identificación y análisis de posibles soluciones</w:t>
            </w:r>
            <w:r w:rsidR="00BB7363" w:rsidRPr="001A6DA8">
              <w:rPr>
                <w:webHidden/>
              </w:rPr>
              <w:tab/>
            </w:r>
            <w:r w:rsidR="00BB7363" w:rsidRPr="001A6DA8">
              <w:rPr>
                <w:webHidden/>
              </w:rPr>
              <w:fldChar w:fldCharType="begin"/>
            </w:r>
            <w:r w:rsidR="00BB7363" w:rsidRPr="001A6DA8">
              <w:rPr>
                <w:webHidden/>
              </w:rPr>
              <w:instrText xml:space="preserve"> PAGEREF _Toc40176301 \h </w:instrText>
            </w:r>
            <w:r w:rsidR="00BB7363" w:rsidRPr="001A6DA8">
              <w:rPr>
                <w:webHidden/>
              </w:rPr>
            </w:r>
            <w:r w:rsidR="00BB7363" w:rsidRPr="001A6DA8">
              <w:rPr>
                <w:webHidden/>
              </w:rPr>
              <w:fldChar w:fldCharType="separate"/>
            </w:r>
            <w:r w:rsidR="002748C8">
              <w:rPr>
                <w:webHidden/>
              </w:rPr>
              <w:t>7</w:t>
            </w:r>
            <w:r w:rsidR="00BB7363" w:rsidRPr="001A6DA8">
              <w:rPr>
                <w:webHidden/>
              </w:rPr>
              <w:fldChar w:fldCharType="end"/>
            </w:r>
          </w:hyperlink>
        </w:p>
        <w:p w14:paraId="782925FA" w14:textId="094A55DC" w:rsidR="00BB7363" w:rsidRDefault="000002EC">
          <w:pPr>
            <w:pStyle w:val="TDC2"/>
            <w:tabs>
              <w:tab w:val="left" w:pos="880"/>
              <w:tab w:val="right" w:leader="dot" w:pos="8494"/>
            </w:tabs>
            <w:rPr>
              <w:rFonts w:asciiTheme="minorHAnsi" w:eastAsiaTheme="minorEastAsia" w:hAnsiTheme="minorHAnsi" w:cstheme="minorBidi"/>
              <w:noProof/>
              <w:szCs w:val="22"/>
            </w:rPr>
          </w:pPr>
          <w:hyperlink w:anchor="_Toc40176303" w:history="1">
            <w:r w:rsidR="00BB7363" w:rsidRPr="008772CD">
              <w:rPr>
                <w:rStyle w:val="Hipervnculo"/>
                <w:noProof/>
              </w:rPr>
              <w:t>2.1</w:t>
            </w:r>
            <w:r w:rsidR="00BB7363">
              <w:rPr>
                <w:rFonts w:asciiTheme="minorHAnsi" w:eastAsiaTheme="minorEastAsia" w:hAnsiTheme="minorHAnsi" w:cstheme="minorBidi"/>
                <w:noProof/>
                <w:szCs w:val="22"/>
              </w:rPr>
              <w:tab/>
            </w:r>
            <w:r w:rsidR="00BB7363" w:rsidRPr="008772CD">
              <w:rPr>
                <w:rStyle w:val="Hipervnculo"/>
                <w:noProof/>
              </w:rPr>
              <w:t>Posibles soluciones hardware</w:t>
            </w:r>
            <w:r w:rsidR="00BB7363">
              <w:rPr>
                <w:noProof/>
                <w:webHidden/>
              </w:rPr>
              <w:tab/>
            </w:r>
            <w:r w:rsidR="00BB7363">
              <w:rPr>
                <w:noProof/>
                <w:webHidden/>
              </w:rPr>
              <w:fldChar w:fldCharType="begin"/>
            </w:r>
            <w:r w:rsidR="00BB7363">
              <w:rPr>
                <w:noProof/>
                <w:webHidden/>
              </w:rPr>
              <w:instrText xml:space="preserve"> PAGEREF _Toc40176303 \h </w:instrText>
            </w:r>
            <w:r w:rsidR="00BB7363">
              <w:rPr>
                <w:noProof/>
                <w:webHidden/>
              </w:rPr>
            </w:r>
            <w:r w:rsidR="00BB7363">
              <w:rPr>
                <w:noProof/>
                <w:webHidden/>
              </w:rPr>
              <w:fldChar w:fldCharType="separate"/>
            </w:r>
            <w:r w:rsidR="002748C8">
              <w:rPr>
                <w:noProof/>
                <w:webHidden/>
              </w:rPr>
              <w:t>7</w:t>
            </w:r>
            <w:r w:rsidR="00BB7363">
              <w:rPr>
                <w:noProof/>
                <w:webHidden/>
              </w:rPr>
              <w:fldChar w:fldCharType="end"/>
            </w:r>
          </w:hyperlink>
        </w:p>
        <w:p w14:paraId="5DA2DEE1" w14:textId="28D6924E"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304" w:history="1">
            <w:r w:rsidR="00BB7363" w:rsidRPr="008772CD">
              <w:rPr>
                <w:rStyle w:val="Hipervnculo"/>
                <w:noProof/>
              </w:rPr>
              <w:t>2.1.1</w:t>
            </w:r>
            <w:r w:rsidR="00BB7363">
              <w:rPr>
                <w:rFonts w:asciiTheme="minorHAnsi" w:eastAsiaTheme="minorEastAsia" w:hAnsiTheme="minorHAnsi" w:cstheme="minorBidi"/>
                <w:noProof/>
                <w:szCs w:val="22"/>
              </w:rPr>
              <w:tab/>
            </w:r>
            <w:r w:rsidR="00BB7363" w:rsidRPr="008772CD">
              <w:rPr>
                <w:rStyle w:val="Hipervnculo"/>
                <w:noProof/>
              </w:rPr>
              <w:t>MIKROE-2026 (Hexiwear)</w:t>
            </w:r>
            <w:r w:rsidR="00BB7363">
              <w:rPr>
                <w:noProof/>
                <w:webHidden/>
              </w:rPr>
              <w:tab/>
            </w:r>
            <w:r w:rsidR="00BB7363">
              <w:rPr>
                <w:noProof/>
                <w:webHidden/>
              </w:rPr>
              <w:fldChar w:fldCharType="begin"/>
            </w:r>
            <w:r w:rsidR="00BB7363">
              <w:rPr>
                <w:noProof/>
                <w:webHidden/>
              </w:rPr>
              <w:instrText xml:space="preserve"> PAGEREF _Toc40176304 \h </w:instrText>
            </w:r>
            <w:r w:rsidR="00BB7363">
              <w:rPr>
                <w:noProof/>
                <w:webHidden/>
              </w:rPr>
            </w:r>
            <w:r w:rsidR="00BB7363">
              <w:rPr>
                <w:noProof/>
                <w:webHidden/>
              </w:rPr>
              <w:fldChar w:fldCharType="separate"/>
            </w:r>
            <w:r w:rsidR="002748C8">
              <w:rPr>
                <w:noProof/>
                <w:webHidden/>
              </w:rPr>
              <w:t>7</w:t>
            </w:r>
            <w:r w:rsidR="00BB7363">
              <w:rPr>
                <w:noProof/>
                <w:webHidden/>
              </w:rPr>
              <w:fldChar w:fldCharType="end"/>
            </w:r>
          </w:hyperlink>
        </w:p>
        <w:p w14:paraId="4C4D4FB4" w14:textId="1E8E68E0"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305" w:history="1">
            <w:r w:rsidR="00BB7363" w:rsidRPr="008772CD">
              <w:rPr>
                <w:rStyle w:val="Hipervnculo"/>
                <w:noProof/>
              </w:rPr>
              <w:t>2.1.2</w:t>
            </w:r>
            <w:r w:rsidR="00BB7363">
              <w:rPr>
                <w:rFonts w:asciiTheme="minorHAnsi" w:eastAsiaTheme="minorEastAsia" w:hAnsiTheme="minorHAnsi" w:cstheme="minorBidi"/>
                <w:noProof/>
                <w:szCs w:val="22"/>
              </w:rPr>
              <w:tab/>
            </w:r>
            <w:r w:rsidR="00BB7363" w:rsidRPr="008772CD">
              <w:rPr>
                <w:rStyle w:val="Hipervnculo"/>
                <w:noProof/>
              </w:rPr>
              <w:t>SensorTag CC1350, CC2650</w:t>
            </w:r>
            <w:r w:rsidR="00BB7363">
              <w:rPr>
                <w:noProof/>
                <w:webHidden/>
              </w:rPr>
              <w:tab/>
            </w:r>
            <w:r w:rsidR="00BB7363">
              <w:rPr>
                <w:noProof/>
                <w:webHidden/>
              </w:rPr>
              <w:fldChar w:fldCharType="begin"/>
            </w:r>
            <w:r w:rsidR="00BB7363">
              <w:rPr>
                <w:noProof/>
                <w:webHidden/>
              </w:rPr>
              <w:instrText xml:space="preserve"> PAGEREF _Toc40176305 \h </w:instrText>
            </w:r>
            <w:r w:rsidR="00BB7363">
              <w:rPr>
                <w:noProof/>
                <w:webHidden/>
              </w:rPr>
            </w:r>
            <w:r w:rsidR="00BB7363">
              <w:rPr>
                <w:noProof/>
                <w:webHidden/>
              </w:rPr>
              <w:fldChar w:fldCharType="separate"/>
            </w:r>
            <w:r w:rsidR="002748C8">
              <w:rPr>
                <w:noProof/>
                <w:webHidden/>
              </w:rPr>
              <w:t>8</w:t>
            </w:r>
            <w:r w:rsidR="00BB7363">
              <w:rPr>
                <w:noProof/>
                <w:webHidden/>
              </w:rPr>
              <w:fldChar w:fldCharType="end"/>
            </w:r>
          </w:hyperlink>
        </w:p>
        <w:p w14:paraId="4CF790CB" w14:textId="23C8835D"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306" w:history="1">
            <w:r w:rsidR="00BB7363" w:rsidRPr="008772CD">
              <w:rPr>
                <w:rStyle w:val="Hipervnculo"/>
                <w:noProof/>
              </w:rPr>
              <w:t>2.1.3</w:t>
            </w:r>
            <w:r w:rsidR="00BB7363">
              <w:rPr>
                <w:rFonts w:asciiTheme="minorHAnsi" w:eastAsiaTheme="minorEastAsia" w:hAnsiTheme="minorHAnsi" w:cstheme="minorBidi"/>
                <w:noProof/>
                <w:szCs w:val="22"/>
              </w:rPr>
              <w:tab/>
            </w:r>
            <w:r w:rsidR="00BB7363" w:rsidRPr="008772CD">
              <w:rPr>
                <w:rStyle w:val="Hipervnculo"/>
                <w:noProof/>
              </w:rPr>
              <w:t>SensorTag CC3200</w:t>
            </w:r>
            <w:r w:rsidR="00BB7363">
              <w:rPr>
                <w:noProof/>
                <w:webHidden/>
              </w:rPr>
              <w:tab/>
            </w:r>
            <w:r w:rsidR="00BB7363">
              <w:rPr>
                <w:noProof/>
                <w:webHidden/>
              </w:rPr>
              <w:fldChar w:fldCharType="begin"/>
            </w:r>
            <w:r w:rsidR="00BB7363">
              <w:rPr>
                <w:noProof/>
                <w:webHidden/>
              </w:rPr>
              <w:instrText xml:space="preserve"> PAGEREF _Toc40176306 \h </w:instrText>
            </w:r>
            <w:r w:rsidR="00BB7363">
              <w:rPr>
                <w:noProof/>
                <w:webHidden/>
              </w:rPr>
            </w:r>
            <w:r w:rsidR="00BB7363">
              <w:rPr>
                <w:noProof/>
                <w:webHidden/>
              </w:rPr>
              <w:fldChar w:fldCharType="separate"/>
            </w:r>
            <w:r w:rsidR="002748C8">
              <w:rPr>
                <w:noProof/>
                <w:webHidden/>
              </w:rPr>
              <w:t>9</w:t>
            </w:r>
            <w:r w:rsidR="00BB7363">
              <w:rPr>
                <w:noProof/>
                <w:webHidden/>
              </w:rPr>
              <w:fldChar w:fldCharType="end"/>
            </w:r>
          </w:hyperlink>
        </w:p>
        <w:p w14:paraId="507AA4DF" w14:textId="61CDB7FF"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307" w:history="1">
            <w:r w:rsidR="00BB7363" w:rsidRPr="008772CD">
              <w:rPr>
                <w:rStyle w:val="Hipervnculo"/>
                <w:noProof/>
              </w:rPr>
              <w:t>2.1.4</w:t>
            </w:r>
            <w:r w:rsidR="00BB7363">
              <w:rPr>
                <w:rFonts w:asciiTheme="minorHAnsi" w:eastAsiaTheme="minorEastAsia" w:hAnsiTheme="minorHAnsi" w:cstheme="minorBidi"/>
                <w:noProof/>
                <w:szCs w:val="22"/>
              </w:rPr>
              <w:tab/>
            </w:r>
            <w:r w:rsidR="00BB7363" w:rsidRPr="008772CD">
              <w:rPr>
                <w:rStyle w:val="Hipervnculo"/>
                <w:noProof/>
              </w:rPr>
              <w:t>STEVAL-WESU1</w:t>
            </w:r>
            <w:r w:rsidR="00BB7363">
              <w:rPr>
                <w:noProof/>
                <w:webHidden/>
              </w:rPr>
              <w:tab/>
            </w:r>
            <w:r w:rsidR="00BB7363">
              <w:rPr>
                <w:noProof/>
                <w:webHidden/>
              </w:rPr>
              <w:fldChar w:fldCharType="begin"/>
            </w:r>
            <w:r w:rsidR="00BB7363">
              <w:rPr>
                <w:noProof/>
                <w:webHidden/>
              </w:rPr>
              <w:instrText xml:space="preserve"> PAGEREF _Toc40176307 \h </w:instrText>
            </w:r>
            <w:r w:rsidR="00BB7363">
              <w:rPr>
                <w:noProof/>
                <w:webHidden/>
              </w:rPr>
            </w:r>
            <w:r w:rsidR="00BB7363">
              <w:rPr>
                <w:noProof/>
                <w:webHidden/>
              </w:rPr>
              <w:fldChar w:fldCharType="separate"/>
            </w:r>
            <w:r w:rsidR="002748C8">
              <w:rPr>
                <w:noProof/>
                <w:webHidden/>
              </w:rPr>
              <w:t>9</w:t>
            </w:r>
            <w:r w:rsidR="00BB7363">
              <w:rPr>
                <w:noProof/>
                <w:webHidden/>
              </w:rPr>
              <w:fldChar w:fldCharType="end"/>
            </w:r>
          </w:hyperlink>
        </w:p>
        <w:p w14:paraId="0C13D2C9" w14:textId="0FD9D033" w:rsidR="00BB7363" w:rsidRDefault="000002EC">
          <w:pPr>
            <w:pStyle w:val="TDC2"/>
            <w:tabs>
              <w:tab w:val="left" w:pos="880"/>
              <w:tab w:val="right" w:leader="dot" w:pos="8494"/>
            </w:tabs>
            <w:rPr>
              <w:rFonts w:asciiTheme="minorHAnsi" w:eastAsiaTheme="minorEastAsia" w:hAnsiTheme="minorHAnsi" w:cstheme="minorBidi"/>
              <w:noProof/>
              <w:szCs w:val="22"/>
            </w:rPr>
          </w:pPr>
          <w:hyperlink w:anchor="_Toc40176308" w:history="1">
            <w:r w:rsidR="00BB7363" w:rsidRPr="008772CD">
              <w:rPr>
                <w:rStyle w:val="Hipervnculo"/>
                <w:noProof/>
              </w:rPr>
              <w:t>2.2</w:t>
            </w:r>
            <w:r w:rsidR="00BB7363">
              <w:rPr>
                <w:rFonts w:asciiTheme="minorHAnsi" w:eastAsiaTheme="minorEastAsia" w:hAnsiTheme="minorHAnsi" w:cstheme="minorBidi"/>
                <w:noProof/>
                <w:szCs w:val="22"/>
              </w:rPr>
              <w:tab/>
            </w:r>
            <w:r w:rsidR="00BB7363" w:rsidRPr="008772CD">
              <w:rPr>
                <w:rStyle w:val="Hipervnculo"/>
                <w:noProof/>
              </w:rPr>
              <w:t>Posibles soluciones software</w:t>
            </w:r>
            <w:r w:rsidR="00BB7363">
              <w:rPr>
                <w:noProof/>
                <w:webHidden/>
              </w:rPr>
              <w:tab/>
            </w:r>
            <w:r w:rsidR="00BB7363">
              <w:rPr>
                <w:noProof/>
                <w:webHidden/>
              </w:rPr>
              <w:fldChar w:fldCharType="begin"/>
            </w:r>
            <w:r w:rsidR="00BB7363">
              <w:rPr>
                <w:noProof/>
                <w:webHidden/>
              </w:rPr>
              <w:instrText xml:space="preserve"> PAGEREF _Toc40176308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6F8A1F57" w14:textId="2167BE46"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309" w:history="1">
            <w:r w:rsidR="00BB7363" w:rsidRPr="008772CD">
              <w:rPr>
                <w:rStyle w:val="Hipervnculo"/>
                <w:noProof/>
              </w:rPr>
              <w:t>2.2.1</w:t>
            </w:r>
            <w:r w:rsidR="00BB7363">
              <w:rPr>
                <w:rFonts w:asciiTheme="minorHAnsi" w:eastAsiaTheme="minorEastAsia" w:hAnsiTheme="minorHAnsi" w:cstheme="minorBidi"/>
                <w:noProof/>
                <w:szCs w:val="22"/>
              </w:rPr>
              <w:tab/>
            </w:r>
            <w:r w:rsidR="00BB7363" w:rsidRPr="008772CD">
              <w:rPr>
                <w:rStyle w:val="Hipervnculo"/>
                <w:noProof/>
              </w:rPr>
              <w:t>Android</w:t>
            </w:r>
            <w:r w:rsidR="00BB7363">
              <w:rPr>
                <w:noProof/>
                <w:webHidden/>
              </w:rPr>
              <w:tab/>
            </w:r>
            <w:r w:rsidR="00BB7363">
              <w:rPr>
                <w:noProof/>
                <w:webHidden/>
              </w:rPr>
              <w:fldChar w:fldCharType="begin"/>
            </w:r>
            <w:r w:rsidR="00BB7363">
              <w:rPr>
                <w:noProof/>
                <w:webHidden/>
              </w:rPr>
              <w:instrText xml:space="preserve"> PAGEREF _Toc40176309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20E140E5" w14:textId="64B84E0A"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310" w:history="1">
            <w:r w:rsidR="00BB7363" w:rsidRPr="008772CD">
              <w:rPr>
                <w:rStyle w:val="Hipervnculo"/>
                <w:noProof/>
              </w:rPr>
              <w:t>2.2.2</w:t>
            </w:r>
            <w:r w:rsidR="00BB7363">
              <w:rPr>
                <w:rFonts w:asciiTheme="minorHAnsi" w:eastAsiaTheme="minorEastAsia" w:hAnsiTheme="minorHAnsi" w:cstheme="minorBidi"/>
                <w:noProof/>
                <w:szCs w:val="22"/>
              </w:rPr>
              <w:tab/>
            </w:r>
            <w:r w:rsidR="00BB7363" w:rsidRPr="008772CD">
              <w:rPr>
                <w:rStyle w:val="Hipervnculo"/>
                <w:noProof/>
              </w:rPr>
              <w:t>iOS</w:t>
            </w:r>
            <w:r w:rsidR="00BB7363">
              <w:rPr>
                <w:noProof/>
                <w:webHidden/>
              </w:rPr>
              <w:tab/>
            </w:r>
            <w:r w:rsidR="00BB7363">
              <w:rPr>
                <w:noProof/>
                <w:webHidden/>
              </w:rPr>
              <w:fldChar w:fldCharType="begin"/>
            </w:r>
            <w:r w:rsidR="00BB7363">
              <w:rPr>
                <w:noProof/>
                <w:webHidden/>
              </w:rPr>
              <w:instrText xml:space="preserve"> PAGEREF _Toc40176310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7C83676E" w14:textId="510A35BD" w:rsidR="00BB7363" w:rsidRDefault="000002EC">
          <w:pPr>
            <w:pStyle w:val="TDC3"/>
            <w:tabs>
              <w:tab w:val="left" w:pos="1320"/>
              <w:tab w:val="right" w:leader="dot" w:pos="8494"/>
            </w:tabs>
            <w:rPr>
              <w:rFonts w:asciiTheme="minorHAnsi" w:eastAsiaTheme="minorEastAsia" w:hAnsiTheme="minorHAnsi" w:cstheme="minorBidi"/>
              <w:noProof/>
              <w:szCs w:val="22"/>
            </w:rPr>
          </w:pPr>
          <w:hyperlink w:anchor="_Toc40176311" w:history="1">
            <w:r w:rsidR="00BB7363" w:rsidRPr="008772CD">
              <w:rPr>
                <w:rStyle w:val="Hipervnculo"/>
                <w:noProof/>
              </w:rPr>
              <w:t>2.2.3</w:t>
            </w:r>
            <w:r w:rsidR="00BB7363">
              <w:rPr>
                <w:rFonts w:asciiTheme="minorHAnsi" w:eastAsiaTheme="minorEastAsia" w:hAnsiTheme="minorHAnsi" w:cstheme="minorBidi"/>
                <w:noProof/>
                <w:szCs w:val="22"/>
              </w:rPr>
              <w:tab/>
            </w:r>
            <w:r w:rsidR="00BB7363" w:rsidRPr="008772CD">
              <w:rPr>
                <w:rStyle w:val="Hipervnculo"/>
                <w:noProof/>
              </w:rPr>
              <w:t>Otros sistemas operativos</w:t>
            </w:r>
            <w:r w:rsidR="00BB7363">
              <w:rPr>
                <w:noProof/>
                <w:webHidden/>
              </w:rPr>
              <w:tab/>
            </w:r>
            <w:r w:rsidR="00BB7363">
              <w:rPr>
                <w:noProof/>
                <w:webHidden/>
              </w:rPr>
              <w:fldChar w:fldCharType="begin"/>
            </w:r>
            <w:r w:rsidR="00BB7363">
              <w:rPr>
                <w:noProof/>
                <w:webHidden/>
              </w:rPr>
              <w:instrText xml:space="preserve"> PAGEREF _Toc40176311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5823E9C9" w14:textId="5ECFF86E" w:rsidR="00BB7363" w:rsidRDefault="000002EC">
          <w:pPr>
            <w:pStyle w:val="TDC2"/>
            <w:tabs>
              <w:tab w:val="left" w:pos="880"/>
              <w:tab w:val="right" w:leader="dot" w:pos="8494"/>
            </w:tabs>
            <w:rPr>
              <w:rFonts w:asciiTheme="minorHAnsi" w:eastAsiaTheme="minorEastAsia" w:hAnsiTheme="minorHAnsi" w:cstheme="minorBidi"/>
              <w:noProof/>
              <w:szCs w:val="22"/>
            </w:rPr>
          </w:pPr>
          <w:hyperlink w:anchor="_Toc40176312" w:history="1">
            <w:r w:rsidR="00BB7363" w:rsidRPr="008772CD">
              <w:rPr>
                <w:rStyle w:val="Hipervnculo"/>
                <w:noProof/>
              </w:rPr>
              <w:t>2.3</w:t>
            </w:r>
            <w:r w:rsidR="00BB7363">
              <w:rPr>
                <w:rFonts w:asciiTheme="minorHAnsi" w:eastAsiaTheme="minorEastAsia" w:hAnsiTheme="minorHAnsi" w:cstheme="minorBidi"/>
                <w:noProof/>
                <w:szCs w:val="22"/>
              </w:rPr>
              <w:tab/>
            </w:r>
            <w:r w:rsidR="00BB7363" w:rsidRPr="008772CD">
              <w:rPr>
                <w:rStyle w:val="Hipervnculo"/>
                <w:noProof/>
              </w:rPr>
              <w:t>Descripción de la solución adoptada</w:t>
            </w:r>
            <w:r w:rsidR="00BB7363">
              <w:rPr>
                <w:noProof/>
                <w:webHidden/>
              </w:rPr>
              <w:tab/>
            </w:r>
            <w:r w:rsidR="00BB7363">
              <w:rPr>
                <w:noProof/>
                <w:webHidden/>
              </w:rPr>
              <w:fldChar w:fldCharType="begin"/>
            </w:r>
            <w:r w:rsidR="00BB7363">
              <w:rPr>
                <w:noProof/>
                <w:webHidden/>
              </w:rPr>
              <w:instrText xml:space="preserve"> PAGEREF _Toc40176312 \h </w:instrText>
            </w:r>
            <w:r w:rsidR="00BB7363">
              <w:rPr>
                <w:noProof/>
                <w:webHidden/>
              </w:rPr>
            </w:r>
            <w:r w:rsidR="00BB7363">
              <w:rPr>
                <w:noProof/>
                <w:webHidden/>
              </w:rPr>
              <w:fldChar w:fldCharType="separate"/>
            </w:r>
            <w:r w:rsidR="002748C8">
              <w:rPr>
                <w:noProof/>
                <w:webHidden/>
              </w:rPr>
              <w:t>11</w:t>
            </w:r>
            <w:r w:rsidR="00BB7363">
              <w:rPr>
                <w:noProof/>
                <w:webHidden/>
              </w:rPr>
              <w:fldChar w:fldCharType="end"/>
            </w:r>
          </w:hyperlink>
        </w:p>
        <w:p w14:paraId="74CCA38D" w14:textId="37774930" w:rsidR="00BB7363" w:rsidRDefault="000002EC" w:rsidP="001A6DA8">
          <w:pPr>
            <w:pStyle w:val="TDC1"/>
            <w:rPr>
              <w:rFonts w:asciiTheme="minorHAnsi" w:eastAsiaTheme="minorEastAsia" w:hAnsiTheme="minorHAnsi" w:cstheme="minorBidi"/>
              <w:szCs w:val="22"/>
            </w:rPr>
          </w:pPr>
          <w:hyperlink w:anchor="_Toc40176313" w:history="1">
            <w:r w:rsidR="00BB7363" w:rsidRPr="008772CD">
              <w:rPr>
                <w:rStyle w:val="Hipervnculo"/>
              </w:rPr>
              <w:t>Capítulo 3.</w:t>
            </w:r>
            <w:r w:rsidR="00BB7363">
              <w:rPr>
                <w:rFonts w:asciiTheme="minorHAnsi" w:eastAsiaTheme="minorEastAsia" w:hAnsiTheme="minorHAnsi" w:cstheme="minorBidi"/>
                <w:szCs w:val="22"/>
              </w:rPr>
              <w:tab/>
            </w:r>
            <w:r w:rsidR="00BB7363" w:rsidRPr="008772CD">
              <w:rPr>
                <w:rStyle w:val="Hipervnculo"/>
              </w:rPr>
              <w:t>Bibliografía</w:t>
            </w:r>
            <w:r w:rsidR="00BB7363">
              <w:rPr>
                <w:webHidden/>
              </w:rPr>
              <w:tab/>
            </w:r>
            <w:r w:rsidR="00BB7363">
              <w:rPr>
                <w:webHidden/>
              </w:rPr>
              <w:fldChar w:fldCharType="begin"/>
            </w:r>
            <w:r w:rsidR="00BB7363">
              <w:rPr>
                <w:webHidden/>
              </w:rPr>
              <w:instrText xml:space="preserve"> PAGEREF _Toc40176313 \h </w:instrText>
            </w:r>
            <w:r w:rsidR="00BB7363">
              <w:rPr>
                <w:webHidden/>
              </w:rPr>
            </w:r>
            <w:r w:rsidR="00BB7363">
              <w:rPr>
                <w:webHidden/>
              </w:rPr>
              <w:fldChar w:fldCharType="separate"/>
            </w:r>
            <w:r w:rsidR="002748C8">
              <w:rPr>
                <w:webHidden/>
              </w:rPr>
              <w:t>12</w:t>
            </w:r>
            <w:r w:rsidR="00BB7363">
              <w:rPr>
                <w:webHidden/>
              </w:rPr>
              <w:fldChar w:fldCharType="end"/>
            </w:r>
          </w:hyperlink>
        </w:p>
        <w:p w14:paraId="76C59B45" w14:textId="2A839005" w:rsidR="001F333F" w:rsidRDefault="001F333F">
          <w:r>
            <w:rPr>
              <w:b/>
              <w:bCs/>
            </w:rPr>
            <w:fldChar w:fldCharType="end"/>
          </w:r>
        </w:p>
      </w:sdtContent>
    </w:sdt>
    <w:p w14:paraId="17AB8424" w14:textId="77777777" w:rsidR="00705F15" w:rsidRPr="00705F15" w:rsidRDefault="00705F15" w:rsidP="00705F15">
      <w:pPr>
        <w:pStyle w:val="Ttulo"/>
        <w:rPr>
          <w:lang w:val="en-US"/>
        </w:rPr>
      </w:pPr>
      <w:r w:rsidRPr="00705F15">
        <w:rPr>
          <w:lang w:val="en-US"/>
        </w:rPr>
        <w:br w:type="page"/>
      </w:r>
    </w:p>
    <w:p w14:paraId="29F928A7" w14:textId="16423474" w:rsidR="00705F15" w:rsidRDefault="00DA62EF" w:rsidP="00705F15">
      <w:pPr>
        <w:pStyle w:val="Ttulo1"/>
      </w:pPr>
      <w:bookmarkStart w:id="2" w:name="_Toc40176294"/>
      <w:r>
        <w:lastRenderedPageBreak/>
        <w:t>Introducción</w:t>
      </w:r>
      <w:bookmarkEnd w:id="2"/>
    </w:p>
    <w:p w14:paraId="04E30EE6" w14:textId="21516F6F" w:rsidR="00DA62EF" w:rsidRPr="00DA62EF" w:rsidRDefault="00DA62EF" w:rsidP="00DA62EF">
      <w:pPr>
        <w:pStyle w:val="Ttulo2"/>
      </w:pPr>
      <w:bookmarkStart w:id="3" w:name="_Toc40176295"/>
      <w:r>
        <w:t>Motivación</w:t>
      </w:r>
      <w:bookmarkEnd w:id="3"/>
    </w:p>
    <w:p w14:paraId="569964C2" w14:textId="762FACBB" w:rsidR="00103257" w:rsidRDefault="00DA62EF" w:rsidP="00103257">
      <w:r>
        <w:t>He decidido realizar este proyecto porque reúne varios de mis intereses, el deporte tanto a nivel amateur como más avanzado, y las nuevas tecnologías que incluyen los dispositivos wearables. Además, trabajo con ello poniendo en práctica los conocimientos relacionados con aplicaciones Android y Java y el uso de bases de datos, adquiridos durante los estudios de Grado, profundizando incluso algo más en el análisis de datos.</w:t>
      </w:r>
    </w:p>
    <w:p w14:paraId="1E0282BD" w14:textId="615E496D" w:rsidR="003E31DB" w:rsidRDefault="003E31DB" w:rsidP="00103257"/>
    <w:p w14:paraId="7933C059" w14:textId="494810F2" w:rsidR="003E31DB" w:rsidRDefault="003E31DB" w:rsidP="003E31DB">
      <w:pPr>
        <w:pStyle w:val="Ttulo3"/>
      </w:pPr>
      <w:bookmarkStart w:id="4" w:name="_Toc40176296"/>
      <w:r>
        <w:t>Deportes de raqueta</w:t>
      </w:r>
      <w:bookmarkEnd w:id="4"/>
    </w:p>
    <w:p w14:paraId="49401F76" w14:textId="505354E8" w:rsidR="00BD2165" w:rsidRDefault="003E31DB" w:rsidP="00103257">
      <w:r>
        <w:t>E</w:t>
      </w:r>
      <w:r w:rsidR="00DC525D">
        <w:t>s un hecho que en los últimos años los deportes de raqueta, en especial el tenis y el pádel se han establecido como una parte muy importante de entre los deportes que ocupan el tiempo de ocio de los habitantes de España. Como podemos observar en la Figura 1.1, el número total de federados entre ambos deportes ronda los 150.000 cada año, a los que hay que sumar todas las personas que lo practican de forma amateur, sin licencia. La mayoría de estos deportistas no tienen a su alcance herramientas con las cuales controlar su técnica</w:t>
      </w:r>
      <w:r w:rsidR="00FA6FE1">
        <w:t xml:space="preserve"> ni entrenadores que les ayuden</w:t>
      </w:r>
      <w:r w:rsidR="00DC525D">
        <w:t xml:space="preserve">, lo que impacta de forma directa en su rendimiento y </w:t>
      </w:r>
      <w:r w:rsidR="00FA6FE1">
        <w:t xml:space="preserve">puede llegar a </w:t>
      </w:r>
      <w:r w:rsidR="00DC525D">
        <w:t>provoca</w:t>
      </w:r>
      <w:r w:rsidR="00FA6FE1">
        <w:t>r</w:t>
      </w:r>
      <w:r w:rsidR="00DC525D">
        <w:t xml:space="preserve"> muchas lesiones. Este ha sido otro factor importante en mi elección, ya que veo mucho potencial a la existencia de una herramienta de este tipo que sea accesible</w:t>
      </w:r>
      <w:r w:rsidR="00FA6FE1">
        <w:t xml:space="preserve"> para ese tipo de gente. </w:t>
      </w:r>
    </w:p>
    <w:p w14:paraId="6491C607" w14:textId="77777777" w:rsidR="00DC525D" w:rsidRDefault="00DC525D" w:rsidP="00103257"/>
    <w:p w14:paraId="48537308" w14:textId="4766E398" w:rsidR="00DC525D" w:rsidRDefault="00DC525D" w:rsidP="00103257">
      <w:r>
        <w:rPr>
          <w:noProof/>
        </w:rPr>
        <w:drawing>
          <wp:inline distT="0" distB="0" distL="0" distR="0" wp14:anchorId="38B449D5" wp14:editId="3D642DFF">
            <wp:extent cx="5400040" cy="3150235"/>
            <wp:effectExtent l="0" t="0" r="10160" b="12065"/>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1360B05" w14:textId="4CF53459" w:rsidR="00DC525D" w:rsidRDefault="00DC525D" w:rsidP="00DC525D">
      <w:pPr>
        <w:jc w:val="center"/>
        <w:rPr>
          <w:b/>
          <w:bCs/>
          <w:sz w:val="18"/>
          <w:szCs w:val="20"/>
        </w:rPr>
      </w:pPr>
      <w:r>
        <w:rPr>
          <w:b/>
          <w:bCs/>
          <w:sz w:val="18"/>
          <w:szCs w:val="20"/>
        </w:rPr>
        <w:t>Figura 1.1. Evolución de licencias de tenis y pádel desde 2012.</w:t>
      </w:r>
      <w:r w:rsidR="006F1E4F">
        <w:rPr>
          <w:b/>
          <w:bCs/>
          <w:sz w:val="18"/>
          <w:szCs w:val="20"/>
        </w:rPr>
        <w:t xml:space="preserve"> </w:t>
      </w:r>
      <w:hyperlink w:anchor="_Bibliografía" w:history="1">
        <w:r w:rsidR="006F1E4F" w:rsidRPr="006F1E4F">
          <w:rPr>
            <w:rStyle w:val="Hipervnculo"/>
            <w:color w:val="000000" w:themeColor="text1"/>
            <w:sz w:val="18"/>
            <w:szCs w:val="20"/>
            <w:u w:val="none"/>
          </w:rPr>
          <w:t>(1)</w:t>
        </w:r>
      </w:hyperlink>
    </w:p>
    <w:p w14:paraId="50FD7D04" w14:textId="592A11BF" w:rsidR="003E31DB" w:rsidRDefault="003E31DB" w:rsidP="00DC525D">
      <w:pPr>
        <w:jc w:val="center"/>
        <w:rPr>
          <w:b/>
          <w:bCs/>
          <w:sz w:val="18"/>
          <w:szCs w:val="20"/>
        </w:rPr>
      </w:pPr>
    </w:p>
    <w:p w14:paraId="3DF7A63A" w14:textId="60B0D0BE" w:rsidR="003E31DB" w:rsidRDefault="003E31DB" w:rsidP="00DC525D">
      <w:pPr>
        <w:jc w:val="center"/>
        <w:rPr>
          <w:b/>
          <w:bCs/>
          <w:sz w:val="18"/>
          <w:szCs w:val="20"/>
        </w:rPr>
      </w:pPr>
    </w:p>
    <w:p w14:paraId="7A44E269" w14:textId="3FAECABC" w:rsidR="003E31DB" w:rsidRDefault="003E31DB" w:rsidP="00DC525D">
      <w:pPr>
        <w:jc w:val="center"/>
        <w:rPr>
          <w:b/>
          <w:bCs/>
          <w:sz w:val="18"/>
          <w:szCs w:val="20"/>
        </w:rPr>
      </w:pPr>
    </w:p>
    <w:p w14:paraId="2FA45A0D" w14:textId="4F1F70B3" w:rsidR="003E31DB" w:rsidRDefault="003E31DB" w:rsidP="00DC525D">
      <w:pPr>
        <w:jc w:val="center"/>
        <w:rPr>
          <w:b/>
          <w:bCs/>
          <w:sz w:val="18"/>
          <w:szCs w:val="20"/>
        </w:rPr>
      </w:pPr>
    </w:p>
    <w:p w14:paraId="043363EA" w14:textId="428CB62A" w:rsidR="003E31DB" w:rsidRDefault="003E31DB" w:rsidP="00DC525D">
      <w:pPr>
        <w:jc w:val="center"/>
        <w:rPr>
          <w:b/>
          <w:bCs/>
          <w:sz w:val="18"/>
          <w:szCs w:val="20"/>
        </w:rPr>
      </w:pPr>
    </w:p>
    <w:p w14:paraId="2B353EE7" w14:textId="34BAEEFF" w:rsidR="003E31DB" w:rsidRDefault="003E31DB" w:rsidP="00DC525D">
      <w:pPr>
        <w:jc w:val="center"/>
        <w:rPr>
          <w:b/>
          <w:bCs/>
          <w:sz w:val="18"/>
          <w:szCs w:val="20"/>
        </w:rPr>
      </w:pPr>
    </w:p>
    <w:p w14:paraId="026F86A1" w14:textId="0B8C87BD" w:rsidR="003E31DB" w:rsidRDefault="003E31DB" w:rsidP="00DC525D">
      <w:pPr>
        <w:jc w:val="center"/>
        <w:rPr>
          <w:b/>
          <w:bCs/>
          <w:sz w:val="18"/>
          <w:szCs w:val="20"/>
        </w:rPr>
      </w:pPr>
    </w:p>
    <w:p w14:paraId="29400873" w14:textId="77777777" w:rsidR="003E31DB" w:rsidRDefault="003E31DB" w:rsidP="00DC525D">
      <w:pPr>
        <w:jc w:val="center"/>
        <w:rPr>
          <w:b/>
          <w:bCs/>
          <w:sz w:val="18"/>
          <w:szCs w:val="20"/>
        </w:rPr>
      </w:pPr>
    </w:p>
    <w:p w14:paraId="6FEC5D6E" w14:textId="7EFD5EC8" w:rsidR="003E31DB" w:rsidRDefault="003E31DB" w:rsidP="003E31DB">
      <w:pPr>
        <w:pStyle w:val="Ttulo3"/>
      </w:pPr>
      <w:bookmarkStart w:id="5" w:name="_Toc40176297"/>
      <w:r>
        <w:t>Tecnología wearable</w:t>
      </w:r>
      <w:bookmarkEnd w:id="5"/>
    </w:p>
    <w:p w14:paraId="722947CA" w14:textId="77777777" w:rsidR="003E31DB" w:rsidRDefault="003E31DB" w:rsidP="003E31DB">
      <w:pPr>
        <w:pStyle w:val="Ttulo3"/>
        <w:numPr>
          <w:ilvl w:val="0"/>
          <w:numId w:val="0"/>
        </w:numPr>
        <w:rPr>
          <w:b w:val="0"/>
          <w:bCs w:val="0"/>
          <w:i w:val="0"/>
          <w:iCs/>
        </w:rPr>
      </w:pPr>
      <w:bookmarkStart w:id="6" w:name="_Toc40176298"/>
      <w:r>
        <w:rPr>
          <w:b w:val="0"/>
          <w:bCs w:val="0"/>
          <w:i w:val="0"/>
          <w:iCs/>
        </w:rPr>
        <w:t>La tecnología wearable (“vestible”) trata de dispositivos electrónicos inteligentes incorporados a la vestimenta, como pueden ser accesorios, y que interactúan con el usuario y otros dispositivos.</w:t>
      </w:r>
      <w:bookmarkEnd w:id="6"/>
      <w:r>
        <w:rPr>
          <w:b w:val="0"/>
          <w:bCs w:val="0"/>
          <w:i w:val="0"/>
          <w:iCs/>
        </w:rPr>
        <w:t xml:space="preserve"> </w:t>
      </w:r>
    </w:p>
    <w:p w14:paraId="34B410D0" w14:textId="77777777" w:rsidR="003E31DB" w:rsidRDefault="003E31DB" w:rsidP="003E31DB">
      <w:r>
        <w:t xml:space="preserve">Aunque su uso principal es el de la monitorización de actividades, esta tecnología tiene una variedad de aplicaciones que viene creciendo los últimos años, a la par que el campo de conocimiento que se tiene sobre ellos. </w:t>
      </w:r>
    </w:p>
    <w:p w14:paraId="7AF5BBEC" w14:textId="42536E2C" w:rsidR="003E31DB" w:rsidRDefault="003E31DB" w:rsidP="003E31DB">
      <w:r>
        <w:t>Su popularidad ha aumentado en los últimos tiempos</w:t>
      </w:r>
      <w:r w:rsidR="004D610C">
        <w:t xml:space="preserve"> y </w:t>
      </w:r>
      <w:r>
        <w:t>para mucha gente se han convertido en un dispositivo tan necesario como podría ser un teléfono móvil (algunos relojes realizan funciones incluso de llamadas y mensajería) y que resultan de gran ayuda en especial en el terreno deportivo, facilitando el acceso a sistemas de monitorización de la actividad deportiva y de magnitudes físicas como la frecuencia cardíaca, claves en análisis de rendimiento y estado físico.</w:t>
      </w:r>
    </w:p>
    <w:p w14:paraId="40374E10" w14:textId="77777777" w:rsidR="003E31DB" w:rsidRDefault="003E31DB" w:rsidP="003E31DB"/>
    <w:p w14:paraId="24BA8312" w14:textId="77777777" w:rsidR="003E31DB" w:rsidRDefault="003E31DB" w:rsidP="003E31DB">
      <w:r>
        <w:rPr>
          <w:noProof/>
        </w:rPr>
        <w:drawing>
          <wp:inline distT="0" distB="0" distL="0" distR="0" wp14:anchorId="76BEA79E" wp14:editId="0B31547C">
            <wp:extent cx="5400040" cy="4052570"/>
            <wp:effectExtent l="0" t="0" r="0" b="5080"/>
            <wp:docPr id="3" name="Imagen 3" descr="Una captura de pantalla de un celular con let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9.jpg"/>
                    <pic:cNvPicPr/>
                  </pic:nvPicPr>
                  <pic:blipFill>
                    <a:blip r:embed="rId14">
                      <a:extLst>
                        <a:ext uri="{28A0092B-C50C-407E-A947-70E740481C1C}">
                          <a14:useLocalDpi xmlns:a14="http://schemas.microsoft.com/office/drawing/2010/main" val="0"/>
                        </a:ext>
                      </a:extLst>
                    </a:blip>
                    <a:stretch>
                      <a:fillRect/>
                    </a:stretch>
                  </pic:blipFill>
                  <pic:spPr>
                    <a:xfrm>
                      <a:off x="0" y="0"/>
                      <a:ext cx="5400040" cy="4052570"/>
                    </a:xfrm>
                    <a:prstGeom prst="rect">
                      <a:avLst/>
                    </a:prstGeom>
                  </pic:spPr>
                </pic:pic>
              </a:graphicData>
            </a:graphic>
          </wp:inline>
        </w:drawing>
      </w:r>
    </w:p>
    <w:p w14:paraId="2243196A" w14:textId="6C2DBE63" w:rsidR="003E31DB" w:rsidRDefault="003E31DB" w:rsidP="003E31DB">
      <w:pPr>
        <w:jc w:val="center"/>
        <w:rPr>
          <w:b/>
          <w:bCs/>
          <w:sz w:val="18"/>
          <w:szCs w:val="20"/>
        </w:rPr>
      </w:pPr>
      <w:r>
        <w:rPr>
          <w:b/>
          <w:bCs/>
          <w:sz w:val="18"/>
          <w:szCs w:val="20"/>
        </w:rPr>
        <w:t xml:space="preserve">Figura 1.2. Porcentaje de penetración de wearables. </w:t>
      </w:r>
      <w:hyperlink w:anchor="_Bibliografía" w:history="1">
        <w:r w:rsidR="006F1E4F" w:rsidRPr="006F1E4F">
          <w:rPr>
            <w:rStyle w:val="Hipervnculo"/>
            <w:color w:val="000000" w:themeColor="text1"/>
            <w:sz w:val="18"/>
            <w:szCs w:val="20"/>
            <w:u w:val="none"/>
          </w:rPr>
          <w:t>(2)</w:t>
        </w:r>
      </w:hyperlink>
    </w:p>
    <w:p w14:paraId="736E0987" w14:textId="77777777" w:rsidR="003E31DB" w:rsidRDefault="003E31DB" w:rsidP="003E31DB"/>
    <w:p w14:paraId="5F706AD0" w14:textId="451E8422" w:rsidR="003E31DB" w:rsidRDefault="003E31DB" w:rsidP="003E31DB">
      <w:r>
        <w:t xml:space="preserve">Como podemos observar en la figura </w:t>
      </w:r>
      <w:r w:rsidR="004D610C">
        <w:t>1.2</w:t>
      </w:r>
      <w:r>
        <w:t xml:space="preserve">, el porcentaje de penetración de este tipo de dispositivos (porcentaje de gente que ha accedido a ellos, que posee uno al menos) rondaba ya el 30% en varios países en 2019, y con tendencia al alza. Esto hace que sea una tecnología muy interesante pero que está aún por descubrir en su mayor parte. Se puede decir que su papel está limitado, aunque tenga esta presencia emergente no se ha desarrollado del todo. </w:t>
      </w:r>
    </w:p>
    <w:p w14:paraId="6C65A507" w14:textId="311ECAFF" w:rsidR="003E31DB" w:rsidRDefault="003E31DB" w:rsidP="003E31DB">
      <w:r>
        <w:t xml:space="preserve">Según estos datos de la firma </w:t>
      </w:r>
      <w:r w:rsidRPr="007F29BE">
        <w:rPr>
          <w:i/>
          <w:iCs/>
        </w:rPr>
        <w:t>GlobalData</w:t>
      </w:r>
      <w:r>
        <w:t xml:space="preserve">, esta tecnología aporta </w:t>
      </w:r>
      <w:r w:rsidR="004D610C">
        <w:t>hoy en día</w:t>
      </w:r>
      <w:r>
        <w:t xml:space="preserve"> funcionalidades</w:t>
      </w:r>
      <w:r w:rsidR="004D610C">
        <w:t xml:space="preserve"> </w:t>
      </w:r>
      <w:r>
        <w:t>autónomas poco desarrolladas, pero en los próximos años se estima un crecimiento importante.</w:t>
      </w:r>
    </w:p>
    <w:p w14:paraId="03149929" w14:textId="68A8CDDA" w:rsidR="003E31DB" w:rsidRDefault="003E31DB" w:rsidP="003E31DB"/>
    <w:p w14:paraId="2EEE0B5F" w14:textId="77777777" w:rsidR="004D610C" w:rsidRDefault="004D610C" w:rsidP="003E31DB"/>
    <w:p w14:paraId="2C150A2B" w14:textId="2A080A98" w:rsidR="003E31DB" w:rsidRDefault="003E31DB" w:rsidP="003E31DB">
      <w:pPr>
        <w:jc w:val="center"/>
      </w:pPr>
      <w:r w:rsidRPr="003E31DB">
        <w:rPr>
          <w:noProof/>
        </w:rPr>
        <w:drawing>
          <wp:inline distT="0" distB="0" distL="0" distR="0" wp14:anchorId="0FEA2DFC" wp14:editId="1AF0FC34">
            <wp:extent cx="4067175" cy="3455951"/>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79059" cy="3466049"/>
                    </a:xfrm>
                    <a:prstGeom prst="rect">
                      <a:avLst/>
                    </a:prstGeom>
                  </pic:spPr>
                </pic:pic>
              </a:graphicData>
            </a:graphic>
          </wp:inline>
        </w:drawing>
      </w:r>
    </w:p>
    <w:p w14:paraId="118B296F" w14:textId="07DB1EED" w:rsidR="003E31DB" w:rsidRPr="003E31DB" w:rsidRDefault="003E31DB" w:rsidP="003E31DB">
      <w:pPr>
        <w:jc w:val="center"/>
        <w:rPr>
          <w:sz w:val="18"/>
          <w:szCs w:val="20"/>
        </w:rPr>
      </w:pPr>
      <w:r>
        <w:rPr>
          <w:b/>
          <w:bCs/>
          <w:sz w:val="18"/>
          <w:szCs w:val="20"/>
        </w:rPr>
        <w:t xml:space="preserve">Figura 1.3. Previsión de ingresos por venta de wearables (2018-2023). </w:t>
      </w:r>
      <w:hyperlink w:anchor="_Bibliografía" w:history="1">
        <w:r w:rsidRPr="006F1E4F">
          <w:rPr>
            <w:rStyle w:val="Hipervnculo"/>
            <w:color w:val="000000" w:themeColor="text1"/>
            <w:sz w:val="18"/>
            <w:szCs w:val="20"/>
            <w:u w:val="none"/>
          </w:rPr>
          <w:t>(3)</w:t>
        </w:r>
      </w:hyperlink>
    </w:p>
    <w:p w14:paraId="67692DB6" w14:textId="055E6FC8" w:rsidR="003E31DB" w:rsidRDefault="003E31DB" w:rsidP="003E31DB"/>
    <w:p w14:paraId="12F308A7" w14:textId="063359BC" w:rsidR="004D610C" w:rsidRDefault="004D610C" w:rsidP="003E31DB">
      <w:r>
        <w:t>Como se aprecia en la figura 1.3, se cerró 2019 con unos ingresos de alrededor de 22.000 millones de dólares por venta de dispositivos wearables. Si bien este estudio es previo a la pandemia de 2020, se cree que se puede mantener el crecimiento de ingresos, que se estimaba podría superar los 50.000 millones de dólares en el año 2023.</w:t>
      </w:r>
    </w:p>
    <w:p w14:paraId="7B062509" w14:textId="45385A73" w:rsidR="004D610C" w:rsidRDefault="004D610C" w:rsidP="003E31DB">
      <w:r>
        <w:t xml:space="preserve">En este crecimiento tendrán un papel protagonista los </w:t>
      </w:r>
      <w:r>
        <w:rPr>
          <w:i/>
          <w:iCs/>
        </w:rPr>
        <w:t>smartwatches</w:t>
      </w:r>
      <w:r>
        <w:t xml:space="preserve">, que aportarán gran parte de estos ingresos, según indica también este informe. </w:t>
      </w:r>
    </w:p>
    <w:p w14:paraId="1DF2B64F" w14:textId="438F39CA" w:rsidR="004D610C" w:rsidRPr="004D610C" w:rsidRDefault="004D610C" w:rsidP="003E31DB">
      <w:r>
        <w:t xml:space="preserve">Esta es la otra razón por la que he elegido este tema para realizar mi trabajo de fin de grado, me gusta estar informado acerca de las nuevas tecnologías y desde hace un tiempo considero los </w:t>
      </w:r>
      <w:r>
        <w:rPr>
          <w:i/>
          <w:iCs/>
        </w:rPr>
        <w:t xml:space="preserve">wearables </w:t>
      </w:r>
      <w:r>
        <w:t>como una tecnología que será muy importante en el futuro.</w:t>
      </w:r>
    </w:p>
    <w:p w14:paraId="5C762F46" w14:textId="77777777" w:rsidR="003E31DB" w:rsidRPr="003E31DB" w:rsidRDefault="003E31DB" w:rsidP="003E31DB"/>
    <w:p w14:paraId="44C21D5D" w14:textId="77777777" w:rsidR="00A009AC" w:rsidRPr="00DC525D" w:rsidRDefault="00A009AC" w:rsidP="00DC525D">
      <w:pPr>
        <w:jc w:val="center"/>
        <w:rPr>
          <w:b/>
          <w:bCs/>
          <w:sz w:val="18"/>
          <w:szCs w:val="20"/>
        </w:rPr>
      </w:pPr>
    </w:p>
    <w:p w14:paraId="79AD64C9" w14:textId="76CF9A95" w:rsidR="00BD2165" w:rsidRDefault="00BD2165" w:rsidP="00BD2165">
      <w:pPr>
        <w:pStyle w:val="Ttulo2"/>
      </w:pPr>
      <w:bookmarkStart w:id="7" w:name="_Toc40176299"/>
      <w:r>
        <w:t>Objetivos</w:t>
      </w:r>
      <w:bookmarkEnd w:id="7"/>
    </w:p>
    <w:p w14:paraId="67980556" w14:textId="4B936F42" w:rsidR="00DA62EF" w:rsidRDefault="00CF6273" w:rsidP="00103257">
      <w:r>
        <w:t xml:space="preserve">El </w:t>
      </w:r>
      <w:r w:rsidR="00173B82">
        <w:t xml:space="preserve">principal </w:t>
      </w:r>
      <w:r>
        <w:t>objetivo de este trabajo de fin de grado es desarrollar una aplicación en Android que nos permita monitorizar la técnica en el deporte de raqueta realizado</w:t>
      </w:r>
      <w:r w:rsidR="00173B82">
        <w:t xml:space="preserve"> para conseguir una mejora de rendimiento y prevención de lesiones en la práctica.</w:t>
      </w:r>
    </w:p>
    <w:p w14:paraId="01450DC1" w14:textId="7977B2F7" w:rsidR="00CF6273" w:rsidRDefault="00CF6273" w:rsidP="00103257">
      <w:r>
        <w:t xml:space="preserve">Para ello, se empezará por escoger el dispositivo wearable que se adapte mejor a las necesidades del trabajo o que podamos modificar para conseguir dicha adaptación. </w:t>
      </w:r>
      <w:r w:rsidR="00173B82">
        <w:t>Este dispositivo tendrá que permitirnos tomar muestras que puedan ser analizadas para medir los golpes que efectúe el usuario. También habrá que familiarizarse con las funcionalidades de los sensores integrados.</w:t>
      </w:r>
    </w:p>
    <w:p w14:paraId="09A693A5" w14:textId="77777777" w:rsidR="0039754B" w:rsidRDefault="0039754B" w:rsidP="00103257"/>
    <w:p w14:paraId="0019B415" w14:textId="52C9253E" w:rsidR="00A009AC" w:rsidRDefault="00A009AC" w:rsidP="00103257">
      <w:r>
        <w:t xml:space="preserve">Otra parte </w:t>
      </w:r>
      <w:r w:rsidR="00665D12">
        <w:t xml:space="preserve">de ese objetivo será conocer y entender el protocolo por el cual se conectan el dispositivo wearable y el smartphone con el que manejaremos la app. </w:t>
      </w:r>
    </w:p>
    <w:p w14:paraId="45EA477A" w14:textId="77777777" w:rsidR="004D610C" w:rsidRDefault="004D610C" w:rsidP="00103257"/>
    <w:p w14:paraId="6B4EF298" w14:textId="77777777" w:rsidR="004D610C" w:rsidRDefault="004D610C" w:rsidP="00103257"/>
    <w:p w14:paraId="5E635306" w14:textId="49470870" w:rsidR="00173B82" w:rsidRDefault="00173B82" w:rsidP="00103257">
      <w:r>
        <w:t>El siguiente objetivo será la implementación de los algoritmos adecuados para la medida precisa de las magnitudes físicas que nos interesan, que serán las que nos aporten los sensores</w:t>
      </w:r>
      <w:r w:rsidR="004D610C">
        <w:t xml:space="preserve"> de medida inercial</w:t>
      </w:r>
      <w:r>
        <w:t xml:space="preserve"> del dispositivo: acelerómetro, giroscopio y magnetómetro.</w:t>
      </w:r>
      <w:r w:rsidR="00A009AC">
        <w:t xml:space="preserve"> El siguiente paso tras medir estas magnitudes físicas será trabajar con ellas</w:t>
      </w:r>
      <w:r w:rsidR="00665D12">
        <w:t xml:space="preserve"> para obtener mejores medidas que se puedan relacionar con la calidad de la actividad física realizada, en este caso los golpes que registre el usuario.</w:t>
      </w:r>
    </w:p>
    <w:p w14:paraId="02243254" w14:textId="0AC44FD0" w:rsidR="00665D12" w:rsidRDefault="00665D12" w:rsidP="00103257">
      <w:r>
        <w:t>Con esto, se llevará a cabo el desarrollo de la aplicación cumpliendo todos estos pasos y añadiendo funcionalidades básicas que permitan su uso sin dificultad, como puede ser un sistema de usuarios y ayudas gráficas. Todas las funcionalidades que se implementen se explicarán con detalle dentro del apartado tal.</w:t>
      </w:r>
    </w:p>
    <w:p w14:paraId="53ACC72A" w14:textId="5EEA04DB" w:rsidR="005B6449" w:rsidRPr="005B6449" w:rsidRDefault="005B6449" w:rsidP="0039754B">
      <w:pPr>
        <w:pStyle w:val="Ttulo2"/>
        <w:numPr>
          <w:ilvl w:val="0"/>
          <w:numId w:val="0"/>
        </w:numPr>
        <w:ind w:left="576"/>
      </w:pPr>
    </w:p>
    <w:p w14:paraId="6B4F3E9D" w14:textId="5A4BF04F" w:rsidR="00FB3EC4" w:rsidRDefault="004D610C" w:rsidP="00FB3EC4">
      <w:pPr>
        <w:pStyle w:val="Ttulo2"/>
      </w:pPr>
      <w:bookmarkStart w:id="8" w:name="_Toc40176300"/>
      <w:r>
        <w:t>Metodología</w:t>
      </w:r>
      <w:bookmarkEnd w:id="8"/>
    </w:p>
    <w:p w14:paraId="2E18772E" w14:textId="77777777" w:rsidR="00FB3EC4" w:rsidRPr="00103257" w:rsidRDefault="00FB3EC4" w:rsidP="00103257"/>
    <w:p w14:paraId="55BB5B5D" w14:textId="4E41E6AD" w:rsidR="00763B6A" w:rsidRDefault="0039754B" w:rsidP="008305DD">
      <w:pPr>
        <w:pStyle w:val="Ttulo1"/>
      </w:pPr>
      <w:bookmarkStart w:id="9" w:name="_Toc40176301"/>
      <w:r>
        <w:lastRenderedPageBreak/>
        <w:t>Identificación y análisis de posibles soluciones</w:t>
      </w:r>
      <w:bookmarkEnd w:id="9"/>
    </w:p>
    <w:p w14:paraId="23B04688" w14:textId="6BCBAEFE" w:rsidR="00692717" w:rsidRPr="00692717" w:rsidRDefault="00692717" w:rsidP="00692717">
      <w:pPr>
        <w:pStyle w:val="Ttulo2"/>
        <w:numPr>
          <w:ilvl w:val="0"/>
          <w:numId w:val="0"/>
        </w:numPr>
        <w:rPr>
          <w:b w:val="0"/>
          <w:bCs w:val="0"/>
          <w:sz w:val="22"/>
          <w:szCs w:val="22"/>
        </w:rPr>
      </w:pPr>
      <w:bookmarkStart w:id="10" w:name="_Toc40176302"/>
      <w:r>
        <w:rPr>
          <w:b w:val="0"/>
          <w:bCs w:val="0"/>
          <w:sz w:val="22"/>
          <w:szCs w:val="22"/>
        </w:rPr>
        <w:t>En este capítulo se analizará las distintas soluciones con las que se podría llevar a cabo el proyecto, tanto de hardware como de software. Se explicarán diferentes herramientas existentes que se podrían utilizar, comparando sus ventajas y sus desventajas.</w:t>
      </w:r>
      <w:bookmarkEnd w:id="10"/>
    </w:p>
    <w:p w14:paraId="504C7C59" w14:textId="59A99F7F" w:rsidR="00692717" w:rsidRPr="00692717" w:rsidRDefault="00692717" w:rsidP="00692717">
      <w:pPr>
        <w:pStyle w:val="Ttulo2"/>
        <w:numPr>
          <w:ilvl w:val="0"/>
          <w:numId w:val="0"/>
        </w:numPr>
      </w:pPr>
    </w:p>
    <w:p w14:paraId="1A0CF27A" w14:textId="3E65A809" w:rsidR="00692717" w:rsidRDefault="00692717" w:rsidP="00692717">
      <w:pPr>
        <w:pStyle w:val="Ttulo2"/>
        <w:rPr>
          <w:i/>
          <w:iCs/>
        </w:rPr>
      </w:pPr>
      <w:bookmarkStart w:id="11" w:name="_Toc40176303"/>
      <w:r>
        <w:t>Posibles soluciones hardware</w:t>
      </w:r>
      <w:bookmarkEnd w:id="11"/>
    </w:p>
    <w:p w14:paraId="0037827A" w14:textId="2A4E8086" w:rsidR="00E504F9" w:rsidRDefault="00E504F9" w:rsidP="00E504F9"/>
    <w:p w14:paraId="20A55E43" w14:textId="04FB1CEB" w:rsidR="00E504F9" w:rsidRDefault="00E504F9" w:rsidP="00E504F9">
      <w:r>
        <w:t xml:space="preserve">A continuación se presentarán los </w:t>
      </w:r>
      <w:r>
        <w:rPr>
          <w:i/>
          <w:iCs/>
        </w:rPr>
        <w:t xml:space="preserve">wearables </w:t>
      </w:r>
      <w:r>
        <w:t>disponibles para participar en este proyecto.</w:t>
      </w:r>
      <w:r w:rsidR="009E4FC4">
        <w:t xml:space="preserve"> Se estudiarán sus componentes, con especial énfasis en su conectividad y en su Unidad de Medida Inercial o IMU, que incluye los sensores de acelerómetro, giroscopio y magnetómetro.</w:t>
      </w:r>
    </w:p>
    <w:p w14:paraId="30911DAB" w14:textId="1B2108D2" w:rsidR="009E4FC4" w:rsidRDefault="009E4FC4" w:rsidP="00E504F9">
      <w:r>
        <w:t>Tabla comparativa después.</w:t>
      </w:r>
    </w:p>
    <w:p w14:paraId="123FF839" w14:textId="3B22500A" w:rsidR="008E6C10" w:rsidRDefault="008E6C10" w:rsidP="00E504F9"/>
    <w:p w14:paraId="22C68158" w14:textId="35136201" w:rsidR="008E6C10" w:rsidRDefault="008E6C10" w:rsidP="008E6C10">
      <w:pPr>
        <w:pStyle w:val="Ttulo3"/>
      </w:pPr>
      <w:bookmarkStart w:id="12" w:name="_Toc40176304"/>
      <w:r>
        <w:t>MIKROE-2026 (Hexiwear)</w:t>
      </w:r>
      <w:bookmarkEnd w:id="12"/>
    </w:p>
    <w:p w14:paraId="73A83063" w14:textId="6EFCB4DB" w:rsidR="00E61CFB" w:rsidRDefault="00E61CFB" w:rsidP="00E61CFB">
      <w:r>
        <w:t xml:space="preserve">El dispositivo de MikroElectronika MIKROE-2026 o Hexiwear </w:t>
      </w:r>
      <w:hyperlink w:anchor="_Bibliografía" w:history="1">
        <w:r w:rsidRPr="006F1E4F">
          <w:rPr>
            <w:rStyle w:val="Hipervnculo"/>
            <w:color w:val="000000" w:themeColor="text1"/>
            <w:sz w:val="18"/>
            <w:szCs w:val="18"/>
            <w:u w:val="none"/>
          </w:rPr>
          <w:t>(4)</w:t>
        </w:r>
      </w:hyperlink>
      <w:r>
        <w:t xml:space="preserve"> es un smartwatch con formato de kit de desarrollo. Ofrece la posibilidad de crear un dispositivo portátil propio compatible con aplicaciones de móvil. Consta de pantalla OLED de 1.1 pulgadas con 6 botones capacitivos. Conexión Micro USB-B para cargar la batería y para desarrollo del software del dispositivo. Su peso es de 40 gramos.</w:t>
      </w:r>
    </w:p>
    <w:p w14:paraId="140A6E06" w14:textId="34FF3951" w:rsidR="008E6C10" w:rsidRDefault="00E61CFB" w:rsidP="00E61CFB">
      <w:r>
        <w:t>Contiene sensores de frecuencia cardíaca, temperatura, humedad, presión, luz ambiental y una unidad de medida inercial (IMU).</w:t>
      </w:r>
    </w:p>
    <w:p w14:paraId="3E46B5F0" w14:textId="4CBA4920" w:rsidR="00E61CFB" w:rsidRDefault="00E61CFB" w:rsidP="00E61CFB">
      <w:pPr>
        <w:jc w:val="center"/>
      </w:pPr>
      <w:r>
        <w:rPr>
          <w:noProof/>
        </w:rPr>
        <w:drawing>
          <wp:inline distT="0" distB="0" distL="0" distR="0" wp14:anchorId="6324B4F3" wp14:editId="11E23EAA">
            <wp:extent cx="2950845" cy="2646045"/>
            <wp:effectExtent l="0" t="0" r="1905"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0845" cy="2646045"/>
                    </a:xfrm>
                    <a:prstGeom prst="rect">
                      <a:avLst/>
                    </a:prstGeom>
                    <a:noFill/>
                  </pic:spPr>
                </pic:pic>
              </a:graphicData>
            </a:graphic>
          </wp:inline>
        </w:drawing>
      </w:r>
    </w:p>
    <w:p w14:paraId="219437CE" w14:textId="7855C717" w:rsidR="00E61CFB" w:rsidRDefault="00E61CFB" w:rsidP="00E61CFB">
      <w:pPr>
        <w:jc w:val="center"/>
        <w:rPr>
          <w:b/>
          <w:bCs/>
          <w:sz w:val="18"/>
          <w:szCs w:val="18"/>
        </w:rPr>
      </w:pPr>
      <w:r>
        <w:rPr>
          <w:b/>
          <w:bCs/>
          <w:sz w:val="18"/>
          <w:szCs w:val="18"/>
        </w:rPr>
        <w:t>Figura 2.1. Dispositivo Hexiwear MIKROE-2026</w:t>
      </w:r>
    </w:p>
    <w:p w14:paraId="0DC3BC10" w14:textId="2EDBF8B3" w:rsidR="00E61CFB" w:rsidRDefault="00E61CFB" w:rsidP="00E61CFB">
      <w:pPr>
        <w:jc w:val="left"/>
        <w:rPr>
          <w:szCs w:val="22"/>
        </w:rPr>
      </w:pPr>
    </w:p>
    <w:p w14:paraId="139B35E3" w14:textId="6FAE75A1" w:rsidR="00E61CFB" w:rsidRPr="00E61CFB" w:rsidRDefault="00E61CFB" w:rsidP="00E61CFB">
      <w:pPr>
        <w:jc w:val="left"/>
        <w:rPr>
          <w:szCs w:val="22"/>
        </w:rPr>
      </w:pPr>
      <w:r w:rsidRPr="00E61CFB">
        <w:rPr>
          <w:szCs w:val="22"/>
        </w:rPr>
        <w:t xml:space="preserve">El procesador que integra este dispositivo es un NXP-Kinetis K64 MCU </w:t>
      </w:r>
      <w:r w:rsidRPr="00E61CFB">
        <w:rPr>
          <w:sz w:val="18"/>
          <w:szCs w:val="18"/>
        </w:rPr>
        <w:t>(</w:t>
      </w:r>
      <w:r>
        <w:rPr>
          <w:sz w:val="18"/>
          <w:szCs w:val="18"/>
        </w:rPr>
        <w:t>5</w:t>
      </w:r>
      <w:r w:rsidRPr="00E61CFB">
        <w:rPr>
          <w:sz w:val="18"/>
          <w:szCs w:val="18"/>
        </w:rPr>
        <w:t>)</w:t>
      </w:r>
      <w:r w:rsidRPr="00E61CFB">
        <w:rPr>
          <w:szCs w:val="22"/>
        </w:rPr>
        <w:t>, basado en un ARM Cortex-M4:</w:t>
      </w:r>
    </w:p>
    <w:p w14:paraId="446F1078" w14:textId="77777777" w:rsidR="00E61CFB" w:rsidRPr="00E61CFB" w:rsidRDefault="00E61CFB" w:rsidP="00E61CFB">
      <w:pPr>
        <w:jc w:val="left"/>
        <w:rPr>
          <w:szCs w:val="22"/>
        </w:rPr>
      </w:pPr>
      <w:r w:rsidRPr="00E61CFB">
        <w:rPr>
          <w:szCs w:val="22"/>
        </w:rPr>
        <w:t>-</w:t>
      </w:r>
      <w:r w:rsidRPr="00E61CFB">
        <w:rPr>
          <w:szCs w:val="22"/>
        </w:rPr>
        <w:tab/>
        <w:t>Velocidad de reloj de hasta 120 MHz.</w:t>
      </w:r>
    </w:p>
    <w:p w14:paraId="73D79E9D" w14:textId="77777777" w:rsidR="00E61CFB" w:rsidRPr="00E61CFB" w:rsidRDefault="00E61CFB" w:rsidP="00E61CFB">
      <w:pPr>
        <w:jc w:val="left"/>
        <w:rPr>
          <w:szCs w:val="22"/>
        </w:rPr>
      </w:pPr>
      <w:r w:rsidRPr="00E61CFB">
        <w:rPr>
          <w:szCs w:val="22"/>
        </w:rPr>
        <w:t>-</w:t>
      </w:r>
      <w:r w:rsidRPr="00E61CFB">
        <w:rPr>
          <w:szCs w:val="22"/>
        </w:rPr>
        <w:tab/>
        <w:t>Memoria SRAM de 256 KB.</w:t>
      </w:r>
    </w:p>
    <w:p w14:paraId="31ECD0C4" w14:textId="77777777" w:rsidR="00E61CFB" w:rsidRPr="00E61CFB" w:rsidRDefault="00E61CFB" w:rsidP="00E61CFB">
      <w:pPr>
        <w:jc w:val="left"/>
        <w:rPr>
          <w:szCs w:val="22"/>
        </w:rPr>
      </w:pPr>
      <w:r w:rsidRPr="00E61CFB">
        <w:rPr>
          <w:szCs w:val="22"/>
        </w:rPr>
        <w:lastRenderedPageBreak/>
        <w:t>-</w:t>
      </w:r>
      <w:r w:rsidRPr="00E61CFB">
        <w:rPr>
          <w:szCs w:val="22"/>
        </w:rPr>
        <w:tab/>
        <w:t>Memoria flash de 1 MB.</w:t>
      </w:r>
    </w:p>
    <w:p w14:paraId="6511C00C" w14:textId="1A4E36DE" w:rsidR="00E61CFB" w:rsidRPr="00E61CFB" w:rsidRDefault="00E61CFB" w:rsidP="00E61CFB">
      <w:pPr>
        <w:jc w:val="left"/>
        <w:rPr>
          <w:szCs w:val="22"/>
        </w:rPr>
      </w:pPr>
      <w:r w:rsidRPr="00E61CFB">
        <w:rPr>
          <w:szCs w:val="22"/>
        </w:rPr>
        <w:t xml:space="preserve">Para la comunicación, incorpora un procesador NXP-Kinetis KW4x </w:t>
      </w:r>
      <w:r w:rsidRPr="00E61CFB">
        <w:rPr>
          <w:sz w:val="18"/>
          <w:szCs w:val="18"/>
        </w:rPr>
        <w:t>(5)</w:t>
      </w:r>
      <w:r w:rsidRPr="00E61CFB">
        <w:rPr>
          <w:szCs w:val="22"/>
        </w:rPr>
        <w:t>, basado en un ARM Cortex-M0+ y que proporciona conectividad BLE (Bluetooth Low Energy).</w:t>
      </w:r>
    </w:p>
    <w:p w14:paraId="75018C2F" w14:textId="631A236B" w:rsidR="00E61CFB" w:rsidRPr="00E61CFB" w:rsidRDefault="00E61CFB" w:rsidP="00E61CFB">
      <w:pPr>
        <w:jc w:val="left"/>
        <w:rPr>
          <w:szCs w:val="22"/>
        </w:rPr>
      </w:pPr>
      <w:r w:rsidRPr="00E61CFB">
        <w:rPr>
          <w:szCs w:val="22"/>
        </w:rPr>
        <w:t xml:space="preserve">En cuanto a su IMU, tiene dos apartados: por una parte el FXOS8700CQ, que integra acelerómetro y magnetómetro, y por otra el FXAS21002, que proporciona medidas del giróscopo. Ambos proporcionados por NXP </w:t>
      </w:r>
      <w:r w:rsidRPr="00E61CFB">
        <w:rPr>
          <w:sz w:val="18"/>
          <w:szCs w:val="18"/>
        </w:rPr>
        <w:t>(5).</w:t>
      </w:r>
    </w:p>
    <w:p w14:paraId="576BE2A1" w14:textId="77777777" w:rsidR="00E61CFB" w:rsidRPr="00E61CFB" w:rsidRDefault="00E61CFB" w:rsidP="00E61CFB">
      <w:pPr>
        <w:jc w:val="left"/>
        <w:rPr>
          <w:szCs w:val="22"/>
        </w:rPr>
      </w:pPr>
      <w:r w:rsidRPr="00E61CFB">
        <w:rPr>
          <w:szCs w:val="22"/>
        </w:rPr>
        <w:t xml:space="preserve">Como dato interesante, el desarrollo de este dispositivo se llevó a cabo gracias a un proceso de crowdfunding y es un proyecto de código libre. </w:t>
      </w:r>
    </w:p>
    <w:p w14:paraId="7563D866" w14:textId="1271B7AB" w:rsidR="007F29BE" w:rsidRDefault="007F29BE" w:rsidP="008E6C10"/>
    <w:p w14:paraId="0A3906FC" w14:textId="1C391243" w:rsidR="0029141B" w:rsidRDefault="007F29BE" w:rsidP="0029141B">
      <w:pPr>
        <w:pStyle w:val="Ttulo3"/>
      </w:pPr>
      <w:bookmarkStart w:id="13" w:name="_Toc40176305"/>
      <w:r>
        <w:t>SensorTag CC1350</w:t>
      </w:r>
      <w:bookmarkEnd w:id="13"/>
      <w:r w:rsidR="00C41088">
        <w:t>STK</w:t>
      </w:r>
      <w:r w:rsidR="00A324AA">
        <w:t xml:space="preserve"> EU</w:t>
      </w:r>
    </w:p>
    <w:p w14:paraId="219441D1" w14:textId="12EDE342" w:rsidR="0029141B" w:rsidRDefault="0029141B" w:rsidP="0029141B">
      <w:r>
        <w:t>S</w:t>
      </w:r>
      <w:r w:rsidRPr="0029141B">
        <w:t>e definen como un entorno de desarrollo fácil de usar con un set de herramientas amplio y común para todos los dispositivos, además de una duración de la batería muy buena.</w:t>
      </w:r>
    </w:p>
    <w:p w14:paraId="7F31C84A" w14:textId="77777777" w:rsidR="0029141B" w:rsidRDefault="0029141B" w:rsidP="0029141B">
      <w:r>
        <w:t>La idea es la de una familia de dispositivos de precio reducido, inalámbricos y con sensores de baja potencia, con los cuales llevar a cabo proyectos de medición de datos, automatización de sistemas del hogar, sistemas de seguridad y alarmas, sistemas de salud inalámbricos, etc.</w:t>
      </w:r>
    </w:p>
    <w:p w14:paraId="33DDB100" w14:textId="77777777" w:rsidR="0029141B" w:rsidRDefault="0029141B" w:rsidP="0029141B">
      <w:r>
        <w:t>Estas familias de dispositivos permiten la modificación del software mediante un pack de desarrollo que nos aporta el fabricante.</w:t>
      </w:r>
    </w:p>
    <w:p w14:paraId="5ADC190D" w14:textId="77777777" w:rsidR="0029141B" w:rsidRDefault="0029141B" w:rsidP="0029141B">
      <w:r>
        <w:t>Sus dimensiones son de 5 x 6.7 x 1.4 cm.</w:t>
      </w:r>
    </w:p>
    <w:p w14:paraId="4B341CEA" w14:textId="0C80FFBC" w:rsidR="0029141B" w:rsidRDefault="0029141B" w:rsidP="0029141B">
      <w:pPr>
        <w:jc w:val="center"/>
      </w:pPr>
      <w:r>
        <w:rPr>
          <w:noProof/>
        </w:rPr>
        <w:drawing>
          <wp:inline distT="0" distB="0" distL="0" distR="0" wp14:anchorId="25376C32" wp14:editId="71881455">
            <wp:extent cx="5400040" cy="23469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46960"/>
                    </a:xfrm>
                    <a:prstGeom prst="rect">
                      <a:avLst/>
                    </a:prstGeom>
                    <a:noFill/>
                    <a:ln>
                      <a:noFill/>
                    </a:ln>
                  </pic:spPr>
                </pic:pic>
              </a:graphicData>
            </a:graphic>
          </wp:inline>
        </w:drawing>
      </w:r>
    </w:p>
    <w:p w14:paraId="4BDF96B4" w14:textId="6C4869CA" w:rsidR="0029141B" w:rsidRPr="0029141B" w:rsidRDefault="0029141B" w:rsidP="0029141B">
      <w:pPr>
        <w:jc w:val="center"/>
        <w:rPr>
          <w:sz w:val="18"/>
          <w:szCs w:val="18"/>
        </w:rPr>
      </w:pPr>
      <w:r>
        <w:rPr>
          <w:b/>
          <w:bCs/>
          <w:sz w:val="18"/>
          <w:szCs w:val="18"/>
        </w:rPr>
        <w:t>Figura 2.2. Dispositiv</w:t>
      </w:r>
      <w:r w:rsidR="00A324AA">
        <w:rPr>
          <w:b/>
          <w:bCs/>
          <w:sz w:val="18"/>
          <w:szCs w:val="18"/>
        </w:rPr>
        <w:t>o</w:t>
      </w:r>
      <w:r>
        <w:rPr>
          <w:b/>
          <w:bCs/>
          <w:sz w:val="18"/>
          <w:szCs w:val="18"/>
        </w:rPr>
        <w:t xml:space="preserve"> </w:t>
      </w:r>
      <w:r w:rsidR="00C432CE">
        <w:rPr>
          <w:b/>
          <w:bCs/>
          <w:sz w:val="18"/>
          <w:szCs w:val="18"/>
        </w:rPr>
        <w:t xml:space="preserve">SensorTag </w:t>
      </w:r>
      <w:r>
        <w:rPr>
          <w:b/>
          <w:bCs/>
          <w:sz w:val="18"/>
          <w:szCs w:val="18"/>
        </w:rPr>
        <w:t xml:space="preserve">CC1350. </w:t>
      </w:r>
      <w:r>
        <w:rPr>
          <w:sz w:val="18"/>
          <w:szCs w:val="18"/>
        </w:rPr>
        <w:t>(6)</w:t>
      </w:r>
    </w:p>
    <w:p w14:paraId="00015EDB" w14:textId="12EDBB6A" w:rsidR="0029141B" w:rsidRDefault="0029141B" w:rsidP="0029141B"/>
    <w:p w14:paraId="14EFB69E" w14:textId="77777777" w:rsidR="000B5A97" w:rsidRDefault="000B5A97" w:rsidP="000B5A97">
      <w:r>
        <w:t>El microprocesador que incorporan está basado en un ARM Cortex-M3 de 32 bits:</w:t>
      </w:r>
    </w:p>
    <w:p w14:paraId="4B3D9008" w14:textId="7F614176" w:rsidR="000B5A97" w:rsidRDefault="00C432CE" w:rsidP="000B5A97">
      <w:r>
        <w:tab/>
      </w:r>
      <w:r w:rsidR="000B5A97">
        <w:t>-</w:t>
      </w:r>
      <w:r>
        <w:t xml:space="preserve"> </w:t>
      </w:r>
      <w:r w:rsidR="000B5A97">
        <w:t xml:space="preserve">Velocidad de reloj de hasta 48 MHz. </w:t>
      </w:r>
    </w:p>
    <w:p w14:paraId="13CB6B6F" w14:textId="4BC7E54E" w:rsidR="000B5A97" w:rsidRDefault="00C432CE" w:rsidP="000B5A97">
      <w:r>
        <w:tab/>
      </w:r>
      <w:r w:rsidR="000B5A97">
        <w:t>-</w:t>
      </w:r>
      <w:r>
        <w:t xml:space="preserve"> </w:t>
      </w:r>
      <w:r w:rsidR="000B5A97">
        <w:t>Memoria flash de 128 KB.</w:t>
      </w:r>
    </w:p>
    <w:p w14:paraId="7DE543B5" w14:textId="4AA57D5D" w:rsidR="000B5A97" w:rsidRDefault="00C432CE" w:rsidP="000B5A97">
      <w:r>
        <w:tab/>
      </w:r>
      <w:r w:rsidR="000B5A97">
        <w:t>-</w:t>
      </w:r>
      <w:r>
        <w:t xml:space="preserve"> </w:t>
      </w:r>
      <w:r w:rsidR="000B5A97">
        <w:t>Memoria SRAM de 20 KB.</w:t>
      </w:r>
    </w:p>
    <w:p w14:paraId="5F637468" w14:textId="741B153B" w:rsidR="000B5A97" w:rsidRDefault="00C432CE" w:rsidP="000B5A97">
      <w:r>
        <w:tab/>
      </w:r>
      <w:r w:rsidR="000B5A97">
        <w:t>-</w:t>
      </w:r>
      <w:r>
        <w:t xml:space="preserve"> </w:t>
      </w:r>
      <w:r w:rsidR="000B5A97">
        <w:t>8 KB de caché/RAM.</w:t>
      </w:r>
    </w:p>
    <w:p w14:paraId="45517E27" w14:textId="77777777" w:rsidR="001B68A2" w:rsidRDefault="000B5A97" w:rsidP="000B5A97">
      <w:r>
        <w:t>También contienen hasta diez sensores, con los cuales se puede medir magnitudes como temperatura, humedad y presión, junto con la IMU, que en este caso se trata del módulo MPU-</w:t>
      </w:r>
    </w:p>
    <w:p w14:paraId="4F65807C" w14:textId="77777777" w:rsidR="001B68A2" w:rsidRDefault="001B68A2" w:rsidP="000B5A97"/>
    <w:p w14:paraId="7430F391" w14:textId="77777777" w:rsidR="001B68A2" w:rsidRDefault="001B68A2" w:rsidP="000B5A97"/>
    <w:p w14:paraId="0575AB27" w14:textId="6990D464" w:rsidR="000B5A97" w:rsidRDefault="000B5A97" w:rsidP="000B5A97">
      <w:r>
        <w:lastRenderedPageBreak/>
        <w:t xml:space="preserve">9250 </w:t>
      </w:r>
      <w:r w:rsidRPr="000B5A97">
        <w:rPr>
          <w:sz w:val="18"/>
          <w:szCs w:val="18"/>
        </w:rPr>
        <w:t>(7)</w:t>
      </w:r>
      <w:r>
        <w:t xml:space="preserve"> y que se define como controlador de sensores de ultra baja potencia, que permite el uso autónomo, con 20 KB de SRAM y que soporta actualización OTA (Over-the-Air).</w:t>
      </w:r>
    </w:p>
    <w:p w14:paraId="453B977E" w14:textId="0C571E53" w:rsidR="000B5A97" w:rsidRDefault="00C41088" w:rsidP="000B5A97">
      <w:r>
        <w:t>La conectividad de este dispositivo se basa en dos sistemas: por una parte permite Bluetooth Low Energy, y por otra añade funcionalidad Sub-1GHz, que consiste en usar una frecuencia inferior, por lo tanto aporta mayor rango y menor potencia.</w:t>
      </w:r>
    </w:p>
    <w:p w14:paraId="0EA35776" w14:textId="77777777" w:rsidR="0029141B" w:rsidRPr="0029141B" w:rsidRDefault="0029141B" w:rsidP="0029141B"/>
    <w:p w14:paraId="0C1BD8B2" w14:textId="74C6935F" w:rsidR="007F29BE" w:rsidRDefault="0029141B" w:rsidP="0029141B">
      <w:pPr>
        <w:pStyle w:val="Ttulo3"/>
      </w:pPr>
      <w:bookmarkStart w:id="14" w:name="_Toc40176306"/>
      <w:r>
        <w:t>SensorTag</w:t>
      </w:r>
      <w:r w:rsidR="007F29BE">
        <w:t xml:space="preserve"> CC3200</w:t>
      </w:r>
      <w:bookmarkEnd w:id="14"/>
      <w:r w:rsidR="00A324AA">
        <w:t>STK - WIFIMK</w:t>
      </w:r>
    </w:p>
    <w:p w14:paraId="4E615081" w14:textId="60F4E622" w:rsidR="0029141B" w:rsidRDefault="00C432CE" w:rsidP="00C432CE">
      <w:r w:rsidRPr="00C432CE">
        <w:t>Es un dispositivo parecido a los de la familia anterior. Contiene los mismos sensores y la misma IMU, la MPU-9250 de Invensense. La diferencia se encuentra en el procesador que incorpora, que en este caso está basado en un ARM Cortex-M4 de 32 bits:</w:t>
      </w:r>
    </w:p>
    <w:p w14:paraId="0CFB2C3C" w14:textId="6AB9AA56" w:rsidR="00C432CE" w:rsidRDefault="00C432CE" w:rsidP="00C432CE">
      <w:r>
        <w:tab/>
        <w:t>- Velocidad de reloj de hasta 80 MHz.</w:t>
      </w:r>
    </w:p>
    <w:p w14:paraId="1ADC9FF0" w14:textId="34475FDA" w:rsidR="00C432CE" w:rsidRDefault="00C432CE" w:rsidP="00C432CE">
      <w:r>
        <w:tab/>
        <w:t>- RAM de 256 KB.</w:t>
      </w:r>
    </w:p>
    <w:p w14:paraId="1CF07F20" w14:textId="77777777" w:rsidR="00C432CE" w:rsidRDefault="00C432CE" w:rsidP="00C432CE">
      <w:r>
        <w:t>También se encuentra una gran diferencia en la comunicación, realizándose en este caso por Wi-Fi (por estándar 802.11 b/g/n), lo que permite el uso de TCP/IP, TLS/SSL, HTTP y otros protocolos de Internet. Esto es útil porque permite la carga directamente a Internet en el caso de que se utilice un servidor web o en la nube para almacenar los datos.</w:t>
      </w:r>
    </w:p>
    <w:p w14:paraId="2E2D8058" w14:textId="5573D74E" w:rsidR="00C432CE" w:rsidRDefault="00C432CE" w:rsidP="00C432CE">
      <w:r>
        <w:t xml:space="preserve">También es diferente en las dimensiones, ya que es algo más pequeño que </w:t>
      </w:r>
      <w:r w:rsidR="00A324AA">
        <w:t>el dispositivo anterior</w:t>
      </w:r>
      <w:r>
        <w:t>: 3.2 x 4.2 x 0.8 cm.</w:t>
      </w:r>
    </w:p>
    <w:p w14:paraId="5BC9C432" w14:textId="33C84E18" w:rsidR="00C432CE" w:rsidRDefault="00C432CE" w:rsidP="00C432CE">
      <w:pPr>
        <w:jc w:val="center"/>
      </w:pPr>
      <w:r>
        <w:rPr>
          <w:noProof/>
        </w:rPr>
        <w:drawing>
          <wp:inline distT="0" distB="0" distL="0" distR="0" wp14:anchorId="3872B2BC" wp14:editId="051362DD">
            <wp:extent cx="2573020" cy="257302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73020" cy="2573020"/>
                    </a:xfrm>
                    <a:prstGeom prst="rect">
                      <a:avLst/>
                    </a:prstGeom>
                    <a:noFill/>
                  </pic:spPr>
                </pic:pic>
              </a:graphicData>
            </a:graphic>
          </wp:inline>
        </w:drawing>
      </w:r>
    </w:p>
    <w:p w14:paraId="2668D0CD" w14:textId="55409717" w:rsidR="00C432CE" w:rsidRPr="00C432CE" w:rsidRDefault="00C432CE" w:rsidP="00C432CE">
      <w:pPr>
        <w:jc w:val="center"/>
        <w:rPr>
          <w:sz w:val="18"/>
          <w:szCs w:val="18"/>
        </w:rPr>
      </w:pPr>
      <w:r>
        <w:rPr>
          <w:b/>
          <w:bCs/>
          <w:sz w:val="18"/>
          <w:szCs w:val="18"/>
        </w:rPr>
        <w:t xml:space="preserve">Figura 2.3. Dispositivo SensorTag CC3200 </w:t>
      </w:r>
      <w:r>
        <w:rPr>
          <w:sz w:val="18"/>
          <w:szCs w:val="18"/>
        </w:rPr>
        <w:t>(6)</w:t>
      </w:r>
    </w:p>
    <w:p w14:paraId="12E7B292" w14:textId="77777777" w:rsidR="006A2436" w:rsidRDefault="006A2436" w:rsidP="007F29BE"/>
    <w:p w14:paraId="71B6D91B" w14:textId="1A50EF3C" w:rsidR="007F29BE" w:rsidRDefault="007F29BE" w:rsidP="007F29BE">
      <w:pPr>
        <w:pStyle w:val="Ttulo3"/>
      </w:pPr>
      <w:bookmarkStart w:id="15" w:name="_Toc40176307"/>
      <w:r>
        <w:t>STEVAL-WESU1</w:t>
      </w:r>
      <w:bookmarkEnd w:id="15"/>
    </w:p>
    <w:p w14:paraId="4CAE2F0E" w14:textId="40E8E67C" w:rsidR="00AA0CC3" w:rsidRDefault="00AA0CC3" w:rsidP="00AA0CC3">
      <w:r>
        <w:t xml:space="preserve">El STEVAL-WESU1 de ST MicroElectronics (8) es un dispositivo pensado para wearable, aplicaciones de medición de datos con un set completo de ejemplos firmware. Es sencillo de programar, mediante el ST-LINK. En este caso contiene cuatro sensores: el IMU habitual más el sensor de presión. </w:t>
      </w:r>
    </w:p>
    <w:p w14:paraId="515001F4" w14:textId="55E5ED1A" w:rsidR="00AA0CC3" w:rsidRDefault="00AA0CC3" w:rsidP="00AA0CC3">
      <w:r>
        <w:t xml:space="preserve">Tiene disponibles apps en iOS y Android que miden y muestran por pantalla el comportamiento de los sensores. </w:t>
      </w:r>
    </w:p>
    <w:p w14:paraId="70C5DC8D" w14:textId="77777777" w:rsidR="00265093" w:rsidRDefault="00265093" w:rsidP="00AA0CC3"/>
    <w:p w14:paraId="64323246" w14:textId="77777777" w:rsidR="00846C62" w:rsidRDefault="00846C62" w:rsidP="00846C62"/>
    <w:p w14:paraId="1E4A4131" w14:textId="74BFA4C8" w:rsidR="00846C62" w:rsidRDefault="00846C62" w:rsidP="00AA0CC3">
      <w:r>
        <w:lastRenderedPageBreak/>
        <w:t>Sus dimensiones son de 3x3.5 cm, y viene en formato de cápsula que se introduce en una correa tipo reloj (incluido en el pack de venta). Peso de 15 gramos.</w:t>
      </w:r>
    </w:p>
    <w:p w14:paraId="40DC4AB2" w14:textId="77777777" w:rsidR="00846C62" w:rsidRDefault="00846C62" w:rsidP="00AA0CC3"/>
    <w:p w14:paraId="0729FBB6" w14:textId="5E2A68BA" w:rsidR="00846C62" w:rsidRDefault="00846C62" w:rsidP="00AA0CC3">
      <w:r>
        <w:rPr>
          <w:noProof/>
        </w:rPr>
        <w:drawing>
          <wp:inline distT="0" distB="0" distL="0" distR="0" wp14:anchorId="30C8B397" wp14:editId="4C6B9F3B">
            <wp:extent cx="5400040" cy="28079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807970"/>
                    </a:xfrm>
                    <a:prstGeom prst="rect">
                      <a:avLst/>
                    </a:prstGeom>
                    <a:noFill/>
                    <a:ln>
                      <a:noFill/>
                    </a:ln>
                  </pic:spPr>
                </pic:pic>
              </a:graphicData>
            </a:graphic>
          </wp:inline>
        </w:drawing>
      </w:r>
    </w:p>
    <w:p w14:paraId="1C008E26" w14:textId="307CF7ED" w:rsidR="00846C62" w:rsidRPr="00846C62" w:rsidRDefault="00846C62" w:rsidP="00846C62">
      <w:pPr>
        <w:jc w:val="center"/>
        <w:rPr>
          <w:b/>
          <w:bCs/>
          <w:sz w:val="18"/>
          <w:szCs w:val="18"/>
        </w:rPr>
      </w:pPr>
      <w:r w:rsidRPr="00846C62">
        <w:rPr>
          <w:b/>
          <w:bCs/>
          <w:sz w:val="18"/>
          <w:szCs w:val="18"/>
        </w:rPr>
        <w:t>Figura 2.4. Dispositivo STEVAL-WESU1.</w:t>
      </w:r>
    </w:p>
    <w:p w14:paraId="4CC979E0" w14:textId="77777777" w:rsidR="00846C62" w:rsidRDefault="00846C62" w:rsidP="00AA0CC3"/>
    <w:p w14:paraId="142B0341" w14:textId="77777777" w:rsidR="00846C62" w:rsidRDefault="00846C62" w:rsidP="00846C62">
      <w:r>
        <w:t>Incorpora un microprocesador STM32L151VEY6 basado en ARM Cortex-M3 de 32 bits:</w:t>
      </w:r>
    </w:p>
    <w:p w14:paraId="51288A1D" w14:textId="5626FF6E" w:rsidR="00846C62" w:rsidRDefault="00846C62" w:rsidP="00846C62">
      <w:r>
        <w:tab/>
        <w:t>- Velocidad de reloj de hasta 32 MHz.</w:t>
      </w:r>
    </w:p>
    <w:p w14:paraId="1B47488A" w14:textId="494B173E" w:rsidR="00846C62" w:rsidRDefault="00846C62" w:rsidP="00846C62">
      <w:r>
        <w:tab/>
        <w:t>- Memoria RAM de 48 KB.</w:t>
      </w:r>
    </w:p>
    <w:p w14:paraId="2E4B5187" w14:textId="4086617C" w:rsidR="00846C62" w:rsidRDefault="00846C62" w:rsidP="00846C62">
      <w:r>
        <w:tab/>
        <w:t>- Memoria Flash de 512 KB.</w:t>
      </w:r>
    </w:p>
    <w:p w14:paraId="1A836171" w14:textId="77777777" w:rsidR="00846C62" w:rsidRDefault="00846C62" w:rsidP="00846C62">
      <w:r>
        <w:t>La comunicación se realiza mediante BLE, gracias al módulo BLUENRG-MS, de acuerdo con Bluetooth 4.1.</w:t>
      </w:r>
    </w:p>
    <w:p w14:paraId="3B9B2880" w14:textId="3D3DE4C6" w:rsidR="00443A33" w:rsidRDefault="00846C62" w:rsidP="00846C62">
      <w:r>
        <w:t>Todos los sistemas son de fabricación propia de ST Microelectronics.</w:t>
      </w:r>
    </w:p>
    <w:p w14:paraId="7BF4B4D7" w14:textId="77777777" w:rsidR="00846C62" w:rsidRDefault="00846C62" w:rsidP="00846C62">
      <w:r>
        <w:t>La IMU no consiste solamente en un módulo como en alguno de los casos anteriores, sino que trata de varios módulos:</w:t>
      </w:r>
    </w:p>
    <w:p w14:paraId="75CAA705" w14:textId="57D747CA" w:rsidR="00846C62" w:rsidRDefault="00846C62" w:rsidP="00846C62">
      <w:pPr>
        <w:pStyle w:val="Prrafodelista"/>
        <w:numPr>
          <w:ilvl w:val="0"/>
          <w:numId w:val="13"/>
        </w:numPr>
        <w:spacing w:before="0" w:after="160" w:line="259" w:lineRule="auto"/>
        <w:jc w:val="left"/>
      </w:pPr>
      <w:r>
        <w:t>LSM6DS3, que incluye el acelerómetro y el giroscopio, ambos de 3 ejes.</w:t>
      </w:r>
    </w:p>
    <w:p w14:paraId="7A766206" w14:textId="77777777" w:rsidR="00846C62" w:rsidRDefault="00846C62" w:rsidP="00846C62">
      <w:pPr>
        <w:pStyle w:val="Prrafodelista"/>
        <w:numPr>
          <w:ilvl w:val="0"/>
          <w:numId w:val="13"/>
        </w:numPr>
        <w:spacing w:before="0" w:after="160" w:line="259" w:lineRule="auto"/>
        <w:jc w:val="left"/>
      </w:pPr>
      <w:r>
        <w:t>LIS3MDL, el magnetómetro de 3 ejes también.</w:t>
      </w:r>
    </w:p>
    <w:p w14:paraId="2A9B8015" w14:textId="7E569B66" w:rsidR="00846C62" w:rsidDel="009A5D6C" w:rsidRDefault="00846C62" w:rsidP="00846C62">
      <w:pPr>
        <w:pStyle w:val="Prrafodelista"/>
        <w:numPr>
          <w:ilvl w:val="0"/>
          <w:numId w:val="13"/>
        </w:numPr>
        <w:spacing w:before="0" w:after="160" w:line="259" w:lineRule="auto"/>
        <w:jc w:val="left"/>
        <w:rPr>
          <w:del w:id="16" w:author="DIEGO PÉREZ LAVARÍAS" w:date="2020-05-16T11:31:00Z"/>
        </w:rPr>
      </w:pPr>
      <w:r>
        <w:t>LPS25HB, sensor de presión.</w:t>
      </w:r>
    </w:p>
    <w:p w14:paraId="5B949196" w14:textId="17FFEC5D" w:rsidR="00846C62" w:rsidRPr="009A5D6C" w:rsidDel="009A5D6C" w:rsidRDefault="00846C62" w:rsidP="009A5D6C">
      <w:pPr>
        <w:pStyle w:val="Prrafodelista"/>
        <w:numPr>
          <w:ilvl w:val="0"/>
          <w:numId w:val="13"/>
        </w:numPr>
        <w:spacing w:before="0" w:after="160" w:line="259" w:lineRule="auto"/>
        <w:jc w:val="left"/>
        <w:rPr>
          <w:del w:id="17" w:author="DIEGO PÉREZ LAVARÍAS" w:date="2020-05-16T11:30:00Z"/>
          <w:b/>
          <w:bCs/>
          <w:sz w:val="18"/>
          <w:szCs w:val="18"/>
          <w:rPrChange w:id="18" w:author="DIEGO PÉREZ LAVARÍAS" w:date="2020-05-16T11:31:00Z">
            <w:rPr>
              <w:del w:id="19" w:author="DIEGO PÉREZ LAVARÍAS" w:date="2020-05-16T11:30:00Z"/>
              <w:sz w:val="18"/>
              <w:szCs w:val="18"/>
            </w:rPr>
          </w:rPrChange>
        </w:rPr>
        <w:pPrChange w:id="20" w:author="DIEGO PÉREZ LAVARÍAS" w:date="2020-05-16T11:31:00Z">
          <w:pPr>
            <w:spacing w:before="0" w:after="160" w:line="259" w:lineRule="auto"/>
            <w:jc w:val="center"/>
          </w:pPr>
        </w:pPrChange>
      </w:pPr>
      <w:del w:id="21" w:author="DIEGO PÉREZ LAVARÍAS" w:date="2020-05-16T11:31:00Z">
        <w:r w:rsidDel="009A5D6C">
          <w:rPr>
            <w:noProof/>
          </w:rPr>
          <w:drawing>
            <wp:inline distT="0" distB="0" distL="0" distR="0" wp14:anchorId="7E0D27E8" wp14:editId="4F8A8C6D">
              <wp:extent cx="4962525" cy="3182620"/>
              <wp:effectExtent l="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62525" cy="3182620"/>
                      </a:xfrm>
                      <a:prstGeom prst="rect">
                        <a:avLst/>
                      </a:prstGeom>
                      <a:noFill/>
                    </pic:spPr>
                  </pic:pic>
                </a:graphicData>
              </a:graphic>
            </wp:inline>
          </w:drawing>
        </w:r>
      </w:del>
    </w:p>
    <w:p w14:paraId="333C9E04" w14:textId="77777777" w:rsidR="009A5D6C" w:rsidRDefault="009A5D6C" w:rsidP="009A5D6C">
      <w:pPr>
        <w:pStyle w:val="Prrafodelista"/>
        <w:numPr>
          <w:ilvl w:val="0"/>
          <w:numId w:val="13"/>
        </w:numPr>
        <w:spacing w:before="0" w:after="160" w:line="259" w:lineRule="auto"/>
        <w:jc w:val="left"/>
        <w:rPr>
          <w:ins w:id="22" w:author="DIEGO PÉREZ LAVARÍAS" w:date="2020-05-16T11:31:00Z"/>
        </w:rPr>
        <w:pPrChange w:id="23" w:author="DIEGO PÉREZ LAVARÍAS" w:date="2020-05-16T11:31:00Z">
          <w:pPr>
            <w:spacing w:before="0" w:after="160" w:line="259" w:lineRule="auto"/>
            <w:jc w:val="center"/>
          </w:pPr>
        </w:pPrChange>
      </w:pPr>
    </w:p>
    <w:p w14:paraId="6F336334" w14:textId="501B5E36" w:rsidR="00846C62" w:rsidDel="009A5D6C" w:rsidRDefault="00846C62" w:rsidP="009A5D6C">
      <w:pPr>
        <w:spacing w:before="0" w:after="160" w:line="259" w:lineRule="auto"/>
        <w:jc w:val="center"/>
        <w:rPr>
          <w:del w:id="24" w:author="DIEGO PÉREZ LAVARÍAS" w:date="2020-05-16T11:30:00Z"/>
          <w:b/>
          <w:bCs/>
          <w:sz w:val="18"/>
          <w:szCs w:val="18"/>
        </w:rPr>
      </w:pPr>
      <w:del w:id="25" w:author="DIEGO PÉREZ LAVARÍAS" w:date="2020-05-16T11:30:00Z">
        <w:r w:rsidDel="009A5D6C">
          <w:rPr>
            <w:b/>
            <w:bCs/>
            <w:sz w:val="18"/>
            <w:szCs w:val="18"/>
          </w:rPr>
          <w:delText>Figura 2.5. Sensores del STEVAL-WESU1.</w:delText>
        </w:r>
        <w:r w:rsidDel="009A5D6C">
          <w:delText xml:space="preserve"> </w:delText>
        </w:r>
      </w:del>
    </w:p>
    <w:p w14:paraId="44FA20D3" w14:textId="4ACA0502" w:rsidR="009A5D6C" w:rsidRDefault="009A5D6C" w:rsidP="00265093">
      <w:pPr>
        <w:spacing w:before="0" w:after="160" w:line="259" w:lineRule="auto"/>
        <w:jc w:val="center"/>
        <w:rPr>
          <w:ins w:id="26" w:author="DIEGO PÉREZ LAVARÍAS" w:date="2020-05-16T11:31:00Z"/>
          <w:b/>
          <w:bCs/>
          <w:sz w:val="18"/>
          <w:szCs w:val="18"/>
        </w:rPr>
      </w:pPr>
    </w:p>
    <w:p w14:paraId="432F0D12" w14:textId="7F15423A" w:rsidR="009A5D6C" w:rsidRDefault="009A5D6C" w:rsidP="00265093">
      <w:pPr>
        <w:spacing w:before="0" w:after="160" w:line="259" w:lineRule="auto"/>
        <w:jc w:val="center"/>
        <w:rPr>
          <w:ins w:id="27" w:author="DIEGO PÉREZ LAVARÍAS" w:date="2020-05-16T11:31:00Z"/>
          <w:b/>
          <w:bCs/>
          <w:sz w:val="18"/>
          <w:szCs w:val="18"/>
        </w:rPr>
      </w:pPr>
    </w:p>
    <w:p w14:paraId="6D9AB157" w14:textId="629243A0" w:rsidR="009A5D6C" w:rsidRDefault="009A5D6C" w:rsidP="00265093">
      <w:pPr>
        <w:spacing w:before="0" w:after="160" w:line="259" w:lineRule="auto"/>
        <w:jc w:val="center"/>
        <w:rPr>
          <w:ins w:id="28" w:author="DIEGO PÉREZ LAVARÍAS" w:date="2020-05-16T11:31:00Z"/>
          <w:b/>
          <w:bCs/>
          <w:sz w:val="18"/>
          <w:szCs w:val="18"/>
        </w:rPr>
      </w:pPr>
    </w:p>
    <w:p w14:paraId="2039360E" w14:textId="4DDB8443" w:rsidR="009A5D6C" w:rsidRDefault="009A5D6C" w:rsidP="00265093">
      <w:pPr>
        <w:spacing w:before="0" w:after="160" w:line="259" w:lineRule="auto"/>
        <w:jc w:val="center"/>
        <w:rPr>
          <w:ins w:id="29" w:author="DIEGO PÉREZ LAVARÍAS" w:date="2020-05-16T11:31:00Z"/>
          <w:b/>
          <w:bCs/>
          <w:sz w:val="18"/>
          <w:szCs w:val="18"/>
        </w:rPr>
      </w:pPr>
    </w:p>
    <w:p w14:paraId="796DDB9F" w14:textId="068F6870" w:rsidR="009A5D6C" w:rsidRDefault="009A5D6C" w:rsidP="00265093">
      <w:pPr>
        <w:spacing w:before="0" w:after="160" w:line="259" w:lineRule="auto"/>
        <w:jc w:val="center"/>
        <w:rPr>
          <w:ins w:id="30" w:author="DIEGO PÉREZ LAVARÍAS" w:date="2020-05-16T11:31:00Z"/>
          <w:b/>
          <w:bCs/>
          <w:sz w:val="18"/>
          <w:szCs w:val="18"/>
        </w:rPr>
      </w:pPr>
    </w:p>
    <w:p w14:paraId="46A645F6" w14:textId="73D6CDD3" w:rsidR="009A5D6C" w:rsidRDefault="009A5D6C" w:rsidP="00265093">
      <w:pPr>
        <w:spacing w:before="0" w:after="160" w:line="259" w:lineRule="auto"/>
        <w:jc w:val="center"/>
        <w:rPr>
          <w:ins w:id="31" w:author="DIEGO PÉREZ LAVARÍAS" w:date="2020-05-16T11:31:00Z"/>
          <w:b/>
          <w:bCs/>
          <w:sz w:val="18"/>
          <w:szCs w:val="18"/>
        </w:rPr>
      </w:pPr>
    </w:p>
    <w:p w14:paraId="12A3013B" w14:textId="1272E55D" w:rsidR="009A5D6C" w:rsidRDefault="009A5D6C" w:rsidP="00265093">
      <w:pPr>
        <w:spacing w:before="0" w:after="160" w:line="259" w:lineRule="auto"/>
        <w:jc w:val="center"/>
        <w:rPr>
          <w:ins w:id="32" w:author="DIEGO PÉREZ LAVARÍAS" w:date="2020-05-16T11:31:00Z"/>
          <w:b/>
          <w:bCs/>
          <w:sz w:val="18"/>
          <w:szCs w:val="18"/>
        </w:rPr>
      </w:pPr>
    </w:p>
    <w:p w14:paraId="5CD5EBB6" w14:textId="15C09789" w:rsidR="009A5D6C" w:rsidRDefault="009A5D6C" w:rsidP="00265093">
      <w:pPr>
        <w:spacing w:before="0" w:after="160" w:line="259" w:lineRule="auto"/>
        <w:jc w:val="center"/>
        <w:rPr>
          <w:ins w:id="33" w:author="DIEGO PÉREZ LAVARÍAS" w:date="2020-05-16T11:31:00Z"/>
          <w:b/>
          <w:bCs/>
          <w:sz w:val="18"/>
          <w:szCs w:val="18"/>
        </w:rPr>
      </w:pPr>
    </w:p>
    <w:p w14:paraId="7FD4E0E4" w14:textId="77777777" w:rsidR="009A5D6C" w:rsidRPr="00265093" w:rsidRDefault="009A5D6C" w:rsidP="00265093">
      <w:pPr>
        <w:spacing w:before="0" w:after="160" w:line="259" w:lineRule="auto"/>
        <w:jc w:val="center"/>
        <w:rPr>
          <w:ins w:id="34" w:author="DIEGO PÉREZ LAVARÍAS" w:date="2020-05-16T11:31:00Z"/>
          <w:b/>
          <w:bCs/>
          <w:sz w:val="18"/>
          <w:szCs w:val="18"/>
        </w:rPr>
      </w:pPr>
    </w:p>
    <w:p w14:paraId="2E474389" w14:textId="7EF69D68" w:rsidR="00265093" w:rsidRDefault="00265093" w:rsidP="009A5D6C">
      <w:pPr>
        <w:spacing w:before="0" w:after="160" w:line="259" w:lineRule="auto"/>
        <w:jc w:val="center"/>
        <w:pPrChange w:id="35" w:author="DIEGO PÉREZ LAVARÍAS" w:date="2020-05-16T11:30:00Z">
          <w:pPr/>
        </w:pPrChange>
      </w:pPr>
    </w:p>
    <w:p w14:paraId="5601994A" w14:textId="4B1BEEBF" w:rsidR="00265093" w:rsidRDefault="00265093" w:rsidP="00265093">
      <w:pPr>
        <w:pStyle w:val="Ttulo3"/>
      </w:pPr>
      <w:r>
        <w:t>Tabla comparativa</w:t>
      </w:r>
    </w:p>
    <w:p w14:paraId="09A2E5CA" w14:textId="77777777" w:rsidR="00265093" w:rsidRPr="00265093" w:rsidRDefault="00265093" w:rsidP="00265093"/>
    <w:tbl>
      <w:tblPr>
        <w:tblpPr w:leftFromText="141" w:rightFromText="141" w:vertAnchor="text" w:horzAnchor="margin" w:tblpXSpec="center" w:tblpY="137"/>
        <w:tblW w:w="9320" w:type="dxa"/>
        <w:tblCellMar>
          <w:left w:w="70" w:type="dxa"/>
          <w:right w:w="70" w:type="dxa"/>
        </w:tblCellMar>
        <w:tblLook w:val="04A0" w:firstRow="1" w:lastRow="0" w:firstColumn="1" w:lastColumn="0" w:noHBand="0" w:noVBand="1"/>
      </w:tblPr>
      <w:tblGrid>
        <w:gridCol w:w="1780"/>
        <w:gridCol w:w="2300"/>
        <w:gridCol w:w="1049"/>
        <w:gridCol w:w="1497"/>
        <w:gridCol w:w="1494"/>
        <w:gridCol w:w="1200"/>
      </w:tblGrid>
      <w:tr w:rsidR="00C86FCC" w:rsidRPr="00C86FCC" w14:paraId="714667B0" w14:textId="77777777" w:rsidTr="00C86FCC">
        <w:trPr>
          <w:trHeight w:val="645"/>
        </w:trPr>
        <w:tc>
          <w:tcPr>
            <w:tcW w:w="1780" w:type="dxa"/>
            <w:tcBorders>
              <w:top w:val="single" w:sz="4" w:space="0" w:color="auto"/>
              <w:left w:val="nil"/>
              <w:bottom w:val="single" w:sz="8" w:space="0" w:color="auto"/>
              <w:right w:val="nil"/>
            </w:tcBorders>
            <w:shd w:val="clear" w:color="auto" w:fill="auto"/>
            <w:noWrap/>
            <w:vAlign w:val="center"/>
            <w:hideMark/>
          </w:tcPr>
          <w:p w14:paraId="7FE31713"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Dispositivo</w:t>
            </w:r>
          </w:p>
        </w:tc>
        <w:tc>
          <w:tcPr>
            <w:tcW w:w="2300" w:type="dxa"/>
            <w:tcBorders>
              <w:top w:val="single" w:sz="4" w:space="0" w:color="auto"/>
              <w:left w:val="nil"/>
              <w:bottom w:val="single" w:sz="8" w:space="0" w:color="auto"/>
              <w:right w:val="nil"/>
            </w:tcBorders>
            <w:shd w:val="clear" w:color="auto" w:fill="auto"/>
            <w:noWrap/>
            <w:vAlign w:val="center"/>
            <w:hideMark/>
          </w:tcPr>
          <w:p w14:paraId="45F92412"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Procesador</w:t>
            </w:r>
          </w:p>
        </w:tc>
        <w:tc>
          <w:tcPr>
            <w:tcW w:w="1049" w:type="dxa"/>
            <w:tcBorders>
              <w:top w:val="single" w:sz="4" w:space="0" w:color="auto"/>
              <w:left w:val="nil"/>
              <w:bottom w:val="single" w:sz="8" w:space="0" w:color="auto"/>
              <w:right w:val="nil"/>
            </w:tcBorders>
            <w:shd w:val="clear" w:color="auto" w:fill="auto"/>
            <w:vAlign w:val="center"/>
            <w:hideMark/>
          </w:tcPr>
          <w:p w14:paraId="01E99D3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Vel. Reloj (MHz)</w:t>
            </w:r>
          </w:p>
        </w:tc>
        <w:tc>
          <w:tcPr>
            <w:tcW w:w="1497" w:type="dxa"/>
            <w:tcBorders>
              <w:top w:val="single" w:sz="4" w:space="0" w:color="auto"/>
              <w:left w:val="nil"/>
              <w:bottom w:val="single" w:sz="8" w:space="0" w:color="auto"/>
              <w:right w:val="nil"/>
            </w:tcBorders>
            <w:shd w:val="clear" w:color="auto" w:fill="auto"/>
            <w:noWrap/>
            <w:vAlign w:val="center"/>
            <w:hideMark/>
          </w:tcPr>
          <w:p w14:paraId="7A41C057"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Conectividad</w:t>
            </w:r>
          </w:p>
        </w:tc>
        <w:tc>
          <w:tcPr>
            <w:tcW w:w="1494" w:type="dxa"/>
            <w:tcBorders>
              <w:top w:val="single" w:sz="4" w:space="0" w:color="auto"/>
              <w:left w:val="nil"/>
              <w:bottom w:val="single" w:sz="8" w:space="0" w:color="auto"/>
              <w:right w:val="nil"/>
            </w:tcBorders>
            <w:shd w:val="clear" w:color="auto" w:fill="auto"/>
            <w:vAlign w:val="center"/>
            <w:hideMark/>
          </w:tcPr>
          <w:p w14:paraId="477CB6A1" w14:textId="77777777" w:rsidR="00C86FCC" w:rsidRPr="00C86FCC" w:rsidRDefault="00C86FCC" w:rsidP="00C86FCC">
            <w:pPr>
              <w:spacing w:before="0"/>
              <w:jc w:val="center"/>
              <w:rPr>
                <w:rFonts w:eastAsia="Times New Roman"/>
                <w:b/>
                <w:bCs/>
                <w:color w:val="000000"/>
                <w:sz w:val="20"/>
                <w:szCs w:val="20"/>
              </w:rPr>
            </w:pPr>
            <w:r w:rsidRPr="00C86FCC">
              <w:rPr>
                <w:rFonts w:eastAsia="Times New Roman"/>
                <w:b/>
                <w:bCs/>
                <w:color w:val="000000"/>
                <w:sz w:val="20"/>
                <w:szCs w:val="20"/>
              </w:rPr>
              <w:t>Dimensiones (cm x cm x cm)</w:t>
            </w:r>
          </w:p>
        </w:tc>
        <w:tc>
          <w:tcPr>
            <w:tcW w:w="1200" w:type="dxa"/>
            <w:tcBorders>
              <w:top w:val="single" w:sz="4" w:space="0" w:color="auto"/>
              <w:left w:val="nil"/>
              <w:bottom w:val="single" w:sz="8" w:space="0" w:color="auto"/>
              <w:right w:val="nil"/>
            </w:tcBorders>
            <w:shd w:val="clear" w:color="auto" w:fill="auto"/>
            <w:noWrap/>
            <w:vAlign w:val="center"/>
            <w:hideMark/>
          </w:tcPr>
          <w:p w14:paraId="167713FC" w14:textId="77777777" w:rsidR="00C86FCC" w:rsidRPr="00C86FCC" w:rsidRDefault="00C86FCC" w:rsidP="00C86FCC">
            <w:pPr>
              <w:spacing w:before="0"/>
              <w:jc w:val="center"/>
              <w:rPr>
                <w:rFonts w:eastAsia="Times New Roman"/>
                <w:b/>
                <w:bCs/>
                <w:color w:val="000000"/>
                <w:szCs w:val="22"/>
              </w:rPr>
            </w:pPr>
            <w:r w:rsidRPr="00C86FCC">
              <w:rPr>
                <w:rFonts w:eastAsia="Times New Roman"/>
                <w:b/>
                <w:bCs/>
                <w:color w:val="000000"/>
                <w:szCs w:val="22"/>
              </w:rPr>
              <w:t>Precio (€)</w:t>
            </w:r>
          </w:p>
        </w:tc>
      </w:tr>
      <w:tr w:rsidR="00C86FCC" w:rsidRPr="00C86FCC" w14:paraId="5E4C8DC6"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504AD2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Hexiwear</w:t>
            </w:r>
          </w:p>
        </w:tc>
        <w:tc>
          <w:tcPr>
            <w:tcW w:w="2300" w:type="dxa"/>
            <w:tcBorders>
              <w:top w:val="nil"/>
              <w:left w:val="nil"/>
              <w:bottom w:val="nil"/>
              <w:right w:val="nil"/>
            </w:tcBorders>
            <w:shd w:val="clear" w:color="auto" w:fill="auto"/>
            <w:noWrap/>
            <w:vAlign w:val="center"/>
            <w:hideMark/>
          </w:tcPr>
          <w:p w14:paraId="0F74298F"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NXP-Kinetis K64 MCU</w:t>
            </w:r>
          </w:p>
        </w:tc>
        <w:tc>
          <w:tcPr>
            <w:tcW w:w="1049" w:type="dxa"/>
            <w:tcBorders>
              <w:top w:val="nil"/>
              <w:left w:val="nil"/>
              <w:bottom w:val="nil"/>
              <w:right w:val="nil"/>
            </w:tcBorders>
            <w:shd w:val="clear" w:color="auto" w:fill="auto"/>
            <w:noWrap/>
            <w:vAlign w:val="center"/>
            <w:hideMark/>
          </w:tcPr>
          <w:p w14:paraId="766B0BB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120</w:t>
            </w:r>
          </w:p>
        </w:tc>
        <w:tc>
          <w:tcPr>
            <w:tcW w:w="1497" w:type="dxa"/>
            <w:tcBorders>
              <w:top w:val="nil"/>
              <w:left w:val="nil"/>
              <w:bottom w:val="nil"/>
              <w:right w:val="nil"/>
            </w:tcBorders>
            <w:shd w:val="clear" w:color="auto" w:fill="auto"/>
            <w:noWrap/>
            <w:vAlign w:val="center"/>
            <w:hideMark/>
          </w:tcPr>
          <w:p w14:paraId="03AE6C1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5756FC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Sin datos</w:t>
            </w:r>
          </w:p>
        </w:tc>
        <w:tc>
          <w:tcPr>
            <w:tcW w:w="1200" w:type="dxa"/>
            <w:tcBorders>
              <w:top w:val="nil"/>
              <w:left w:val="nil"/>
              <w:bottom w:val="nil"/>
              <w:right w:val="nil"/>
            </w:tcBorders>
            <w:shd w:val="clear" w:color="auto" w:fill="auto"/>
            <w:noWrap/>
            <w:vAlign w:val="center"/>
            <w:hideMark/>
          </w:tcPr>
          <w:p w14:paraId="154DA20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44,1</w:t>
            </w:r>
          </w:p>
        </w:tc>
      </w:tr>
      <w:tr w:rsidR="00C86FCC" w:rsidRPr="00C86FCC" w14:paraId="291F221C"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39E7D27A" w14:textId="20BFDFCD"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CC1350STK</w:t>
            </w:r>
          </w:p>
        </w:tc>
        <w:tc>
          <w:tcPr>
            <w:tcW w:w="2300" w:type="dxa"/>
            <w:tcBorders>
              <w:top w:val="nil"/>
              <w:left w:val="nil"/>
              <w:bottom w:val="nil"/>
              <w:right w:val="nil"/>
            </w:tcBorders>
            <w:shd w:val="clear" w:color="auto" w:fill="auto"/>
            <w:noWrap/>
            <w:vAlign w:val="center"/>
            <w:hideMark/>
          </w:tcPr>
          <w:p w14:paraId="0D825B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5CF28FC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48</w:t>
            </w:r>
          </w:p>
        </w:tc>
        <w:tc>
          <w:tcPr>
            <w:tcW w:w="1497" w:type="dxa"/>
            <w:tcBorders>
              <w:top w:val="nil"/>
              <w:left w:val="nil"/>
              <w:bottom w:val="nil"/>
              <w:right w:val="nil"/>
            </w:tcBorders>
            <w:shd w:val="clear" w:color="auto" w:fill="auto"/>
            <w:noWrap/>
            <w:vAlign w:val="center"/>
            <w:hideMark/>
          </w:tcPr>
          <w:p w14:paraId="608342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 Sub-1GHz</w:t>
            </w:r>
          </w:p>
        </w:tc>
        <w:tc>
          <w:tcPr>
            <w:tcW w:w="1494" w:type="dxa"/>
            <w:tcBorders>
              <w:top w:val="nil"/>
              <w:left w:val="nil"/>
              <w:bottom w:val="nil"/>
              <w:right w:val="nil"/>
            </w:tcBorders>
            <w:shd w:val="clear" w:color="auto" w:fill="auto"/>
            <w:noWrap/>
            <w:vAlign w:val="center"/>
            <w:hideMark/>
          </w:tcPr>
          <w:p w14:paraId="26A5929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5 x 6,7 x 1,4</w:t>
            </w:r>
          </w:p>
        </w:tc>
        <w:tc>
          <w:tcPr>
            <w:tcW w:w="1200" w:type="dxa"/>
            <w:tcBorders>
              <w:top w:val="nil"/>
              <w:left w:val="nil"/>
              <w:bottom w:val="nil"/>
              <w:right w:val="nil"/>
            </w:tcBorders>
            <w:shd w:val="clear" w:color="auto" w:fill="auto"/>
            <w:noWrap/>
            <w:vAlign w:val="center"/>
            <w:hideMark/>
          </w:tcPr>
          <w:p w14:paraId="38F4F9C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69</w:t>
            </w:r>
          </w:p>
        </w:tc>
      </w:tr>
      <w:tr w:rsidR="00C86FCC" w:rsidRPr="00C86FCC" w14:paraId="27860B11"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2A6C4558" w14:textId="7BF9899F"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CC3200STK</w:t>
            </w:r>
          </w:p>
        </w:tc>
        <w:tc>
          <w:tcPr>
            <w:tcW w:w="2300" w:type="dxa"/>
            <w:tcBorders>
              <w:top w:val="nil"/>
              <w:left w:val="nil"/>
              <w:bottom w:val="nil"/>
              <w:right w:val="nil"/>
            </w:tcBorders>
            <w:shd w:val="clear" w:color="auto" w:fill="auto"/>
            <w:noWrap/>
            <w:vAlign w:val="center"/>
            <w:hideMark/>
          </w:tcPr>
          <w:p w14:paraId="16AD0B2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Cortex-M4</w:t>
            </w:r>
          </w:p>
        </w:tc>
        <w:tc>
          <w:tcPr>
            <w:tcW w:w="1049" w:type="dxa"/>
            <w:tcBorders>
              <w:top w:val="nil"/>
              <w:left w:val="nil"/>
              <w:bottom w:val="nil"/>
              <w:right w:val="nil"/>
            </w:tcBorders>
            <w:shd w:val="clear" w:color="auto" w:fill="auto"/>
            <w:noWrap/>
            <w:vAlign w:val="center"/>
            <w:hideMark/>
          </w:tcPr>
          <w:p w14:paraId="079183E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80</w:t>
            </w:r>
          </w:p>
        </w:tc>
        <w:tc>
          <w:tcPr>
            <w:tcW w:w="1497" w:type="dxa"/>
            <w:tcBorders>
              <w:top w:val="nil"/>
              <w:left w:val="nil"/>
              <w:bottom w:val="nil"/>
              <w:right w:val="nil"/>
            </w:tcBorders>
            <w:shd w:val="clear" w:color="auto" w:fill="auto"/>
            <w:noWrap/>
            <w:vAlign w:val="center"/>
            <w:hideMark/>
          </w:tcPr>
          <w:p w14:paraId="747DF940"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Wi-Fi</w:t>
            </w:r>
          </w:p>
        </w:tc>
        <w:tc>
          <w:tcPr>
            <w:tcW w:w="1494" w:type="dxa"/>
            <w:tcBorders>
              <w:top w:val="nil"/>
              <w:left w:val="nil"/>
              <w:bottom w:val="nil"/>
              <w:right w:val="nil"/>
            </w:tcBorders>
            <w:shd w:val="clear" w:color="auto" w:fill="auto"/>
            <w:noWrap/>
            <w:vAlign w:val="center"/>
            <w:hideMark/>
          </w:tcPr>
          <w:p w14:paraId="1FCFFF44"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 x 4,2 x 0,8</w:t>
            </w:r>
          </w:p>
        </w:tc>
        <w:tc>
          <w:tcPr>
            <w:tcW w:w="1200" w:type="dxa"/>
            <w:tcBorders>
              <w:top w:val="nil"/>
              <w:left w:val="nil"/>
              <w:bottom w:val="nil"/>
              <w:right w:val="nil"/>
            </w:tcBorders>
            <w:shd w:val="clear" w:color="auto" w:fill="auto"/>
            <w:noWrap/>
            <w:vAlign w:val="center"/>
            <w:hideMark/>
          </w:tcPr>
          <w:p w14:paraId="0980A6A7"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46,79</w:t>
            </w:r>
          </w:p>
        </w:tc>
      </w:tr>
      <w:tr w:rsidR="00C86FCC" w:rsidRPr="00C86FCC" w14:paraId="66A1EBA5" w14:textId="77777777" w:rsidTr="00C86FCC">
        <w:trPr>
          <w:trHeight w:val="600"/>
        </w:trPr>
        <w:tc>
          <w:tcPr>
            <w:tcW w:w="1780" w:type="dxa"/>
            <w:tcBorders>
              <w:top w:val="nil"/>
              <w:left w:val="nil"/>
              <w:bottom w:val="nil"/>
              <w:right w:val="single" w:sz="4" w:space="0" w:color="auto"/>
            </w:tcBorders>
            <w:shd w:val="clear" w:color="auto" w:fill="auto"/>
            <w:noWrap/>
            <w:vAlign w:val="center"/>
            <w:hideMark/>
          </w:tcPr>
          <w:p w14:paraId="5C636011"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STEVAL-WESU1</w:t>
            </w:r>
          </w:p>
        </w:tc>
        <w:tc>
          <w:tcPr>
            <w:tcW w:w="2300" w:type="dxa"/>
            <w:tcBorders>
              <w:top w:val="nil"/>
              <w:left w:val="nil"/>
              <w:bottom w:val="nil"/>
              <w:right w:val="nil"/>
            </w:tcBorders>
            <w:shd w:val="clear" w:color="auto" w:fill="auto"/>
            <w:noWrap/>
            <w:vAlign w:val="center"/>
            <w:hideMark/>
          </w:tcPr>
          <w:p w14:paraId="6B6964A8"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ARM Cortex-M3</w:t>
            </w:r>
          </w:p>
        </w:tc>
        <w:tc>
          <w:tcPr>
            <w:tcW w:w="1049" w:type="dxa"/>
            <w:tcBorders>
              <w:top w:val="nil"/>
              <w:left w:val="nil"/>
              <w:bottom w:val="nil"/>
              <w:right w:val="nil"/>
            </w:tcBorders>
            <w:shd w:val="clear" w:color="auto" w:fill="auto"/>
            <w:noWrap/>
            <w:vAlign w:val="center"/>
            <w:hideMark/>
          </w:tcPr>
          <w:p w14:paraId="4547843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32</w:t>
            </w:r>
          </w:p>
        </w:tc>
        <w:tc>
          <w:tcPr>
            <w:tcW w:w="1497" w:type="dxa"/>
            <w:tcBorders>
              <w:top w:val="nil"/>
              <w:left w:val="nil"/>
              <w:bottom w:val="nil"/>
              <w:right w:val="nil"/>
            </w:tcBorders>
            <w:shd w:val="clear" w:color="auto" w:fill="auto"/>
            <w:noWrap/>
            <w:vAlign w:val="center"/>
            <w:hideMark/>
          </w:tcPr>
          <w:p w14:paraId="63A8A75E"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BLE</w:t>
            </w:r>
          </w:p>
        </w:tc>
        <w:tc>
          <w:tcPr>
            <w:tcW w:w="1494" w:type="dxa"/>
            <w:tcBorders>
              <w:top w:val="nil"/>
              <w:left w:val="nil"/>
              <w:bottom w:val="nil"/>
              <w:right w:val="nil"/>
            </w:tcBorders>
            <w:shd w:val="clear" w:color="auto" w:fill="auto"/>
            <w:noWrap/>
            <w:vAlign w:val="center"/>
            <w:hideMark/>
          </w:tcPr>
          <w:p w14:paraId="5829BC7B"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3 x 3,5 x 1</w:t>
            </w:r>
          </w:p>
        </w:tc>
        <w:tc>
          <w:tcPr>
            <w:tcW w:w="1200" w:type="dxa"/>
            <w:tcBorders>
              <w:top w:val="nil"/>
              <w:left w:val="nil"/>
              <w:bottom w:val="nil"/>
              <w:right w:val="nil"/>
            </w:tcBorders>
            <w:shd w:val="clear" w:color="auto" w:fill="auto"/>
            <w:noWrap/>
            <w:vAlign w:val="center"/>
            <w:hideMark/>
          </w:tcPr>
          <w:p w14:paraId="543093C6" w14:textId="77777777" w:rsidR="00C86FCC" w:rsidRPr="00C86FCC" w:rsidRDefault="00C86FCC" w:rsidP="00C86FCC">
            <w:pPr>
              <w:spacing w:before="0"/>
              <w:jc w:val="center"/>
              <w:rPr>
                <w:rFonts w:eastAsia="Times New Roman"/>
                <w:color w:val="000000"/>
                <w:szCs w:val="22"/>
              </w:rPr>
            </w:pPr>
            <w:r w:rsidRPr="00C86FCC">
              <w:rPr>
                <w:rFonts w:eastAsia="Times New Roman"/>
                <w:color w:val="000000"/>
                <w:szCs w:val="22"/>
              </w:rPr>
              <w:t>46,75</w:t>
            </w:r>
          </w:p>
        </w:tc>
      </w:tr>
    </w:tbl>
    <w:p w14:paraId="009FB032" w14:textId="5D06B7EC" w:rsidR="00C86FCC" w:rsidRDefault="00BA15AE" w:rsidP="00BA15AE">
      <w:pPr>
        <w:jc w:val="center"/>
        <w:rPr>
          <w:b/>
          <w:bCs/>
          <w:sz w:val="18"/>
          <w:szCs w:val="20"/>
        </w:rPr>
      </w:pPr>
      <w:r>
        <w:rPr>
          <w:b/>
          <w:bCs/>
          <w:sz w:val="18"/>
          <w:szCs w:val="20"/>
        </w:rPr>
        <w:t>Tabla 2.1. Comparación de datos de dispositivos</w:t>
      </w:r>
    </w:p>
    <w:p w14:paraId="65CAB7AB" w14:textId="77777777" w:rsidR="00BA15AE" w:rsidRPr="00BA15AE" w:rsidRDefault="00BA15AE" w:rsidP="00BA15AE">
      <w:pPr>
        <w:jc w:val="center"/>
        <w:rPr>
          <w:b/>
          <w:bCs/>
          <w:sz w:val="18"/>
          <w:szCs w:val="20"/>
        </w:rPr>
      </w:pPr>
    </w:p>
    <w:p w14:paraId="7203EFAF" w14:textId="5356851B" w:rsidR="002B54A4" w:rsidRDefault="002B54A4" w:rsidP="00C86FCC">
      <w:pPr>
        <w:jc w:val="left"/>
      </w:pPr>
      <w:r>
        <w:t xml:space="preserve">En la tabla comparativa podemos observar que el Hexiwear MIKROE-2026 se sale de la norma, teniendo un procesador diferente fabricado por NXP mientras el resto tiene procesadores de fabricación propia pero basados todos en ARM Cortex. Esto hace que su procesador tenga mayores prestaciones de velocidad. </w:t>
      </w:r>
    </w:p>
    <w:p w14:paraId="45DAFF6F" w14:textId="77777777" w:rsidR="002B54A4" w:rsidRDefault="002B54A4" w:rsidP="00C86FCC">
      <w:pPr>
        <w:jc w:val="left"/>
      </w:pPr>
      <w:r>
        <w:t>En cuanto a la conectividad, lo establecido es el Bluetooth de baja energía o BLE, que se ha mostrado como un sistema muy útil para este segmento, como se puede observar en el mercado, donde las empresas más grandes como puede ser Xiaomi lo utilizan en sus dispositivos wearable, las pulseras y relojes de actividad de la gama Amazfit. Aun así, destaca el uso de Wi-Fi en el caso del CC-3200STK, lo cual hace que sea una gran opción para aplicaciones que utilicen un servicio web, ya que se puede cargar los datos directamente a un servidor de este tipo.</w:t>
      </w:r>
    </w:p>
    <w:p w14:paraId="20407F15" w14:textId="77777777" w:rsidR="002B54A4" w:rsidRDefault="002B54A4" w:rsidP="00C86FCC">
      <w:pPr>
        <w:jc w:val="left"/>
      </w:pPr>
    </w:p>
    <w:p w14:paraId="29B9E4D2" w14:textId="77777777" w:rsidR="002B54A4" w:rsidRDefault="002B54A4" w:rsidP="00C86FCC">
      <w:pPr>
        <w:jc w:val="left"/>
      </w:pPr>
      <w:r>
        <w:t>Fijándonos en las dimensiones, realmente todas las alternativas son de tamaño contenido, con utilidad de reloj de pulsera. No se han encontrado los datos exactos del Hexiwear, pero el peso es de 40 gramos y se vende con pulsera para usarlo de esa manera, así que se asume que es así también.</w:t>
      </w:r>
    </w:p>
    <w:p w14:paraId="3AA7B2DD" w14:textId="1BD593FF" w:rsidR="00C86FCC" w:rsidRDefault="002B54A4" w:rsidP="00C86FCC">
      <w:pPr>
        <w:jc w:val="left"/>
        <w:rPr>
          <w:rFonts w:asciiTheme="minorHAnsi" w:hAnsiTheme="minorHAnsi" w:cstheme="minorBidi"/>
          <w:szCs w:val="22"/>
          <w:lang w:eastAsia="en-US"/>
        </w:rPr>
      </w:pPr>
      <w:r>
        <w:t>Por último, en cuanto a precio, vemos que todas las alternativas se sitúan en el mismo rango de entre 40 y 50 euros, excepto el CC-1350STK, que sube de precio debido a su baja disponibilidad en detrimento de dispositivos más modernos</w:t>
      </w:r>
      <w:r w:rsidR="00BA15AE">
        <w:t>. Cabe recordar que este dispositivo salió en 2016.</w:t>
      </w:r>
      <w:r w:rsidR="00C86FCC">
        <w:fldChar w:fldCharType="begin"/>
      </w:r>
      <w:r w:rsidR="00C86FCC">
        <w:instrText xml:space="preserve"> LINK Excel.Sheet.12 "C:\\Users\\Diego\\Desktop\\Libro1.xlsx" "Hoja1!F7C5:F11C10" \a \f 4 \h  \* MERGEFORMAT </w:instrText>
      </w:r>
      <w:r w:rsidR="00C86FCC">
        <w:fldChar w:fldCharType="separate"/>
      </w:r>
    </w:p>
    <w:p w14:paraId="4D3269DB" w14:textId="66984251" w:rsidR="00BA15AE" w:rsidRDefault="00C86FCC" w:rsidP="00BA15AE">
      <w:pPr>
        <w:jc w:val="left"/>
      </w:pPr>
      <w:r>
        <w:fldChar w:fldCharType="end"/>
      </w:r>
      <w:r w:rsidR="00BA15AE">
        <w:t>También se puede realizar una comparación de los sensores que incorporan los dispositivos.</w:t>
      </w:r>
    </w:p>
    <w:p w14:paraId="7A350E0A" w14:textId="5FE95211" w:rsidR="00BC417F" w:rsidRDefault="00E44D74" w:rsidP="00BA15AE">
      <w:pPr>
        <w:jc w:val="left"/>
      </w:pPr>
      <w:r w:rsidRPr="000D4F03">
        <w:rPr>
          <w:b/>
          <w:bCs/>
          <w:i/>
          <w:iCs/>
        </w:rPr>
        <w:t>MIKROE-2026</w:t>
      </w:r>
      <w:r>
        <w:t>: Incluye una IMU con dos módulos diferentes, por un lado el acelerómetro y magnetómetro y por otro lado el giróscopo.</w:t>
      </w:r>
      <w:r w:rsidR="009A3DC2">
        <w:t xml:space="preserve"> </w:t>
      </w:r>
      <w:hyperlink w:anchor="_Bibliografía" w:history="1">
        <w:r w:rsidR="009A3DC2" w:rsidRPr="009A7E7A">
          <w:rPr>
            <w:rStyle w:val="Hipervnculo"/>
            <w:color w:val="auto"/>
            <w:sz w:val="18"/>
            <w:szCs w:val="20"/>
            <w:u w:val="none"/>
          </w:rPr>
          <w:t>(4)</w:t>
        </w:r>
      </w:hyperlink>
    </w:p>
    <w:p w14:paraId="3640E4FA" w14:textId="5AE23D98" w:rsidR="00E44D74" w:rsidRDefault="00E44D74" w:rsidP="00E44D74">
      <w:pPr>
        <w:pStyle w:val="Prrafodelista"/>
        <w:numPr>
          <w:ilvl w:val="0"/>
          <w:numId w:val="13"/>
        </w:numPr>
        <w:jc w:val="left"/>
      </w:pPr>
      <w:r>
        <w:t>Acelerómetro: FXOS8700CQ</w:t>
      </w:r>
    </w:p>
    <w:p w14:paraId="3461E1A9" w14:textId="392E81EF" w:rsidR="00E44D74" w:rsidRDefault="00E44D74" w:rsidP="00E44D74">
      <w:pPr>
        <w:pStyle w:val="Prrafodelista"/>
        <w:numPr>
          <w:ilvl w:val="1"/>
          <w:numId w:val="13"/>
        </w:numPr>
        <w:jc w:val="left"/>
      </w:pPr>
      <w:r>
        <w:t>Rango de ±2g, ±4g, ±8g.</w:t>
      </w:r>
    </w:p>
    <w:p w14:paraId="4CB9D20A" w14:textId="1556F770" w:rsidR="00E44D74" w:rsidRDefault="00E44D74" w:rsidP="00E44D74">
      <w:pPr>
        <w:pStyle w:val="Prrafodelista"/>
        <w:numPr>
          <w:ilvl w:val="1"/>
          <w:numId w:val="13"/>
        </w:numPr>
        <w:jc w:val="left"/>
      </w:pPr>
      <w:r>
        <w:t>Frecuencia de muestreo de hasta 800 Hz.</w:t>
      </w:r>
    </w:p>
    <w:p w14:paraId="445F46C0" w14:textId="77777777" w:rsidR="00E44D74" w:rsidRDefault="00E44D74" w:rsidP="00E44D74">
      <w:pPr>
        <w:pStyle w:val="Prrafodelista"/>
        <w:ind w:left="1440"/>
        <w:jc w:val="left"/>
      </w:pPr>
    </w:p>
    <w:p w14:paraId="0C843832" w14:textId="1629FD08" w:rsidR="00E44D74" w:rsidRDefault="00E44D74" w:rsidP="00E44D74">
      <w:pPr>
        <w:pStyle w:val="Prrafodelista"/>
        <w:numPr>
          <w:ilvl w:val="0"/>
          <w:numId w:val="13"/>
        </w:numPr>
        <w:jc w:val="left"/>
      </w:pPr>
      <w:r>
        <w:t>Giróscopo: FXAS21002C</w:t>
      </w:r>
    </w:p>
    <w:p w14:paraId="63DCE81B" w14:textId="5BCF5068" w:rsidR="00E44D74" w:rsidRDefault="00E44D74" w:rsidP="00E44D74">
      <w:pPr>
        <w:pStyle w:val="Prrafodelista"/>
        <w:numPr>
          <w:ilvl w:val="1"/>
          <w:numId w:val="13"/>
        </w:numPr>
        <w:jc w:val="left"/>
      </w:pPr>
      <w:r>
        <w:t>Rango de ±250º/s, ±500º/s, ±1000º/s, ±2000º/s.</w:t>
      </w:r>
    </w:p>
    <w:p w14:paraId="2820B13E" w14:textId="6AC23517" w:rsidR="00E44D74" w:rsidRDefault="00E44D74" w:rsidP="00E44D74">
      <w:pPr>
        <w:pStyle w:val="Prrafodelista"/>
        <w:numPr>
          <w:ilvl w:val="1"/>
          <w:numId w:val="13"/>
        </w:numPr>
        <w:jc w:val="left"/>
      </w:pPr>
      <w:r>
        <w:t>Frecuencia de muestreo de hasta 800 Hz.</w:t>
      </w:r>
    </w:p>
    <w:p w14:paraId="377B9C42" w14:textId="1C264ED8" w:rsidR="00E44D74" w:rsidRDefault="00E44D74" w:rsidP="00E44D74">
      <w:pPr>
        <w:pStyle w:val="Prrafodelista"/>
        <w:jc w:val="left"/>
      </w:pPr>
    </w:p>
    <w:p w14:paraId="04AB7729" w14:textId="64C2E62A" w:rsidR="00E44D74" w:rsidRDefault="00E44D74" w:rsidP="00E44D74">
      <w:pPr>
        <w:pStyle w:val="Prrafodelista"/>
        <w:numPr>
          <w:ilvl w:val="0"/>
          <w:numId w:val="13"/>
        </w:numPr>
        <w:jc w:val="left"/>
      </w:pPr>
      <w:r>
        <w:t>Magnetómetro: FXOS8700CQ</w:t>
      </w:r>
    </w:p>
    <w:p w14:paraId="2404CBD3" w14:textId="044F5FD4" w:rsidR="00E44D74" w:rsidRDefault="00E44D74" w:rsidP="00E44D74">
      <w:pPr>
        <w:pStyle w:val="Prrafodelista"/>
        <w:numPr>
          <w:ilvl w:val="1"/>
          <w:numId w:val="13"/>
        </w:numPr>
        <w:jc w:val="left"/>
      </w:pPr>
      <w:r>
        <w:t>Rango de ±1200 µT.</w:t>
      </w:r>
    </w:p>
    <w:p w14:paraId="741C0561" w14:textId="4918E23E" w:rsidR="00E44D74" w:rsidRDefault="00E44D74" w:rsidP="00E44D74">
      <w:pPr>
        <w:pStyle w:val="Prrafodelista"/>
        <w:numPr>
          <w:ilvl w:val="1"/>
          <w:numId w:val="13"/>
        </w:numPr>
        <w:jc w:val="left"/>
      </w:pPr>
      <w:r>
        <w:t>Frecuencia de muestreo de hasta 800 Hz.</w:t>
      </w:r>
    </w:p>
    <w:p w14:paraId="5AAC464E" w14:textId="72393FB3" w:rsidR="00E44D74" w:rsidRDefault="00E44D74" w:rsidP="00E44D74">
      <w:pPr>
        <w:jc w:val="left"/>
      </w:pPr>
    </w:p>
    <w:p w14:paraId="194D97E3" w14:textId="7B02A764" w:rsidR="00E44D74" w:rsidRDefault="00E44D74" w:rsidP="00E44D74">
      <w:pPr>
        <w:jc w:val="left"/>
      </w:pPr>
      <w:r w:rsidRPr="000D4F03">
        <w:rPr>
          <w:b/>
          <w:bCs/>
          <w:i/>
          <w:iCs/>
        </w:rPr>
        <w:t>CC1350STK y CC3200STK</w:t>
      </w:r>
      <w:r>
        <w:t xml:space="preserve">: Incluyen la misma IMU, la MPU-9250, de InvenSense. </w:t>
      </w:r>
      <w:hyperlink w:anchor="_Bibliografía" w:history="1">
        <w:r w:rsidRPr="006F1E4F">
          <w:rPr>
            <w:rStyle w:val="Hipervnculo"/>
            <w:color w:val="000000" w:themeColor="text1"/>
            <w:sz w:val="18"/>
            <w:szCs w:val="20"/>
            <w:u w:val="none"/>
          </w:rPr>
          <w:t>(7)</w:t>
        </w:r>
      </w:hyperlink>
    </w:p>
    <w:p w14:paraId="4DF9ABBD" w14:textId="1DA052A0" w:rsidR="00E44D74" w:rsidRDefault="00E44D74" w:rsidP="00E44D74">
      <w:pPr>
        <w:pStyle w:val="Prrafodelista"/>
        <w:numPr>
          <w:ilvl w:val="0"/>
          <w:numId w:val="13"/>
        </w:numPr>
        <w:jc w:val="left"/>
      </w:pPr>
      <w:r>
        <w:t>Acelerómetro:</w:t>
      </w:r>
    </w:p>
    <w:p w14:paraId="2A8E8D55" w14:textId="402388BC" w:rsidR="00E44D74" w:rsidRDefault="00E44D74" w:rsidP="00E44D74">
      <w:pPr>
        <w:pStyle w:val="Prrafodelista"/>
        <w:numPr>
          <w:ilvl w:val="1"/>
          <w:numId w:val="13"/>
        </w:numPr>
        <w:jc w:val="left"/>
      </w:pPr>
      <w:r>
        <w:t>Rango de ±2g, ±4g, ±8g, ±16g.</w:t>
      </w:r>
    </w:p>
    <w:p w14:paraId="2E416658" w14:textId="1F36CD00" w:rsidR="00E44D74" w:rsidRDefault="00E44D74" w:rsidP="00E44D74">
      <w:pPr>
        <w:pStyle w:val="Prrafodelista"/>
        <w:numPr>
          <w:ilvl w:val="1"/>
          <w:numId w:val="13"/>
        </w:numPr>
        <w:jc w:val="left"/>
      </w:pPr>
      <w:r>
        <w:t>Frecuencia de muestreo de hasta 4 KHz.</w:t>
      </w:r>
    </w:p>
    <w:p w14:paraId="1463449B" w14:textId="73B6F0FB" w:rsidR="00E44D74" w:rsidRDefault="00E44D74" w:rsidP="00E44D74">
      <w:pPr>
        <w:pStyle w:val="Prrafodelista"/>
        <w:jc w:val="left"/>
      </w:pPr>
    </w:p>
    <w:p w14:paraId="4C47B40F" w14:textId="71017FA9" w:rsidR="00E44D74" w:rsidRDefault="00E44D74" w:rsidP="00E44D74">
      <w:pPr>
        <w:pStyle w:val="Prrafodelista"/>
        <w:numPr>
          <w:ilvl w:val="0"/>
          <w:numId w:val="13"/>
        </w:numPr>
        <w:jc w:val="left"/>
      </w:pPr>
      <w:r>
        <w:t xml:space="preserve">Giróscopo: </w:t>
      </w:r>
    </w:p>
    <w:p w14:paraId="618B6476" w14:textId="2D1A1C6F" w:rsidR="00E44D74" w:rsidRDefault="00E44D74" w:rsidP="00E44D74">
      <w:pPr>
        <w:pStyle w:val="Prrafodelista"/>
        <w:numPr>
          <w:ilvl w:val="1"/>
          <w:numId w:val="13"/>
        </w:numPr>
        <w:jc w:val="left"/>
      </w:pPr>
      <w:r>
        <w:t>Rango de ±250º/s, ±500º/s, ±1000º/s, ±2000º/s.</w:t>
      </w:r>
    </w:p>
    <w:p w14:paraId="5DC198BA" w14:textId="7E4233C8" w:rsidR="00E44D74" w:rsidRDefault="00E44D74" w:rsidP="00E44D74">
      <w:pPr>
        <w:pStyle w:val="Prrafodelista"/>
        <w:numPr>
          <w:ilvl w:val="1"/>
          <w:numId w:val="13"/>
        </w:numPr>
        <w:jc w:val="left"/>
      </w:pPr>
      <w:r>
        <w:t>Frecuencia de muestreo de hasta 1 KHz.</w:t>
      </w:r>
    </w:p>
    <w:p w14:paraId="7C4F130F" w14:textId="48730B3E" w:rsidR="00E44D74" w:rsidRDefault="00E44D74" w:rsidP="00E44D74">
      <w:pPr>
        <w:pStyle w:val="Prrafodelista"/>
        <w:jc w:val="left"/>
      </w:pPr>
    </w:p>
    <w:p w14:paraId="00833559" w14:textId="29B82DF8" w:rsidR="00E44D74" w:rsidRDefault="00E44D74" w:rsidP="00E44D74">
      <w:pPr>
        <w:pStyle w:val="Prrafodelista"/>
        <w:numPr>
          <w:ilvl w:val="0"/>
          <w:numId w:val="13"/>
        </w:numPr>
        <w:jc w:val="left"/>
      </w:pPr>
      <w:r>
        <w:t>Magnetómetro:</w:t>
      </w:r>
    </w:p>
    <w:p w14:paraId="19C841BD" w14:textId="3A114337" w:rsidR="00E44D74" w:rsidRDefault="00E44D74" w:rsidP="00E44D74">
      <w:pPr>
        <w:pStyle w:val="Prrafodelista"/>
        <w:numPr>
          <w:ilvl w:val="1"/>
          <w:numId w:val="13"/>
        </w:numPr>
        <w:jc w:val="left"/>
      </w:pPr>
      <w:r>
        <w:t>Rango de ±4800 µT.</w:t>
      </w:r>
    </w:p>
    <w:p w14:paraId="434C66A7" w14:textId="6D7CC4A6" w:rsidR="00E44D74" w:rsidRDefault="00E44D74" w:rsidP="00E44D74">
      <w:pPr>
        <w:pStyle w:val="Prrafodelista"/>
        <w:numPr>
          <w:ilvl w:val="1"/>
          <w:numId w:val="13"/>
        </w:numPr>
        <w:jc w:val="left"/>
      </w:pPr>
      <w:r>
        <w:t>Frecuencia de muestreo de hasta 8 Hz.</w:t>
      </w:r>
    </w:p>
    <w:p w14:paraId="66910DB0" w14:textId="0FD171E4" w:rsidR="00E44D74" w:rsidRDefault="00E44D74" w:rsidP="00E44D74">
      <w:pPr>
        <w:jc w:val="left"/>
      </w:pPr>
    </w:p>
    <w:p w14:paraId="710AFA5D" w14:textId="3F309CDC" w:rsidR="00E44D74" w:rsidRDefault="00E44D74" w:rsidP="00E44D74">
      <w:pPr>
        <w:jc w:val="left"/>
      </w:pPr>
      <w:r w:rsidRPr="000D4F03">
        <w:rPr>
          <w:b/>
          <w:bCs/>
          <w:i/>
          <w:iCs/>
        </w:rPr>
        <w:t>STEVAL-WESU1</w:t>
      </w:r>
      <w:r>
        <w:t xml:space="preserve">: </w:t>
      </w:r>
      <w:r w:rsidR="006F1E4F">
        <w:t>Dividen su IMU en dos módulos, en este caso, el acelerómetro y el giróscopo en uno y el magnetómetro en otro.</w:t>
      </w:r>
      <w:r w:rsidR="00F6132B">
        <w:t xml:space="preserve"> </w:t>
      </w:r>
      <w:r w:rsidR="00F6132B" w:rsidRPr="00F6132B">
        <w:rPr>
          <w:sz w:val="18"/>
          <w:szCs w:val="18"/>
        </w:rPr>
        <w:t>(8)</w:t>
      </w:r>
    </w:p>
    <w:p w14:paraId="07A3DED9" w14:textId="663F9DDD" w:rsidR="006F1E4F" w:rsidRDefault="006F1E4F" w:rsidP="006F1E4F">
      <w:pPr>
        <w:pStyle w:val="Prrafodelista"/>
        <w:numPr>
          <w:ilvl w:val="0"/>
          <w:numId w:val="13"/>
        </w:numPr>
        <w:jc w:val="left"/>
      </w:pPr>
      <w:r>
        <w:t>Acelerómetro: LSM6DS3</w:t>
      </w:r>
    </w:p>
    <w:p w14:paraId="31980193" w14:textId="11518DDA" w:rsidR="006F1E4F" w:rsidRDefault="006F1E4F" w:rsidP="006F1E4F">
      <w:pPr>
        <w:pStyle w:val="Prrafodelista"/>
        <w:numPr>
          <w:ilvl w:val="1"/>
          <w:numId w:val="13"/>
        </w:numPr>
        <w:jc w:val="left"/>
      </w:pPr>
      <w:r>
        <w:t>Rango de ±2g, ±4g, ±8g, ±16g.</w:t>
      </w:r>
    </w:p>
    <w:p w14:paraId="00BB9FC4" w14:textId="1EA3F4E6" w:rsidR="006F1E4F" w:rsidRDefault="006F1E4F" w:rsidP="006F1E4F">
      <w:pPr>
        <w:pStyle w:val="Prrafodelista"/>
        <w:numPr>
          <w:ilvl w:val="1"/>
          <w:numId w:val="13"/>
        </w:numPr>
        <w:jc w:val="left"/>
      </w:pPr>
      <w:r>
        <w:t>Frecuencia de muestreo de hasta 1.6 KHz.</w:t>
      </w:r>
    </w:p>
    <w:p w14:paraId="5D03609B" w14:textId="4C6C35EA" w:rsidR="006F1E4F" w:rsidRDefault="006F1E4F" w:rsidP="006F1E4F">
      <w:pPr>
        <w:pStyle w:val="Prrafodelista"/>
        <w:jc w:val="left"/>
      </w:pPr>
    </w:p>
    <w:p w14:paraId="6E5D26E6" w14:textId="295BFCA7" w:rsidR="006F1E4F" w:rsidRDefault="006F1E4F" w:rsidP="006F1E4F">
      <w:pPr>
        <w:pStyle w:val="Prrafodelista"/>
        <w:numPr>
          <w:ilvl w:val="0"/>
          <w:numId w:val="13"/>
        </w:numPr>
        <w:jc w:val="left"/>
      </w:pPr>
      <w:r>
        <w:t>Giróscopo: LSM6DS3</w:t>
      </w:r>
    </w:p>
    <w:p w14:paraId="48F853A1" w14:textId="3BAF6222" w:rsidR="006F1E4F" w:rsidRDefault="006F1E4F" w:rsidP="006F1E4F">
      <w:pPr>
        <w:pStyle w:val="Prrafodelista"/>
        <w:numPr>
          <w:ilvl w:val="1"/>
          <w:numId w:val="13"/>
        </w:numPr>
        <w:jc w:val="left"/>
      </w:pPr>
      <w:r>
        <w:t>Rango de ±125º/s, ±245º/s, ±500º/s, ±1000º/s, ±2000º/s.</w:t>
      </w:r>
    </w:p>
    <w:p w14:paraId="52547BA1" w14:textId="63EF63A0" w:rsidR="006F1E4F" w:rsidDel="00D04F13" w:rsidRDefault="006F1E4F" w:rsidP="00D04F13">
      <w:pPr>
        <w:pStyle w:val="Prrafodelista"/>
        <w:numPr>
          <w:ilvl w:val="1"/>
          <w:numId w:val="13"/>
        </w:numPr>
        <w:jc w:val="left"/>
        <w:rPr>
          <w:del w:id="36" w:author="DIEGO PÉREZ LAVARÍAS" w:date="2020-05-16T11:35:00Z"/>
        </w:rPr>
      </w:pPr>
      <w:r>
        <w:t>Frecuencia de muestreo de hasta 1.6 KHz.</w:t>
      </w:r>
    </w:p>
    <w:p w14:paraId="71CDCB7C" w14:textId="77777777" w:rsidR="00D04F13" w:rsidRDefault="00D04F13" w:rsidP="006F1E4F">
      <w:pPr>
        <w:pStyle w:val="Prrafodelista"/>
        <w:numPr>
          <w:ilvl w:val="1"/>
          <w:numId w:val="13"/>
        </w:numPr>
        <w:jc w:val="left"/>
        <w:rPr>
          <w:ins w:id="37" w:author="DIEGO PÉREZ LAVARÍAS" w:date="2020-05-16T11:35:00Z"/>
        </w:rPr>
      </w:pPr>
    </w:p>
    <w:p w14:paraId="71679CBA" w14:textId="518C8B5D" w:rsidR="006F1E4F" w:rsidDel="00D04F13" w:rsidRDefault="006F1E4F" w:rsidP="00D04F13">
      <w:pPr>
        <w:pStyle w:val="Prrafodelista"/>
        <w:ind w:left="1440"/>
        <w:jc w:val="left"/>
        <w:rPr>
          <w:del w:id="38" w:author="DIEGO PÉREZ LAVARÍAS" w:date="2020-05-16T11:35:00Z"/>
        </w:rPr>
        <w:pPrChange w:id="39" w:author="DIEGO PÉREZ LAVARÍAS" w:date="2020-05-16T11:35:00Z">
          <w:pPr>
            <w:jc w:val="left"/>
          </w:pPr>
        </w:pPrChange>
      </w:pPr>
    </w:p>
    <w:p w14:paraId="17CB5690" w14:textId="6EC49BBD" w:rsidR="006F1E4F" w:rsidRDefault="006F1E4F" w:rsidP="00D04F13">
      <w:pPr>
        <w:pStyle w:val="Prrafodelista"/>
        <w:ind w:left="1440"/>
        <w:jc w:val="left"/>
        <w:pPrChange w:id="40" w:author="DIEGO PÉREZ LAVARÍAS" w:date="2020-05-16T11:35:00Z">
          <w:pPr>
            <w:jc w:val="left"/>
          </w:pPr>
        </w:pPrChange>
      </w:pPr>
    </w:p>
    <w:p w14:paraId="0797A22A" w14:textId="62E1F9AB" w:rsidR="006F1E4F" w:rsidRDefault="006F1E4F" w:rsidP="006F1E4F">
      <w:pPr>
        <w:pStyle w:val="Prrafodelista"/>
        <w:numPr>
          <w:ilvl w:val="0"/>
          <w:numId w:val="13"/>
        </w:numPr>
        <w:jc w:val="left"/>
      </w:pPr>
      <w:r>
        <w:t>Magnetómetro: LIS3MDL</w:t>
      </w:r>
    </w:p>
    <w:p w14:paraId="123402AB" w14:textId="6237119D" w:rsidR="006F1E4F" w:rsidRDefault="006F1E4F" w:rsidP="006F1E4F">
      <w:pPr>
        <w:pStyle w:val="Prrafodelista"/>
        <w:numPr>
          <w:ilvl w:val="1"/>
          <w:numId w:val="13"/>
        </w:numPr>
        <w:jc w:val="left"/>
      </w:pPr>
      <w:r>
        <w:t>Rango de ±400</w:t>
      </w:r>
      <w:r w:rsidRPr="006F1E4F">
        <w:t xml:space="preserve"> </w:t>
      </w:r>
      <w:r>
        <w:t>µT, ±800</w:t>
      </w:r>
      <w:r w:rsidRPr="006F1E4F">
        <w:t xml:space="preserve"> </w:t>
      </w:r>
      <w:r>
        <w:t>µT, 1200</w:t>
      </w:r>
      <w:r w:rsidRPr="006F1E4F">
        <w:t xml:space="preserve"> </w:t>
      </w:r>
      <w:r>
        <w:t>µT, 1600</w:t>
      </w:r>
      <w:r w:rsidRPr="006F1E4F">
        <w:t xml:space="preserve"> </w:t>
      </w:r>
      <w:r>
        <w:t>µT.</w:t>
      </w:r>
      <w:r w:rsidR="0033407A">
        <w:t xml:space="preserve"> </w:t>
      </w:r>
      <w:r w:rsidR="0033407A" w:rsidRPr="0033407A">
        <w:rPr>
          <w:sz w:val="18"/>
          <w:szCs w:val="20"/>
        </w:rPr>
        <w:t>(9)</w:t>
      </w:r>
    </w:p>
    <w:p w14:paraId="4FF64CFA" w14:textId="2DD1AB3D" w:rsidR="006F1E4F" w:rsidRDefault="006F1E4F" w:rsidP="006F1E4F">
      <w:pPr>
        <w:pStyle w:val="Prrafodelista"/>
        <w:numPr>
          <w:ilvl w:val="1"/>
          <w:numId w:val="13"/>
        </w:numPr>
        <w:jc w:val="left"/>
      </w:pPr>
      <w:r>
        <w:t>Frecuencia de muestreo de hasta 1,6 KHz.</w:t>
      </w:r>
    </w:p>
    <w:p w14:paraId="487ADC6B" w14:textId="00921041" w:rsidR="006F1E4F" w:rsidRDefault="006F1E4F" w:rsidP="006F1E4F">
      <w:pPr>
        <w:jc w:val="left"/>
      </w:pPr>
    </w:p>
    <w:p w14:paraId="7E862FC7" w14:textId="299D2D94" w:rsidR="00F6132B" w:rsidRDefault="00F6132B" w:rsidP="006F1E4F">
      <w:pPr>
        <w:jc w:val="left"/>
      </w:pPr>
      <w:r>
        <w:t>Con estos datos, podemos observar que las tres IMU son bastante similares, teniendo menos rango y algo menos de frecuencia de muestreo en general el dispositivo MIKROE-2026, y estando las otras dos igualadas. Cabe destacar el acelerómetro de la MPU-9250, ya que en rango y en frecuencia de muestreo es la más alta, y también el magnetómetro del STEVAL-WESU1.</w:t>
      </w:r>
    </w:p>
    <w:p w14:paraId="329336B6" w14:textId="09AC9358" w:rsidR="00BA15AE" w:rsidRDefault="00BA15AE" w:rsidP="005445F4">
      <w:pPr>
        <w:tabs>
          <w:tab w:val="left" w:pos="1305"/>
        </w:tabs>
        <w:jc w:val="left"/>
      </w:pPr>
    </w:p>
    <w:p w14:paraId="59EF7F78" w14:textId="5663596A" w:rsidR="00443A33" w:rsidRDefault="00443A33" w:rsidP="00BF7FB3">
      <w:pPr>
        <w:pStyle w:val="Ttulo2"/>
      </w:pPr>
      <w:bookmarkStart w:id="41" w:name="_Toc40176308"/>
      <w:r>
        <w:t>Posibles soluciones software</w:t>
      </w:r>
      <w:bookmarkEnd w:id="41"/>
    </w:p>
    <w:p w14:paraId="1DE9787E" w14:textId="3092214C" w:rsidR="00443A33" w:rsidRDefault="00443A33" w:rsidP="00443A33">
      <w:r>
        <w:t xml:space="preserve">En este apartado se describirán los diferentes sistemas operativos móviles </w:t>
      </w:r>
      <w:r w:rsidR="00BF7FB3">
        <w:t>que se consideran alternativas para realizar el proyecto.</w:t>
      </w:r>
      <w:r>
        <w:t xml:space="preserve"> </w:t>
      </w:r>
    </w:p>
    <w:p w14:paraId="3971DDB9" w14:textId="13BD4962" w:rsidR="00443A33" w:rsidRDefault="00443A33" w:rsidP="00443A33"/>
    <w:p w14:paraId="5FB4E886" w14:textId="567F860A" w:rsidR="00443A33" w:rsidRDefault="00443A33" w:rsidP="00443A33">
      <w:pPr>
        <w:pStyle w:val="Ttulo3"/>
      </w:pPr>
      <w:bookmarkStart w:id="42" w:name="_Toc40176309"/>
      <w:r>
        <w:t>Android</w:t>
      </w:r>
      <w:bookmarkEnd w:id="42"/>
    </w:p>
    <w:p w14:paraId="1EE59D35" w14:textId="77777777" w:rsidR="00A84604" w:rsidRPr="00A84604" w:rsidRDefault="00A84604" w:rsidP="00A84604">
      <w:pPr>
        <w:jc w:val="center"/>
        <w:rPr>
          <w:b/>
          <w:bCs/>
          <w:sz w:val="18"/>
          <w:szCs w:val="20"/>
        </w:rPr>
      </w:pPr>
    </w:p>
    <w:p w14:paraId="511FFD0D" w14:textId="505A65EF" w:rsidR="00BF7FB3" w:rsidRPr="00BF7FB3" w:rsidRDefault="00BF7FB3" w:rsidP="00443A33">
      <w:pPr>
        <w:rPr>
          <w:sz w:val="18"/>
          <w:szCs w:val="20"/>
        </w:rPr>
      </w:pPr>
      <w:r>
        <w:t xml:space="preserve">Android es el sistema operativo móvil más utilizado en la actualidad </w:t>
      </w:r>
      <w:r w:rsidRPr="00BF7FB3">
        <w:rPr>
          <w:sz w:val="18"/>
          <w:szCs w:val="20"/>
        </w:rPr>
        <w:t>(10)</w:t>
      </w:r>
      <w:r>
        <w:rPr>
          <w:sz w:val="18"/>
          <w:szCs w:val="20"/>
        </w:rPr>
        <w:t xml:space="preserve">. </w:t>
      </w:r>
      <w:r>
        <w:t>Según datos de Google (que lo desarrolla), se utiliza en 2500 millones de dispositivos activos.</w:t>
      </w:r>
    </w:p>
    <w:p w14:paraId="689ECAA0" w14:textId="2BF7DE3B" w:rsidR="00443A33" w:rsidRDefault="00BF7FB3" w:rsidP="00443A33">
      <w:r>
        <w:lastRenderedPageBreak/>
        <w:t>Está basado en el Kernel de Linux y su principal característica es la de ser una plataforma de código abierto y de desarrollo libre por parte de cualquier usuario que quiera ser desarrollador.</w:t>
      </w:r>
    </w:p>
    <w:p w14:paraId="0AFC9110" w14:textId="77777777" w:rsidR="008C08B7" w:rsidRDefault="002A0A38" w:rsidP="00443A33">
      <w:r>
        <w:t>Su primera versión fue presentada en 2007 y Android 1 (Apple Pie) salió en septiembre de 2008. Se ha ido desarrollando desde entonces, siendo su última versión Android 10</w:t>
      </w:r>
      <w:r w:rsidR="001B097F">
        <w:t>, lanzada en septiembre de 2019.</w:t>
      </w:r>
    </w:p>
    <w:p w14:paraId="5F15583F" w14:textId="0DFB589A" w:rsidR="002A0A38" w:rsidRDefault="008C08B7" w:rsidP="008C08B7">
      <w:pPr>
        <w:jc w:val="center"/>
      </w:pPr>
      <w:r>
        <w:rPr>
          <w:noProof/>
        </w:rPr>
        <w:drawing>
          <wp:inline distT="0" distB="0" distL="0" distR="0" wp14:anchorId="27EEF2F1" wp14:editId="14EAC931">
            <wp:extent cx="3857625" cy="1190625"/>
            <wp:effectExtent l="0" t="0" r="9525" b="9525"/>
            <wp:docPr id="9" name="Imagen 9" descr="Android | La plataforma que amplía los límites de lo po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droid | La plataforma que amplía los límites de lo posible"/>
                    <pic:cNvPicPr>
                      <a:picLocks noChangeAspect="1" noChangeArrowheads="1"/>
                    </pic:cNvPicPr>
                  </pic:nvPicPr>
                  <pic:blipFill rotWithShape="1">
                    <a:blip r:embed="rId21">
                      <a:extLst>
                        <a:ext uri="{28A0092B-C50C-407E-A947-70E740481C1C}">
                          <a14:useLocalDpi xmlns:a14="http://schemas.microsoft.com/office/drawing/2010/main" val="0"/>
                        </a:ext>
                      </a:extLst>
                    </a:blip>
                    <a:srcRect l="10352" t="27137" r="10547" b="26394"/>
                    <a:stretch/>
                  </pic:blipFill>
                  <pic:spPr bwMode="auto">
                    <a:xfrm>
                      <a:off x="0" y="0"/>
                      <a:ext cx="3857625" cy="1190625"/>
                    </a:xfrm>
                    <a:prstGeom prst="rect">
                      <a:avLst/>
                    </a:prstGeom>
                    <a:noFill/>
                    <a:ln>
                      <a:noFill/>
                    </a:ln>
                    <a:extLst>
                      <a:ext uri="{53640926-AAD7-44D8-BBD7-CCE9431645EC}">
                        <a14:shadowObscured xmlns:a14="http://schemas.microsoft.com/office/drawing/2010/main"/>
                      </a:ext>
                    </a:extLst>
                  </pic:spPr>
                </pic:pic>
              </a:graphicData>
            </a:graphic>
          </wp:inline>
        </w:drawing>
      </w:r>
    </w:p>
    <w:p w14:paraId="7E82B35B" w14:textId="24C478C0" w:rsidR="008C08B7" w:rsidRDefault="008C08B7" w:rsidP="008C08B7">
      <w:pPr>
        <w:jc w:val="center"/>
        <w:rPr>
          <w:b/>
          <w:bCs/>
          <w:sz w:val="18"/>
          <w:szCs w:val="20"/>
        </w:rPr>
      </w:pPr>
      <w:r>
        <w:rPr>
          <w:b/>
          <w:bCs/>
          <w:sz w:val="18"/>
          <w:szCs w:val="20"/>
        </w:rPr>
        <w:t>Figura 2.</w:t>
      </w:r>
      <w:ins w:id="43" w:author="DIEGO PÉREZ LAVARÍAS" w:date="2020-05-16T11:31:00Z">
        <w:r w:rsidR="009A5D6C">
          <w:rPr>
            <w:b/>
            <w:bCs/>
            <w:sz w:val="18"/>
            <w:szCs w:val="20"/>
          </w:rPr>
          <w:t>5</w:t>
        </w:r>
      </w:ins>
      <w:del w:id="44" w:author="DIEGO PÉREZ LAVARÍAS" w:date="2020-05-16T11:31:00Z">
        <w:r w:rsidDel="009A5D6C">
          <w:rPr>
            <w:b/>
            <w:bCs/>
            <w:sz w:val="18"/>
            <w:szCs w:val="20"/>
          </w:rPr>
          <w:delText>6</w:delText>
        </w:r>
      </w:del>
      <w:r>
        <w:rPr>
          <w:b/>
          <w:bCs/>
          <w:sz w:val="18"/>
          <w:szCs w:val="20"/>
        </w:rPr>
        <w:t>. Logotipo de Android</w:t>
      </w:r>
      <w:r w:rsidR="00B66ABC">
        <w:rPr>
          <w:b/>
          <w:bCs/>
          <w:sz w:val="18"/>
          <w:szCs w:val="20"/>
        </w:rPr>
        <w:t>.</w:t>
      </w:r>
    </w:p>
    <w:p w14:paraId="0AB8E13A" w14:textId="77777777" w:rsidR="008C08B7" w:rsidRPr="008C08B7" w:rsidRDefault="008C08B7" w:rsidP="008C08B7">
      <w:pPr>
        <w:jc w:val="center"/>
        <w:rPr>
          <w:b/>
          <w:bCs/>
          <w:sz w:val="18"/>
          <w:szCs w:val="20"/>
        </w:rPr>
      </w:pPr>
    </w:p>
    <w:p w14:paraId="7879F687" w14:textId="6049A0A4" w:rsidR="001B097F" w:rsidRDefault="001B097F" w:rsidP="00443A33">
      <w:r>
        <w:t>Los componentes principales del sistema son:</w:t>
      </w:r>
    </w:p>
    <w:p w14:paraId="03A4AC5E" w14:textId="3C084929" w:rsidR="001B097F" w:rsidRDefault="001B097F" w:rsidP="001B097F">
      <w:pPr>
        <w:pStyle w:val="Prrafodelista"/>
        <w:numPr>
          <w:ilvl w:val="0"/>
          <w:numId w:val="13"/>
        </w:numPr>
      </w:pPr>
      <w:r>
        <w:t>Aplicaciones: escritas en Java o Kotlin principalmente. Implementan los servicios desarrollados para el usuario.</w:t>
      </w:r>
    </w:p>
    <w:p w14:paraId="24EB7D24" w14:textId="1012E0D5" w:rsidR="001B097F" w:rsidRDefault="001B097F" w:rsidP="001B097F">
      <w:pPr>
        <w:pStyle w:val="Prrafodelista"/>
        <w:numPr>
          <w:ilvl w:val="0"/>
          <w:numId w:val="13"/>
        </w:numPr>
      </w:pPr>
      <w:r>
        <w:t>Marco de trabajo para apps: la arquitectura está diseñada para que la reutilización de los componentes sea sencilla, de forma que una aplicación publique sus capacidades y cualquier otra pueda hacer uso de ellos, siempre de manera segura (según reglas del ‘framework’.</w:t>
      </w:r>
    </w:p>
    <w:p w14:paraId="3F47FFFB" w14:textId="4E8E68CB" w:rsidR="001B097F" w:rsidRDefault="001B097F" w:rsidP="001B097F">
      <w:pPr>
        <w:pStyle w:val="Prrafodelista"/>
        <w:numPr>
          <w:ilvl w:val="0"/>
          <w:numId w:val="13"/>
        </w:numPr>
      </w:pPr>
      <w:r>
        <w:t>Bibliotecas: Android incluye un conjunto de características llamado bibliotecas, donde los desarrolladores podrán acceder a esas características para añadirlas a sus aplicaciones. Hay multitud como SQLite, 3D, etc.</w:t>
      </w:r>
    </w:p>
    <w:p w14:paraId="485700B3" w14:textId="54F20B8C" w:rsidR="001B097F" w:rsidRDefault="001B097F" w:rsidP="001B097F">
      <w:pPr>
        <w:pStyle w:val="Prrafodelista"/>
        <w:numPr>
          <w:ilvl w:val="0"/>
          <w:numId w:val="13"/>
        </w:numPr>
      </w:pPr>
      <w:r>
        <w:t>Núcleo Linux: gestiona lo servicios básicos como son la seguridad o la gestión de memoria. Completamente de código abierto.</w:t>
      </w:r>
    </w:p>
    <w:p w14:paraId="20E53DA7" w14:textId="77777777" w:rsidR="00BD0D31" w:rsidRDefault="00BD0D31" w:rsidP="001B097F"/>
    <w:p w14:paraId="64B1E7ED" w14:textId="2F4C65AC" w:rsidR="001B097F" w:rsidRDefault="001B097F" w:rsidP="001B097F">
      <w:r>
        <w:t>Con esto, las características que definen a Android son:</w:t>
      </w:r>
    </w:p>
    <w:p w14:paraId="6DBC0645" w14:textId="20703789" w:rsidR="001B097F" w:rsidRDefault="001B097F" w:rsidP="00FB39DF">
      <w:pPr>
        <w:pStyle w:val="Prrafodelista"/>
        <w:numPr>
          <w:ilvl w:val="0"/>
          <w:numId w:val="14"/>
        </w:numPr>
      </w:pPr>
      <w:r>
        <w:t>Código libre para el desarrollo de cualquier usuario</w:t>
      </w:r>
      <w:r w:rsidR="00FB39DF">
        <w:t xml:space="preserve"> con p</w:t>
      </w:r>
      <w:r>
        <w:t>rogramación en Java/Kotlin</w:t>
      </w:r>
      <w:r w:rsidR="00FB39DF">
        <w:t>.</w:t>
      </w:r>
    </w:p>
    <w:p w14:paraId="7D3A20E2" w14:textId="7A39F442" w:rsidR="001B097F" w:rsidRDefault="001B097F" w:rsidP="001B097F">
      <w:pPr>
        <w:pStyle w:val="Prrafodelista"/>
        <w:numPr>
          <w:ilvl w:val="0"/>
          <w:numId w:val="14"/>
        </w:numPr>
      </w:pPr>
      <w:r>
        <w:t>Catálogo de aplicaciones muy amplio a través de su tienda Google Play Store (gracias a la libertad de desarrollo que aporta el código abierto).</w:t>
      </w:r>
    </w:p>
    <w:p w14:paraId="1C5C9418" w14:textId="2EC71164" w:rsidR="001B097F" w:rsidRDefault="001B097F" w:rsidP="001B097F">
      <w:pPr>
        <w:pStyle w:val="Prrafodelista"/>
        <w:numPr>
          <w:ilvl w:val="0"/>
          <w:numId w:val="14"/>
        </w:numPr>
      </w:pPr>
      <w:r>
        <w:t>Diseño adaptable a pantallas de resolución, tamaño y formas muy variables.</w:t>
      </w:r>
    </w:p>
    <w:p w14:paraId="25F2E75F" w14:textId="77169441" w:rsidR="001B097F" w:rsidRDefault="001B097F" w:rsidP="001B097F">
      <w:pPr>
        <w:pStyle w:val="Prrafodelista"/>
        <w:numPr>
          <w:ilvl w:val="0"/>
          <w:numId w:val="14"/>
        </w:numPr>
      </w:pPr>
      <w:r>
        <w:t>Soporte multimedia y streaming extensos.</w:t>
      </w:r>
    </w:p>
    <w:p w14:paraId="38427A8C" w14:textId="728A89AA" w:rsidR="001B097F" w:rsidRDefault="001B097F" w:rsidP="001B097F">
      <w:pPr>
        <w:pStyle w:val="Prrafodelista"/>
        <w:numPr>
          <w:ilvl w:val="0"/>
          <w:numId w:val="14"/>
        </w:numPr>
      </w:pPr>
      <w:r>
        <w:t>Navegación web mediante el uso de HTML.</w:t>
      </w:r>
    </w:p>
    <w:p w14:paraId="47D04302" w14:textId="38579DE5" w:rsidR="001B097F" w:rsidRDefault="001B097F" w:rsidP="001B097F">
      <w:pPr>
        <w:pStyle w:val="Prrafodelista"/>
        <w:numPr>
          <w:ilvl w:val="0"/>
          <w:numId w:val="14"/>
        </w:numPr>
      </w:pPr>
      <w:r>
        <w:t xml:space="preserve">Multitarea real de aplicaciones. </w:t>
      </w:r>
    </w:p>
    <w:p w14:paraId="14512D5D" w14:textId="1C4366DE" w:rsidR="001B097F" w:rsidRDefault="001B097F" w:rsidP="001B097F">
      <w:pPr>
        <w:pStyle w:val="Prrafodelista"/>
        <w:numPr>
          <w:ilvl w:val="0"/>
          <w:numId w:val="14"/>
        </w:numPr>
      </w:pPr>
      <w:r>
        <w:t>Conexiones inalámbricas como Wi-Fi, redes celulares y Bluetooth.</w:t>
      </w:r>
    </w:p>
    <w:p w14:paraId="42F930D7" w14:textId="36A6DFBC" w:rsidR="00AB5499" w:rsidRDefault="001B097F" w:rsidP="00AB5499">
      <w:pPr>
        <w:pStyle w:val="Prrafodelista"/>
        <w:numPr>
          <w:ilvl w:val="0"/>
          <w:numId w:val="14"/>
        </w:numPr>
      </w:pPr>
      <w:r>
        <w:t>Asistente virtual (Google Assistant).</w:t>
      </w:r>
    </w:p>
    <w:p w14:paraId="06F96B11" w14:textId="7A98BBA9" w:rsidR="001B097F" w:rsidRDefault="00AB5499" w:rsidP="001B097F">
      <w:pPr>
        <w:pStyle w:val="Prrafodelista"/>
        <w:numPr>
          <w:ilvl w:val="0"/>
          <w:numId w:val="14"/>
        </w:numPr>
      </w:pPr>
      <w:r>
        <w:t>Amplia base de usuarios potenciales, válido para todo tipo de gente.</w:t>
      </w:r>
    </w:p>
    <w:p w14:paraId="50643722" w14:textId="4C2B68BF" w:rsidR="00AB5499" w:rsidRDefault="00AB5499" w:rsidP="00AB5499"/>
    <w:p w14:paraId="5653308D" w14:textId="580AC74F" w:rsidR="00443A33" w:rsidRDefault="00443A33" w:rsidP="00443A33">
      <w:pPr>
        <w:pStyle w:val="Ttulo3"/>
      </w:pPr>
      <w:bookmarkStart w:id="45" w:name="_Toc40176310"/>
      <w:r>
        <w:t>iOS</w:t>
      </w:r>
      <w:bookmarkEnd w:id="45"/>
    </w:p>
    <w:p w14:paraId="308D1757" w14:textId="6D02BC87" w:rsidR="00443A33" w:rsidRDefault="00AB5499" w:rsidP="00443A33">
      <w:r>
        <w:t>iOS es el sistema operativo móvil desarrollado por la empesa estadounidense Apple. Fue originalmente pensado para el iPhone, pero más adelante también usado en tabletas y reproductores de música (iPod).</w:t>
      </w:r>
      <w:r w:rsidR="00CC5DC1">
        <w:t xml:space="preserve"> Deriva del sistema operativo de Apple para sus dispositivos sobremesa MacOS, y por tanto es un sistema operativo tipo Unix, uno de los primeros S.O. de código libre creado hace décadas en EEUU. </w:t>
      </w:r>
    </w:p>
    <w:p w14:paraId="1D077B09" w14:textId="6D8191AA" w:rsidR="00B66ABC" w:rsidRDefault="00B66ABC" w:rsidP="00B66ABC">
      <w:pPr>
        <w:jc w:val="center"/>
      </w:pPr>
      <w:r>
        <w:rPr>
          <w:noProof/>
        </w:rPr>
        <w:lastRenderedPageBreak/>
        <w:drawing>
          <wp:inline distT="0" distB="0" distL="0" distR="0" wp14:anchorId="79CF9C1B" wp14:editId="0802C664">
            <wp:extent cx="3001370" cy="1571625"/>
            <wp:effectExtent l="0" t="0" r="8890" b="0"/>
            <wp:docPr id="10" name="Imagen 10" descr="Vulnerabilidad en iOS evita que se cifre el tráfico a través d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ulnerabilidad en iOS evita que se cifre el tráfico a través de ..."/>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29843" cy="1586535"/>
                    </a:xfrm>
                    <a:prstGeom prst="rect">
                      <a:avLst/>
                    </a:prstGeom>
                    <a:noFill/>
                    <a:ln>
                      <a:noFill/>
                    </a:ln>
                  </pic:spPr>
                </pic:pic>
              </a:graphicData>
            </a:graphic>
          </wp:inline>
        </w:drawing>
      </w:r>
    </w:p>
    <w:p w14:paraId="1EBE0E76" w14:textId="20592336" w:rsidR="00B66ABC" w:rsidRDefault="00B66ABC" w:rsidP="00B66ABC">
      <w:pPr>
        <w:jc w:val="center"/>
        <w:rPr>
          <w:b/>
          <w:bCs/>
          <w:sz w:val="18"/>
          <w:szCs w:val="20"/>
        </w:rPr>
      </w:pPr>
      <w:r>
        <w:rPr>
          <w:b/>
          <w:bCs/>
          <w:sz w:val="18"/>
          <w:szCs w:val="20"/>
        </w:rPr>
        <w:t>Figura 2.</w:t>
      </w:r>
      <w:ins w:id="46" w:author="DIEGO PÉREZ LAVARÍAS" w:date="2020-05-16T11:31:00Z">
        <w:r w:rsidR="009A5D6C">
          <w:rPr>
            <w:b/>
            <w:bCs/>
            <w:sz w:val="18"/>
            <w:szCs w:val="20"/>
          </w:rPr>
          <w:t>6</w:t>
        </w:r>
      </w:ins>
      <w:del w:id="47" w:author="DIEGO PÉREZ LAVARÍAS" w:date="2020-05-16T11:31:00Z">
        <w:r w:rsidDel="009A5D6C">
          <w:rPr>
            <w:b/>
            <w:bCs/>
            <w:sz w:val="18"/>
            <w:szCs w:val="20"/>
          </w:rPr>
          <w:delText>7</w:delText>
        </w:r>
      </w:del>
      <w:r>
        <w:rPr>
          <w:b/>
          <w:bCs/>
          <w:sz w:val="18"/>
          <w:szCs w:val="20"/>
        </w:rPr>
        <w:t>. Logotipo de iOS.</w:t>
      </w:r>
    </w:p>
    <w:p w14:paraId="5B3757B6" w14:textId="77777777" w:rsidR="00BD0D31" w:rsidRPr="00B66ABC" w:rsidRDefault="00BD0D31" w:rsidP="00B66ABC">
      <w:pPr>
        <w:jc w:val="center"/>
        <w:rPr>
          <w:b/>
          <w:bCs/>
          <w:sz w:val="18"/>
          <w:szCs w:val="20"/>
        </w:rPr>
      </w:pPr>
    </w:p>
    <w:p w14:paraId="3AAB7882" w14:textId="7995C53A" w:rsidR="00AB5499" w:rsidRDefault="00AB5499" w:rsidP="00443A33">
      <w:pPr>
        <w:rPr>
          <w:sz w:val="18"/>
          <w:szCs w:val="20"/>
        </w:rPr>
      </w:pPr>
      <w:r>
        <w:t xml:space="preserve">Su lanzamiento inicial data de 2007 (iOS 1) y la última versión salió en septiembre de 2019, siendo actualizado constantemente, por última vez en abril de 2020 (iOS 13.4.1). </w:t>
      </w:r>
      <w:r w:rsidRPr="00AB5499">
        <w:rPr>
          <w:sz w:val="18"/>
          <w:szCs w:val="20"/>
        </w:rPr>
        <w:t>(11)</w:t>
      </w:r>
    </w:p>
    <w:p w14:paraId="6577AD1E" w14:textId="1DDC7D52" w:rsidR="00653BBB" w:rsidRDefault="00653BBB" w:rsidP="00443A33">
      <w:pPr>
        <w:rPr>
          <w:ins w:id="48" w:author="DIEGO PÉREZ LAVARÍAS" w:date="2020-05-15T12:30:00Z"/>
        </w:rPr>
      </w:pPr>
      <w:ins w:id="49" w:author="DIEGO PÉREZ LAVARÍAS" w:date="2020-05-15T12:30:00Z">
        <w:r>
          <w:t>Es el segundo sistema operativo en número de usuarios</w:t>
        </w:r>
      </w:ins>
      <w:ins w:id="50" w:author="DIEGO PÉREZ LAVARÍAS" w:date="2020-05-15T12:31:00Z">
        <w:r>
          <w:t xml:space="preserve">. Apple no da datos en su web como hace Google, pero se estima que, a nivel mundial, el número de usuarios de iOS es en torno a un tercio </w:t>
        </w:r>
      </w:ins>
      <w:ins w:id="51" w:author="DIEGO PÉREZ LAVARÍAS" w:date="2020-05-15T12:32:00Z">
        <w:r>
          <w:t>d</w:t>
        </w:r>
      </w:ins>
      <w:ins w:id="52" w:author="DIEGO PÉREZ LAVARÍAS" w:date="2020-05-15T12:31:00Z">
        <w:r>
          <w:t xml:space="preserve">el de </w:t>
        </w:r>
      </w:ins>
      <w:ins w:id="53" w:author="DIEGO PÉREZ LAVARÍAS" w:date="2020-05-15T12:32:00Z">
        <w:r>
          <w:t>Android. Esto situaría este número en cientos de millones de usuarios.</w:t>
        </w:r>
      </w:ins>
    </w:p>
    <w:p w14:paraId="01BC2E0C" w14:textId="7A251363" w:rsidR="00CC5DC1" w:rsidRDefault="00CC5DC1" w:rsidP="00443A33">
      <w:r>
        <w:t>Las características de iOS son similares a las de Android, con la mayor diferencia de la adaptabilidad del sistema</w:t>
      </w:r>
      <w:r w:rsidR="00A85737">
        <w:t xml:space="preserve"> y la libertad del código</w:t>
      </w:r>
      <w:r>
        <w:t>. En este caso, el sistema no se adapta a diferentes dispositivos porque no es libre, solamente lo utiliza Apple para sus terminales. En el resto, funciona de manera similar, con aplicaciones implementadas por desarrolladores mediante Swift, el lenguaje creado por la misma empresa para este medio</w:t>
      </w:r>
      <w:r w:rsidR="00A85737">
        <w:t xml:space="preserve">, y puestas en el mercado mediante la tienda App Store. </w:t>
      </w:r>
    </w:p>
    <w:p w14:paraId="154E0377" w14:textId="70BEE676" w:rsidR="00A85737" w:rsidRDefault="00A85737" w:rsidP="00443A33">
      <w:r>
        <w:t>También tiene soporte multimedia y streaming, navegación web mediante HTML y un asistente virtual, Siri.</w:t>
      </w:r>
    </w:p>
    <w:p w14:paraId="383C63AA" w14:textId="752CB795" w:rsidR="00443A33" w:rsidRDefault="00443A33" w:rsidP="00443A33"/>
    <w:p w14:paraId="4F8BC07F" w14:textId="0FB61DF7" w:rsidR="00BD0D31" w:rsidDel="009A5D6C" w:rsidRDefault="00BD0D31" w:rsidP="00443A33">
      <w:pPr>
        <w:rPr>
          <w:del w:id="54" w:author="DIEGO PÉREZ LAVARÍAS" w:date="2020-05-16T11:32:00Z"/>
        </w:rPr>
      </w:pPr>
    </w:p>
    <w:p w14:paraId="58A84FCA" w14:textId="77777777" w:rsidR="009A5D6C" w:rsidRDefault="009A5D6C" w:rsidP="00443A33">
      <w:pPr>
        <w:rPr>
          <w:ins w:id="55" w:author="DIEGO PÉREZ LAVARÍAS" w:date="2020-05-16T11:32:00Z"/>
        </w:rPr>
      </w:pPr>
    </w:p>
    <w:p w14:paraId="11A41122" w14:textId="2FCF8B99" w:rsidR="00BD0D31" w:rsidDel="009A5D6C" w:rsidRDefault="00BD0D31" w:rsidP="00443A33">
      <w:pPr>
        <w:rPr>
          <w:del w:id="56" w:author="DIEGO PÉREZ LAVARÍAS" w:date="2020-05-16T11:32:00Z"/>
        </w:rPr>
      </w:pPr>
    </w:p>
    <w:p w14:paraId="1271FBE0" w14:textId="3A40C8D9" w:rsidR="00BD0D31" w:rsidDel="008622F7" w:rsidRDefault="00BD0D31" w:rsidP="00443A33">
      <w:pPr>
        <w:rPr>
          <w:del w:id="57" w:author="DIEGO PÉREZ LAVARÍAS" w:date="2020-05-15T12:42:00Z"/>
        </w:rPr>
      </w:pPr>
    </w:p>
    <w:p w14:paraId="6265F8F5" w14:textId="2B986801" w:rsidR="00BD0D31" w:rsidDel="008622F7" w:rsidRDefault="00BD0D31" w:rsidP="00443A33">
      <w:pPr>
        <w:rPr>
          <w:del w:id="58" w:author="DIEGO PÉREZ LAVARÍAS" w:date="2020-05-15T12:42:00Z"/>
        </w:rPr>
      </w:pPr>
    </w:p>
    <w:p w14:paraId="38A72EC7" w14:textId="77777777" w:rsidR="00BD0D31" w:rsidRDefault="00BD0D31" w:rsidP="00443A33"/>
    <w:p w14:paraId="67A7616B" w14:textId="11187669" w:rsidR="00443A33" w:rsidRDefault="00443A33" w:rsidP="00443A33">
      <w:pPr>
        <w:pStyle w:val="Ttulo3"/>
      </w:pPr>
      <w:bookmarkStart w:id="59" w:name="_Toc40176311"/>
      <w:r>
        <w:t>Otros sistemas operativos</w:t>
      </w:r>
      <w:bookmarkEnd w:id="59"/>
    </w:p>
    <w:p w14:paraId="72835DF4" w14:textId="77777777" w:rsidR="007B5618" w:rsidRPr="007B5618" w:rsidRDefault="007B5618" w:rsidP="007B5618"/>
    <w:p w14:paraId="510CFDFF" w14:textId="26AD11C8" w:rsidR="00443A33" w:rsidRDefault="00004DF5" w:rsidP="007B5618">
      <w:pPr>
        <w:jc w:val="center"/>
      </w:pPr>
      <w:ins w:id="60" w:author="DIEGO PÉREZ LAVARÍAS" w:date="2020-05-15T15:48:00Z">
        <w:r>
          <w:rPr>
            <w:noProof/>
          </w:rPr>
          <mc:AlternateContent>
            <mc:Choice Requires="wps">
              <w:drawing>
                <wp:anchor distT="45720" distB="45720" distL="114300" distR="114300" simplePos="0" relativeHeight="251663360" behindDoc="0" locked="0" layoutInCell="1" allowOverlap="1" wp14:anchorId="588FFDEC" wp14:editId="49D5675C">
                  <wp:simplePos x="0" y="0"/>
                  <wp:positionH relativeFrom="margin">
                    <wp:posOffset>2758440</wp:posOffset>
                  </wp:positionH>
                  <wp:positionV relativeFrom="paragraph">
                    <wp:posOffset>435610</wp:posOffset>
                  </wp:positionV>
                  <wp:extent cx="676275" cy="1404620"/>
                  <wp:effectExtent l="0" t="0" r="0" b="5715"/>
                  <wp:wrapNone/>
                  <wp:docPr id="1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6C88BD8B" w14:textId="7B1E33FD" w:rsidR="000002EC" w:rsidRDefault="000002EC" w:rsidP="00004DF5">
                              <w:ins w:id="61" w:author="DIEGO PÉREZ LAVARÍAS" w:date="2020-05-15T15:48:00Z">
                                <w:r>
                                  <w:t>Otros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88FFDEC" id="_x0000_t202" coordsize="21600,21600" o:spt="202" path="m,l,21600r21600,l21600,xe">
                  <v:stroke joinstyle="miter"/>
                  <v:path gradientshapeok="t" o:connecttype="rect"/>
                </v:shapetype>
                <v:shape id="Cuadro de texto 2" o:spid="_x0000_s1026" type="#_x0000_t202" style="position:absolute;left:0;text-align:left;margin-left:217.2pt;margin-top:34.3pt;width:53.2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" filled="f" stroked="f">
                  <v:textbox style="mso-fit-shape-to-text:t">
                    <w:txbxContent>
                      <w:p w14:paraId="6C88BD8B" w14:textId="7B1E33FD" w:rsidR="000002EC" w:rsidRDefault="000002EC" w:rsidP="00004DF5">
                        <w:ins w:id="62" w:author="DIEGO PÉREZ LAVARÍAS" w:date="2020-05-15T15:48:00Z">
                          <w:r>
                            <w:t>Otros</w:t>
                          </w:r>
                        </w:ins>
                      </w:p>
                    </w:txbxContent>
                  </v:textbox>
                  <w10:wrap anchorx="margin"/>
                </v:shape>
              </w:pict>
            </mc:Fallback>
          </mc:AlternateContent>
        </w:r>
        <w:r>
          <w:rPr>
            <w:noProof/>
          </w:rPr>
          <mc:AlternateContent>
            <mc:Choice Requires="wps">
              <w:drawing>
                <wp:anchor distT="45720" distB="45720" distL="114300" distR="114300" simplePos="0" relativeHeight="251661312" behindDoc="0" locked="0" layoutInCell="1" allowOverlap="1" wp14:anchorId="7860D139" wp14:editId="4A213394">
                  <wp:simplePos x="0" y="0"/>
                  <wp:positionH relativeFrom="margin">
                    <wp:posOffset>1386840</wp:posOffset>
                  </wp:positionH>
                  <wp:positionV relativeFrom="paragraph">
                    <wp:posOffset>692785</wp:posOffset>
                  </wp:positionV>
                  <wp:extent cx="676275" cy="1404620"/>
                  <wp:effectExtent l="0" t="0" r="0" b="571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5591A6D1" w14:textId="24319437" w:rsidR="000002EC" w:rsidRDefault="000002EC" w:rsidP="00004DF5">
                              <w:ins w:id="63" w:author="DIEGO PÉREZ LAVARÍAS" w:date="2020-05-15T15:48:00Z">
                                <w:r>
                                  <w:t>iOS</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860D139" id="_x0000_s1027" type="#_x0000_t202" style="position:absolute;left:0;text-align:left;margin-left:109.2pt;margin-top:54.55pt;width:53.25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" filled="f" stroked="f">
                  <v:textbox style="mso-fit-shape-to-text:t">
                    <w:txbxContent>
                      <w:p w14:paraId="5591A6D1" w14:textId="24319437" w:rsidR="000002EC" w:rsidRDefault="000002EC" w:rsidP="00004DF5">
                        <w:ins w:id="64" w:author="DIEGO PÉREZ LAVARÍAS" w:date="2020-05-15T15:48:00Z">
                          <w:r>
                            <w:t>iOS</w:t>
                          </w:r>
                        </w:ins>
                      </w:p>
                    </w:txbxContent>
                  </v:textbox>
                  <w10:wrap anchorx="margin"/>
                </v:shape>
              </w:pict>
            </mc:Fallback>
          </mc:AlternateContent>
        </w:r>
      </w:ins>
      <w:ins w:id="65" w:author="DIEGO PÉREZ LAVARÍAS" w:date="2020-05-15T15:47:00Z">
        <w:r>
          <w:rPr>
            <w:noProof/>
          </w:rPr>
          <mc:AlternateContent>
            <mc:Choice Requires="wps">
              <w:drawing>
                <wp:anchor distT="45720" distB="45720" distL="114300" distR="114300" simplePos="0" relativeHeight="251659264" behindDoc="0" locked="0" layoutInCell="1" allowOverlap="1" wp14:anchorId="08EFFFF9" wp14:editId="4C62034F">
                  <wp:simplePos x="0" y="0"/>
                  <wp:positionH relativeFrom="margin">
                    <wp:posOffset>3549015</wp:posOffset>
                  </wp:positionH>
                  <wp:positionV relativeFrom="paragraph">
                    <wp:posOffset>1797685</wp:posOffset>
                  </wp:positionV>
                  <wp:extent cx="676275" cy="1404620"/>
                  <wp:effectExtent l="0" t="0" r="0" b="5715"/>
                  <wp:wrapNone/>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1404620"/>
                          </a:xfrm>
                          <a:prstGeom prst="rect">
                            <a:avLst/>
                          </a:prstGeom>
                          <a:noFill/>
                          <a:ln w="9525">
                            <a:noFill/>
                            <a:miter lim="800000"/>
                            <a:headEnd/>
                            <a:tailEnd/>
                          </a:ln>
                        </wps:spPr>
                        <wps:txbx>
                          <w:txbxContent>
                            <w:p w14:paraId="17E1EB0A" w14:textId="7A545149" w:rsidR="000002EC" w:rsidRDefault="000002EC">
                              <w:ins w:id="66" w:author="DIEGO PÉREZ LAVARÍAS" w:date="2020-05-15T15:48:00Z">
                                <w:r>
                                  <w:t>Android</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EFFFF9" id="_x0000_s1028" type="#_x0000_t202" style="position:absolute;left:0;text-align:left;margin-left:279.45pt;margin-top:141.55pt;width:53.25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" filled="f" stroked="f">
                  <v:textbox style="mso-fit-shape-to-text:t">
                    <w:txbxContent>
                      <w:p w14:paraId="17E1EB0A" w14:textId="7A545149" w:rsidR="000002EC" w:rsidRDefault="000002EC">
                        <w:ins w:id="67" w:author="DIEGO PÉREZ LAVARÍAS" w:date="2020-05-15T15:48:00Z">
                          <w:r>
                            <w:t>Android</w:t>
                          </w:r>
                        </w:ins>
                      </w:p>
                    </w:txbxContent>
                  </v:textbox>
                  <w10:wrap anchorx="margin"/>
                </v:shape>
              </w:pict>
            </mc:Fallback>
          </mc:AlternateContent>
        </w:r>
      </w:ins>
      <w:r w:rsidR="007B5618">
        <w:rPr>
          <w:noProof/>
        </w:rPr>
        <w:drawing>
          <wp:inline distT="0" distB="0" distL="0" distR="0" wp14:anchorId="65E37E27" wp14:editId="0849C508">
            <wp:extent cx="3781425" cy="225000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2674" cy="2268595"/>
                    </a:xfrm>
                    <a:prstGeom prst="rect">
                      <a:avLst/>
                    </a:prstGeom>
                  </pic:spPr>
                </pic:pic>
              </a:graphicData>
            </a:graphic>
          </wp:inline>
        </w:drawing>
      </w:r>
    </w:p>
    <w:p w14:paraId="1BD20DE1" w14:textId="0FB91266" w:rsidR="007B5618" w:rsidDel="00E23D10" w:rsidRDefault="007B5618" w:rsidP="007B5618">
      <w:pPr>
        <w:jc w:val="center"/>
        <w:rPr>
          <w:del w:id="68" w:author="DIEGO PÉREZ LAVARÍAS" w:date="2020-05-15T12:26:00Z"/>
          <w:sz w:val="18"/>
          <w:szCs w:val="20"/>
        </w:rPr>
      </w:pPr>
      <w:r>
        <w:rPr>
          <w:b/>
          <w:bCs/>
          <w:sz w:val="18"/>
          <w:szCs w:val="20"/>
        </w:rPr>
        <w:t>Figura 2.</w:t>
      </w:r>
      <w:ins w:id="69" w:author="DIEGO PÉREZ LAVARÍAS" w:date="2020-05-16T11:31:00Z">
        <w:r w:rsidR="009A5D6C">
          <w:rPr>
            <w:b/>
            <w:bCs/>
            <w:sz w:val="18"/>
            <w:szCs w:val="20"/>
          </w:rPr>
          <w:t>7</w:t>
        </w:r>
      </w:ins>
      <w:del w:id="70" w:author="DIEGO PÉREZ LAVARÍAS" w:date="2020-05-16T11:31:00Z">
        <w:r w:rsidDel="009A5D6C">
          <w:rPr>
            <w:b/>
            <w:bCs/>
            <w:sz w:val="18"/>
            <w:szCs w:val="20"/>
          </w:rPr>
          <w:delText>8</w:delText>
        </w:r>
      </w:del>
      <w:r>
        <w:rPr>
          <w:b/>
          <w:bCs/>
          <w:sz w:val="18"/>
          <w:szCs w:val="20"/>
        </w:rPr>
        <w:t xml:space="preserve">. </w:t>
      </w:r>
      <w:r w:rsidR="008E08BD">
        <w:rPr>
          <w:b/>
          <w:bCs/>
          <w:sz w:val="18"/>
          <w:szCs w:val="20"/>
        </w:rPr>
        <w:t xml:space="preserve">Mercado de S.O. móviles. </w:t>
      </w:r>
      <w:r w:rsidR="008E08BD">
        <w:rPr>
          <w:sz w:val="18"/>
          <w:szCs w:val="20"/>
        </w:rPr>
        <w:t>(12)</w:t>
      </w:r>
    </w:p>
    <w:p w14:paraId="5D06D76A" w14:textId="71A5E86B" w:rsidR="008E08BD" w:rsidRDefault="008E08BD">
      <w:pPr>
        <w:jc w:val="center"/>
        <w:pPrChange w:id="71" w:author="DIEGO PÉREZ LAVARÍAS" w:date="2020-05-15T12:26:00Z">
          <w:pPr>
            <w:jc w:val="left"/>
          </w:pPr>
        </w:pPrChange>
      </w:pPr>
    </w:p>
    <w:p w14:paraId="5B22C4C5" w14:textId="6E16AA84" w:rsidR="00E23D10" w:rsidRDefault="00E23D10" w:rsidP="008E08BD">
      <w:pPr>
        <w:jc w:val="left"/>
        <w:rPr>
          <w:ins w:id="72" w:author="DIEGO PÉREZ LAVARÍAS" w:date="2020-05-15T12:27:00Z"/>
        </w:rPr>
      </w:pPr>
    </w:p>
    <w:p w14:paraId="0C435E38" w14:textId="4942B65F" w:rsidR="00653BBB" w:rsidRDefault="00653BBB" w:rsidP="008E08BD">
      <w:pPr>
        <w:jc w:val="left"/>
        <w:rPr>
          <w:ins w:id="73" w:author="DIEGO PÉREZ LAVARÍAS" w:date="2020-05-15T12:33:00Z"/>
        </w:rPr>
      </w:pPr>
      <w:ins w:id="74" w:author="DIEGO PÉREZ LAVARÍAS" w:date="2020-05-15T12:27:00Z">
        <w:r>
          <w:lastRenderedPageBreak/>
          <w:t>En este gráfico se presentan los datos de cuota de mercado de los sistemas oper</w:t>
        </w:r>
      </w:ins>
      <w:ins w:id="75" w:author="DIEGO PÉREZ LAVARÍAS" w:date="2020-05-15T12:28:00Z">
        <w:r>
          <w:t xml:space="preserve">ativos de móvil, a fecha de diciembre de 2019. Como se ha mencionado anteriormente, Android es el sistema más usado de forma amplia, con un 74% del mercado, seguido de iOS con casi un 25%. </w:t>
        </w:r>
      </w:ins>
    </w:p>
    <w:p w14:paraId="53C7FF9E" w14:textId="4711A3F6" w:rsidR="00653BBB" w:rsidRDefault="00653BBB" w:rsidP="008E08BD">
      <w:pPr>
        <w:jc w:val="left"/>
        <w:rPr>
          <w:ins w:id="76" w:author="DIEGO PÉREZ LAVARÍAS" w:date="2020-05-15T12:34:00Z"/>
        </w:rPr>
      </w:pPr>
      <w:ins w:id="77" w:author="DIEGO PÉREZ LAVARÍAS" w:date="2020-05-15T12:33:00Z">
        <w:r>
          <w:t>En este apartado se presentarán algunos de ellos</w:t>
        </w:r>
      </w:ins>
      <w:ins w:id="78" w:author="DIEGO PÉREZ LAVARÍAS" w:date="2020-05-15T12:34:00Z">
        <w:r>
          <w:t>.</w:t>
        </w:r>
      </w:ins>
    </w:p>
    <w:p w14:paraId="567B6F09" w14:textId="585F9578" w:rsidR="00653BBB" w:rsidRDefault="00653BBB" w:rsidP="008E08BD">
      <w:pPr>
        <w:jc w:val="left"/>
        <w:rPr>
          <w:ins w:id="79" w:author="DIEGO PÉREZ LAVARÍAS" w:date="2020-05-15T12:34:00Z"/>
        </w:rPr>
      </w:pPr>
    </w:p>
    <w:p w14:paraId="65F5F754" w14:textId="54393934" w:rsidR="00653BBB" w:rsidRDefault="00653BBB" w:rsidP="008E08BD">
      <w:pPr>
        <w:jc w:val="left"/>
        <w:rPr>
          <w:ins w:id="80" w:author="DIEGO PÉREZ LAVARÍAS" w:date="2020-05-15T12:34:00Z"/>
          <w:b/>
          <w:bCs/>
          <w:i/>
          <w:iCs/>
        </w:rPr>
      </w:pPr>
      <w:ins w:id="81" w:author="DIEGO PÉREZ LAVARÍAS" w:date="2020-05-15T12:34:00Z">
        <w:r>
          <w:rPr>
            <w:b/>
            <w:bCs/>
            <w:i/>
            <w:iCs/>
          </w:rPr>
          <w:t>Kai OS</w:t>
        </w:r>
      </w:ins>
    </w:p>
    <w:p w14:paraId="46CA4E90" w14:textId="6100340E" w:rsidR="00653BBB" w:rsidRDefault="00653BBB" w:rsidP="008E08BD">
      <w:pPr>
        <w:jc w:val="left"/>
        <w:rPr>
          <w:ins w:id="82" w:author="DIEGO PÉREZ LAVARÍAS" w:date="2020-05-15T12:36:00Z"/>
        </w:rPr>
      </w:pPr>
      <w:ins w:id="83" w:author="DIEGO PÉREZ LAVARÍAS" w:date="2020-05-15T12:34:00Z">
        <w:r>
          <w:t>Es un sistema operativo basado en Linux cuyo objetiv</w:t>
        </w:r>
      </w:ins>
      <w:ins w:id="84" w:author="DIEGO PÉREZ LAVARÍAS" w:date="2020-05-15T12:35:00Z">
        <w:r>
          <w:t>o es el de acercar lo mejor de los teléfonos móviles inteligentes a dispositivos asequibles. Esto es, se trata de un sistema diseñado para terminales tecnológicamente accesibles</w:t>
        </w:r>
      </w:ins>
      <w:ins w:id="85" w:author="DIEGO PÉREZ LAVARÍAS" w:date="2020-05-15T12:37:00Z">
        <w:r w:rsidR="003C1E01">
          <w:t>, como los que utiliza la gente mayor</w:t>
        </w:r>
      </w:ins>
      <w:ins w:id="86" w:author="DIEGO PÉREZ LAVARÍAS" w:date="2020-05-15T12:36:00Z">
        <w:r>
          <w:t>. Es una plataforma de código libre</w:t>
        </w:r>
        <w:r w:rsidR="003C1E01">
          <w:t xml:space="preserve"> surgida de la comunidad de Firefox.</w:t>
        </w:r>
      </w:ins>
    </w:p>
    <w:p w14:paraId="3C15D194" w14:textId="7FEEB772" w:rsidR="003C1E01" w:rsidRDefault="003C1E01" w:rsidP="008E08BD">
      <w:pPr>
        <w:jc w:val="left"/>
        <w:rPr>
          <w:ins w:id="87" w:author="DIEGO PÉREZ LAVARÍAS" w:date="2020-05-15T12:41:00Z"/>
        </w:rPr>
      </w:pPr>
      <w:ins w:id="88" w:author="DIEGO PÉREZ LAVARÍAS" w:date="2020-05-15T12:36:00Z">
        <w:r>
          <w:t>Sus principales caracteristicas son similares</w:t>
        </w:r>
      </w:ins>
      <w:ins w:id="89" w:author="DIEGO PÉREZ LAVARÍAS" w:date="2020-05-15T12:37:00Z">
        <w:r>
          <w:t xml:space="preserve"> a las de los sistemas dominantes del mercado, pero orientados a teléfonos no táctiles</w:t>
        </w:r>
      </w:ins>
      <w:ins w:id="90" w:author="DIEGO PÉREZ LAVARÍAS" w:date="2020-05-15T12:38:00Z">
        <w:r>
          <w:t xml:space="preserve">, con una interfaz totalmente optimizada y necesidades bajas de energía y memoria. Es capaz de funcionar en dispositivos </w:t>
        </w:r>
      </w:ins>
      <w:ins w:id="91" w:author="DIEGO PÉREZ LAVARÍAS" w:date="2020-05-15T12:39:00Z">
        <w:r>
          <w:t>con solamente 256 MB de memoria y con duración de la batería de semanas.</w:t>
        </w:r>
      </w:ins>
    </w:p>
    <w:p w14:paraId="7D02AB85" w14:textId="43672788" w:rsidR="008622F7" w:rsidRDefault="008622F7" w:rsidP="008E08BD">
      <w:pPr>
        <w:jc w:val="left"/>
        <w:rPr>
          <w:ins w:id="92" w:author="DIEGO PÉREZ LAVARÍAS" w:date="2020-05-15T12:43:00Z"/>
        </w:rPr>
      </w:pPr>
      <w:ins w:id="93" w:author="DIEGO PÉREZ LAVARÍAS" w:date="2020-05-15T12:41:00Z">
        <w:r>
          <w:t xml:space="preserve">Acerca las aplicaciones y el uso de redes celulares para la conexión a Internet a dispositivos como los que </w:t>
        </w:r>
      </w:ins>
      <w:ins w:id="94" w:author="DIEGO PÉREZ LAVARÍAS" w:date="2020-05-15T12:42:00Z">
        <w:r>
          <w:t>se utilizaban en la pasada década.</w:t>
        </w:r>
      </w:ins>
    </w:p>
    <w:p w14:paraId="676473A8" w14:textId="24F215BC" w:rsidR="008622F7" w:rsidRDefault="008622F7" w:rsidP="008E08BD">
      <w:pPr>
        <w:jc w:val="left"/>
        <w:rPr>
          <w:ins w:id="95" w:author="DIEGO PÉREZ LAVARÍAS" w:date="2020-05-15T12:39:00Z"/>
        </w:rPr>
      </w:pPr>
      <w:ins w:id="96" w:author="DIEGO PÉREZ LAVARÍAS" w:date="2020-05-15T12:43:00Z">
        <w:r>
          <w:t xml:space="preserve">Se estima que su cuota de mercado es de un </w:t>
        </w:r>
      </w:ins>
      <w:ins w:id="97" w:author="DIEGO PÉREZ LAVARÍAS" w:date="2020-05-15T12:44:00Z">
        <w:r>
          <w:t xml:space="preserve">0,35%. </w:t>
        </w:r>
        <w:r w:rsidRPr="008622F7">
          <w:rPr>
            <w:sz w:val="18"/>
            <w:szCs w:val="20"/>
            <w:rPrChange w:id="98" w:author="DIEGO PÉREZ LAVARÍAS" w:date="2020-05-15T12:44:00Z">
              <w:rPr/>
            </w:rPrChange>
          </w:rPr>
          <w:t>(12)</w:t>
        </w:r>
      </w:ins>
    </w:p>
    <w:p w14:paraId="4D547760" w14:textId="5759E512" w:rsidR="003C1E01" w:rsidRDefault="003C1E01" w:rsidP="003C1E01">
      <w:pPr>
        <w:jc w:val="center"/>
        <w:rPr>
          <w:ins w:id="99" w:author="DIEGO PÉREZ LAVARÍAS" w:date="2020-05-15T12:39:00Z"/>
        </w:rPr>
      </w:pPr>
      <w:ins w:id="100" w:author="DIEGO PÉREZ LAVARÍAS" w:date="2020-05-15T12:39:00Z">
        <w:r>
          <w:rPr>
            <w:noProof/>
          </w:rPr>
          <w:drawing>
            <wp:inline distT="0" distB="0" distL="0" distR="0" wp14:anchorId="5B03FD77" wp14:editId="7A0F882E">
              <wp:extent cx="2333625" cy="8382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33625" cy="838200"/>
                      </a:xfrm>
                      <a:prstGeom prst="rect">
                        <a:avLst/>
                      </a:prstGeom>
                      <a:noFill/>
                      <a:ln>
                        <a:noFill/>
                      </a:ln>
                    </pic:spPr>
                  </pic:pic>
                </a:graphicData>
              </a:graphic>
            </wp:inline>
          </w:drawing>
        </w:r>
      </w:ins>
    </w:p>
    <w:p w14:paraId="57BD823E" w14:textId="5BC42B2C" w:rsidR="003C1E01" w:rsidRPr="003C1E01" w:rsidRDefault="003C1E01" w:rsidP="003C1E01">
      <w:pPr>
        <w:jc w:val="center"/>
        <w:rPr>
          <w:ins w:id="101" w:author="DIEGO PÉREZ LAVARÍAS" w:date="2020-05-15T12:40:00Z"/>
          <w:sz w:val="18"/>
          <w:szCs w:val="20"/>
          <w:rPrChange w:id="102" w:author="DIEGO PÉREZ LAVARÍAS" w:date="2020-05-15T12:40:00Z">
            <w:rPr>
              <w:ins w:id="103" w:author="DIEGO PÉREZ LAVARÍAS" w:date="2020-05-15T12:40:00Z"/>
              <w:b/>
              <w:bCs/>
              <w:sz w:val="18"/>
              <w:szCs w:val="20"/>
            </w:rPr>
          </w:rPrChange>
        </w:rPr>
      </w:pPr>
      <w:ins w:id="104" w:author="DIEGO PÉREZ LAVARÍAS" w:date="2020-05-15T12:39:00Z">
        <w:r>
          <w:rPr>
            <w:b/>
            <w:bCs/>
            <w:sz w:val="18"/>
            <w:szCs w:val="20"/>
          </w:rPr>
          <w:t>Figura 2.</w:t>
        </w:r>
      </w:ins>
      <w:ins w:id="105" w:author="DIEGO PÉREZ LAVARÍAS" w:date="2020-05-16T11:31:00Z">
        <w:r w:rsidR="009A5D6C">
          <w:rPr>
            <w:b/>
            <w:bCs/>
            <w:sz w:val="18"/>
            <w:szCs w:val="20"/>
          </w:rPr>
          <w:t>8</w:t>
        </w:r>
      </w:ins>
      <w:ins w:id="106" w:author="DIEGO PÉREZ LAVARÍAS" w:date="2020-05-15T12:39:00Z">
        <w:r>
          <w:rPr>
            <w:b/>
            <w:bCs/>
            <w:sz w:val="18"/>
            <w:szCs w:val="20"/>
          </w:rPr>
          <w:t xml:space="preserve">. Logotipo </w:t>
        </w:r>
      </w:ins>
      <w:ins w:id="107" w:author="DIEGO PÉREZ LAVARÍAS" w:date="2020-05-15T12:40:00Z">
        <w:r>
          <w:rPr>
            <w:b/>
            <w:bCs/>
            <w:sz w:val="18"/>
            <w:szCs w:val="20"/>
          </w:rPr>
          <w:t xml:space="preserve">de Kai OS. </w:t>
        </w:r>
        <w:r>
          <w:rPr>
            <w:sz w:val="18"/>
            <w:szCs w:val="20"/>
          </w:rPr>
          <w:t>(13)</w:t>
        </w:r>
      </w:ins>
    </w:p>
    <w:p w14:paraId="7C912E8A" w14:textId="6BD118CC" w:rsidR="003C1E01" w:rsidRDefault="003C1E01" w:rsidP="003C1E01">
      <w:pPr>
        <w:jc w:val="left"/>
        <w:rPr>
          <w:ins w:id="108" w:author="DIEGO PÉREZ LAVARÍAS" w:date="2020-05-15T12:40:00Z"/>
        </w:rPr>
      </w:pPr>
    </w:p>
    <w:p w14:paraId="4619FD9C" w14:textId="77777777" w:rsidR="003C1E01" w:rsidRPr="003C1E01" w:rsidRDefault="003C1E01">
      <w:pPr>
        <w:jc w:val="left"/>
      </w:pPr>
    </w:p>
    <w:p w14:paraId="0DAD0308" w14:textId="0CC11FE1" w:rsidR="00443A33" w:rsidRDefault="00443A33" w:rsidP="00443A33">
      <w:pPr>
        <w:rPr>
          <w:ins w:id="109" w:author="DIEGO PÉREZ LAVARÍAS" w:date="2020-05-15T12:42:00Z"/>
        </w:rPr>
      </w:pPr>
    </w:p>
    <w:p w14:paraId="44F9C5D0" w14:textId="0B4063B2" w:rsidR="008622F7" w:rsidRDefault="008622F7" w:rsidP="00443A33">
      <w:pPr>
        <w:rPr>
          <w:ins w:id="110" w:author="DIEGO PÉREZ LAVARÍAS" w:date="2020-05-15T12:44:00Z"/>
        </w:rPr>
      </w:pPr>
    </w:p>
    <w:p w14:paraId="6A10CF5A" w14:textId="7ACDEBDA" w:rsidR="00BD1934" w:rsidRDefault="00BD1934" w:rsidP="00443A33">
      <w:pPr>
        <w:rPr>
          <w:ins w:id="111" w:author="DIEGO PÉREZ LAVARÍAS" w:date="2020-05-15T12:44:00Z"/>
          <w:b/>
          <w:bCs/>
          <w:i/>
          <w:iCs/>
        </w:rPr>
      </w:pPr>
      <w:ins w:id="112" w:author="DIEGO PÉREZ LAVARÍAS" w:date="2020-05-15T12:44:00Z">
        <w:r>
          <w:rPr>
            <w:b/>
            <w:bCs/>
            <w:i/>
            <w:iCs/>
          </w:rPr>
          <w:t>Otros</w:t>
        </w:r>
      </w:ins>
    </w:p>
    <w:p w14:paraId="48DDF1A2" w14:textId="0D2693E5" w:rsidR="00BD1934" w:rsidRDefault="00BD1934" w:rsidP="00443A33">
      <w:pPr>
        <w:rPr>
          <w:ins w:id="113" w:author="DIEGO PÉREZ LAVARÍAS" w:date="2020-05-15T12:46:00Z"/>
        </w:rPr>
      </w:pPr>
      <w:ins w:id="114" w:author="DIEGO PÉREZ LAVARÍAS" w:date="2020-05-15T12:44:00Z">
        <w:r>
          <w:t>El resto de sistemas operativos que se utilizan en la actualidad son sistem</w:t>
        </w:r>
      </w:ins>
      <w:ins w:id="115" w:author="DIEGO PÉREZ LAVARÍAS" w:date="2020-05-15T12:45:00Z">
        <w:r>
          <w:t>as instalados en terminales antiguos que se siguen usando, por comodidad o por no querer cambiar. Por ejemplo, el sistema Windows Phone que fue descontinuado en 2015 tras fracasa</w:t>
        </w:r>
      </w:ins>
      <w:ins w:id="116" w:author="DIEGO PÉREZ LAVARÍAS" w:date="2020-05-15T12:46:00Z">
        <w:r>
          <w:t xml:space="preserve">r en ventas, teniendo máximos de un 3-4% </w:t>
        </w:r>
        <w:r w:rsidR="00DA7EAC">
          <w:t>a principios de la década de los 2010.</w:t>
        </w:r>
      </w:ins>
    </w:p>
    <w:p w14:paraId="651E87DB" w14:textId="088385B5" w:rsidR="00DA7EAC" w:rsidRDefault="00DA7EAC" w:rsidP="00443A33">
      <w:pPr>
        <w:rPr>
          <w:ins w:id="117" w:author="DIEGO PÉREZ LAVARÍAS" w:date="2020-05-15T12:47:00Z"/>
        </w:rPr>
      </w:pPr>
      <w:ins w:id="118" w:author="DIEGO PÉREZ LAVARÍAS" w:date="2020-05-15T12:47:00Z">
        <w:r>
          <w:t>Otros sistemas aún existentes pero minoritarios son Blackberry OS, Symbian y Nokia OS.</w:t>
        </w:r>
      </w:ins>
    </w:p>
    <w:p w14:paraId="3B6CD71E" w14:textId="191A9DD5" w:rsidR="003B13E2" w:rsidRPr="003B13E2" w:rsidRDefault="00DA7EAC" w:rsidP="00443A33">
      <w:pPr>
        <w:rPr>
          <w:ins w:id="119" w:author="DIEGO PÉREZ LAVARÍAS" w:date="2020-05-15T12:43:00Z"/>
        </w:rPr>
      </w:pPr>
      <w:ins w:id="120" w:author="DIEGO PÉREZ LAVARÍAS" w:date="2020-05-15T12:47:00Z">
        <w:r>
          <w:t xml:space="preserve">En el futuro se piensa que es posible la irrupción de Huawei con su propio sistema debido a los problemas que hubo en 2019 entre esta empresa </w:t>
        </w:r>
      </w:ins>
      <w:ins w:id="121" w:author="DIEGO PÉREZ LAVARÍAS" w:date="2020-05-15T12:48:00Z">
        <w:r>
          <w:t>y los Estados Unidos, que provocaron que no pudieran acceder al sistema Android como venían haciendo los últimos años</w:t>
        </w:r>
      </w:ins>
      <w:ins w:id="122" w:author="DIEGO PÉREZ LAVARÍAS" w:date="2020-05-15T12:50:00Z">
        <w:r w:rsidR="003B13E2">
          <w:t xml:space="preserve"> </w:t>
        </w:r>
      </w:ins>
      <w:ins w:id="123" w:author="DIEGO PÉREZ LAVARÍAS" w:date="2020-05-15T12:49:00Z">
        <w:r w:rsidRPr="00DA7EAC">
          <w:rPr>
            <w:sz w:val="18"/>
            <w:szCs w:val="20"/>
            <w:rPrChange w:id="124" w:author="DIEGO PÉREZ LAVARÍAS" w:date="2020-05-15T12:49:00Z">
              <w:rPr/>
            </w:rPrChange>
          </w:rPr>
          <w:t>(14)</w:t>
        </w:r>
      </w:ins>
      <w:ins w:id="125" w:author="DIEGO PÉREZ LAVARÍAS" w:date="2020-05-15T12:50:00Z">
        <w:r w:rsidR="003B13E2">
          <w:rPr>
            <w:sz w:val="18"/>
            <w:szCs w:val="20"/>
          </w:rPr>
          <w:t>.</w:t>
        </w:r>
      </w:ins>
      <w:ins w:id="126" w:author="DIEGO PÉREZ LAVARÍAS" w:date="2020-05-15T12:49:00Z">
        <w:r w:rsidR="003B13E2">
          <w:rPr>
            <w:sz w:val="18"/>
            <w:szCs w:val="20"/>
          </w:rPr>
          <w:t xml:space="preserve"> </w:t>
        </w:r>
        <w:r w:rsidR="003B13E2">
          <w:t>De todas maneras, en la</w:t>
        </w:r>
      </w:ins>
      <w:ins w:id="127" w:author="DIEGO PÉREZ LAVARÍAS" w:date="2020-05-15T12:50:00Z">
        <w:r w:rsidR="003B13E2">
          <w:t xml:space="preserve"> fecha en que se realizó esta memoria, el problema seguía en pie y Huawei no había desarrollado todavía su sistema, que </w:t>
        </w:r>
      </w:ins>
      <w:ins w:id="128" w:author="DIEGO PÉREZ LAVARÍAS" w:date="2020-05-15T12:51:00Z">
        <w:r w:rsidR="003B13E2">
          <w:t xml:space="preserve">teniendo en cuenta que Huawei tiene una cuota de mercado de alrededor del 15% de dispositivos del mundo </w:t>
        </w:r>
        <w:r w:rsidR="003B13E2" w:rsidRPr="003B13E2">
          <w:rPr>
            <w:sz w:val="18"/>
            <w:szCs w:val="20"/>
            <w:rPrChange w:id="129" w:author="DIEGO PÉREZ LAVARÍAS" w:date="2020-05-15T12:52:00Z">
              <w:rPr/>
            </w:rPrChange>
          </w:rPr>
          <w:t xml:space="preserve">(15) </w:t>
        </w:r>
        <w:r w:rsidR="003B13E2">
          <w:t>sería uno de l</w:t>
        </w:r>
      </w:ins>
      <w:ins w:id="130" w:author="DIEGO PÉREZ LAVARÍAS" w:date="2020-05-15T12:52:00Z">
        <w:r w:rsidR="003B13E2">
          <w:t>os grandes sistemas del panorama.</w:t>
        </w:r>
      </w:ins>
    </w:p>
    <w:p w14:paraId="0ED1A329" w14:textId="1A2F77EF" w:rsidR="008622F7" w:rsidRDefault="008622F7" w:rsidP="00443A33">
      <w:pPr>
        <w:rPr>
          <w:ins w:id="131" w:author="DIEGO PÉREZ LAVARÍAS" w:date="2020-05-15T12:43:00Z"/>
        </w:rPr>
      </w:pPr>
    </w:p>
    <w:p w14:paraId="47D34A27" w14:textId="240A6857" w:rsidR="008622F7" w:rsidRPr="008622F7" w:rsidRDefault="008622F7" w:rsidP="00443A33">
      <w:pPr>
        <w:rPr>
          <w:b/>
          <w:bCs/>
          <w:i/>
          <w:iCs/>
          <w:rPrChange w:id="132" w:author="DIEGO PÉREZ LAVARÍAS" w:date="2020-05-15T12:43:00Z">
            <w:rPr/>
          </w:rPrChange>
        </w:rPr>
      </w:pPr>
    </w:p>
    <w:p w14:paraId="2DD47D25" w14:textId="7D517826" w:rsidR="00004DF5" w:rsidRDefault="00443A33">
      <w:pPr>
        <w:pStyle w:val="Ttulo2"/>
        <w:rPr>
          <w:ins w:id="133" w:author="DIEGO PÉREZ LAVARÍAS" w:date="2020-05-15T15:47:00Z"/>
        </w:rPr>
        <w:pPrChange w:id="134" w:author="DIEGO PÉREZ LAVARÍAS" w:date="2020-05-15T15:49:00Z">
          <w:pPr>
            <w:pStyle w:val="Ttulo3"/>
            <w:numPr>
              <w:ilvl w:val="0"/>
              <w:numId w:val="0"/>
            </w:numPr>
            <w:ind w:left="0" w:firstLine="0"/>
          </w:pPr>
        </w:pPrChange>
      </w:pPr>
      <w:bookmarkStart w:id="135" w:name="_Toc40176312"/>
      <w:r>
        <w:t>Descripción de la solución adoptada</w:t>
      </w:r>
      <w:bookmarkEnd w:id="135"/>
      <w:r>
        <w:t xml:space="preserve"> </w:t>
      </w:r>
    </w:p>
    <w:p w14:paraId="395C92A2" w14:textId="1CF1DFD7" w:rsidR="00004DF5" w:rsidRDefault="004F3356" w:rsidP="00004DF5">
      <w:pPr>
        <w:rPr>
          <w:ins w:id="136" w:author="DIEGO PÉREZ LAVARÍAS" w:date="2020-05-15T15:50:00Z"/>
        </w:rPr>
      </w:pPr>
      <w:ins w:id="137" w:author="DIEGO PÉREZ LAVARÍAS" w:date="2020-05-15T15:49:00Z">
        <w:r>
          <w:lastRenderedPageBreak/>
          <w:t>En este apartado se presentar</w:t>
        </w:r>
      </w:ins>
      <w:ins w:id="138" w:author="DIEGO PÉREZ LAVARÍAS" w:date="2020-05-15T15:50:00Z">
        <w:r>
          <w:t>á</w:t>
        </w:r>
      </w:ins>
      <w:ins w:id="139" w:author="DIEGO PÉREZ LAVARÍAS" w:date="2020-05-15T15:49:00Z">
        <w:r>
          <w:t xml:space="preserve"> la solución adoptada para la realización del proyecto y se expondrán las razones que han llevado a esta elección</w:t>
        </w:r>
      </w:ins>
      <w:ins w:id="140" w:author="DIEGO PÉREZ LAVARÍAS" w:date="2020-05-15T15:50:00Z">
        <w:r>
          <w:t>, tanto del hardware como del software.</w:t>
        </w:r>
      </w:ins>
    </w:p>
    <w:p w14:paraId="06250C7B" w14:textId="565C8833" w:rsidR="004F3356" w:rsidRDefault="004F3356" w:rsidP="00004DF5">
      <w:pPr>
        <w:rPr>
          <w:ins w:id="141" w:author="DIEGO PÉREZ LAVARÍAS" w:date="2020-05-15T15:50:00Z"/>
        </w:rPr>
      </w:pPr>
    </w:p>
    <w:p w14:paraId="36E1EB3D" w14:textId="6CD4408D" w:rsidR="004F3356" w:rsidRDefault="004F3356" w:rsidP="004F3356">
      <w:pPr>
        <w:pStyle w:val="Ttulo3"/>
        <w:rPr>
          <w:ins w:id="142" w:author="DIEGO PÉREZ LAVARÍAS" w:date="2020-05-15T15:50:00Z"/>
        </w:rPr>
      </w:pPr>
      <w:ins w:id="143" w:author="DIEGO PÉREZ LAVARÍAS" w:date="2020-05-15T15:50:00Z">
        <w:r>
          <w:t>Hardware</w:t>
        </w:r>
      </w:ins>
    </w:p>
    <w:p w14:paraId="25BD500B" w14:textId="3DC9EAC2" w:rsidR="004F3356" w:rsidRDefault="004F3356" w:rsidP="004F3356">
      <w:pPr>
        <w:rPr>
          <w:ins w:id="144" w:author="DIEGO PÉREZ LAVARÍAS" w:date="2020-05-15T15:51:00Z"/>
        </w:rPr>
      </w:pPr>
      <w:ins w:id="145" w:author="DIEGO PÉREZ LAVARÍAS" w:date="2020-05-15T15:50:00Z">
        <w:r>
          <w:t>Se ha decidido elegir el dispositivo STEVAL</w:t>
        </w:r>
      </w:ins>
      <w:ins w:id="146" w:author="DIEGO PÉREZ LAVARÍAS" w:date="2020-05-15T15:51:00Z">
        <w:r>
          <w:t xml:space="preserve">-WESU1 de ST Microelectronics. </w:t>
        </w:r>
      </w:ins>
    </w:p>
    <w:p w14:paraId="063FF8F6" w14:textId="6BA3AA72" w:rsidR="004F3356" w:rsidRDefault="004F3356" w:rsidP="004F3356">
      <w:pPr>
        <w:rPr>
          <w:ins w:id="147" w:author="DIEGO PÉREZ LAVARÍAS" w:date="2020-05-15T15:54:00Z"/>
        </w:rPr>
      </w:pPr>
      <w:ins w:id="148" w:author="DIEGO PÉREZ LAVARÍAS" w:date="2020-05-15T15:51:00Z">
        <w:r>
          <w:t>En primer</w:t>
        </w:r>
      </w:ins>
      <w:ins w:id="149" w:author="DIEGO PÉREZ LAVARÍAS" w:date="2020-05-15T15:52:00Z">
        <w:r>
          <w:t xml:space="preserve"> lugar, se ha elegido debido al protocolo de comunicación que incorpora. Se considera que, en vista de que la mayoría de dispositivos wearables del mercado (como los smartwatch de Xiaomi) utilizan BLE para la co</w:t>
        </w:r>
      </w:ins>
      <w:ins w:id="150" w:author="DIEGO PÉREZ LAVARÍAS" w:date="2020-05-15T15:53:00Z">
        <w:r>
          <w:t>municación con el smartphone que lo acompaña, es coherente utilizar un dispositivo con este tipo de conexión para nuestro proyecto. Con este protocolo, podremos realizar una conexión de bajo rango de distancia (</w:t>
        </w:r>
      </w:ins>
      <w:ins w:id="151" w:author="DIEGO PÉREZ LAVARÍAS" w:date="2020-05-15T15:54:00Z">
        <w:r>
          <w:t>móvil – wearable) y con un consumo de energía mínimo.</w:t>
        </w:r>
      </w:ins>
    </w:p>
    <w:p w14:paraId="00CECB42" w14:textId="01714801" w:rsidR="004F3356" w:rsidRDefault="004F3356" w:rsidP="004F3356">
      <w:pPr>
        <w:rPr>
          <w:ins w:id="152" w:author="DIEGO PÉREZ LAVARÍAS" w:date="2020-05-15T15:56:00Z"/>
        </w:rPr>
      </w:pPr>
      <w:ins w:id="153" w:author="DIEGO PÉREZ LAVARÍAS" w:date="2020-05-15T15:54:00Z">
        <w:r>
          <w:t>Otro motivo por el cual se ha elegido este dispositivo es su tamaño. Se trata de la alternativa con menores dim</w:t>
        </w:r>
      </w:ins>
      <w:ins w:id="154" w:author="DIEGO PÉREZ LAVARÍAS" w:date="2020-05-15T15:55:00Z">
        <w:r>
          <w:t xml:space="preserve">ensiones de entre las que </w:t>
        </w:r>
        <w:r w:rsidR="00697A11">
          <w:t>se han considerado para realizar el proyecto. La idea es la de colocar el dispositivo en la muñeca con la que se utiliza la raqueta para poder medir las magnitudes físicas en el golpeo, y un tamaño pequeño y un peso mínimo es algo básic</w:t>
        </w:r>
      </w:ins>
      <w:ins w:id="155" w:author="DIEGO PÉREZ LAVARÍAS" w:date="2020-05-15T15:56:00Z">
        <w:r w:rsidR="00697A11">
          <w:t>o para poder realizar el deporte sin ninguna molestia o intromisión por parte del dispositivo de medición, ya que alterar la técnica de golpeo podría inutilizar la herramienta de análisis y hacer que no sirva de ayuda.</w:t>
        </w:r>
      </w:ins>
    </w:p>
    <w:p w14:paraId="1F276A8C" w14:textId="3586905C" w:rsidR="00697A11" w:rsidRDefault="00697A11" w:rsidP="004F3356">
      <w:pPr>
        <w:rPr>
          <w:ins w:id="156" w:author="DIEGO PÉREZ LAVARÍAS" w:date="2020-05-15T16:00:00Z"/>
        </w:rPr>
      </w:pPr>
      <w:ins w:id="157" w:author="DIEGO PÉREZ LAVARÍAS" w:date="2020-05-15T15:57:00Z">
        <w:r>
          <w:t>El tercer motivo que se ha tenido en cuenta ha sido los sensores que incorpora. Junto con la IMU de los dispositivos de Texas</w:t>
        </w:r>
      </w:ins>
      <w:ins w:id="158" w:author="DIEGO PÉREZ LAVARÍAS" w:date="2020-05-15T15:58:00Z">
        <w:r>
          <w:t xml:space="preserve"> Instruments, tienen mayor rango que los sensores del Hexiwear, pero hay una gran diferencia en la frecuencia de muestreo de los de TI: su magnetómetro solamente llega hasta los 8 Hz de manera nativa. Los dispositivos de TI </w:t>
        </w:r>
      </w:ins>
      <w:ins w:id="159" w:author="DIEGO PÉREZ LAVARÍAS" w:date="2020-05-15T15:59:00Z">
        <w:r>
          <w:t>nos añaden ese problema, que habría que solucionar mediante la modificación del firmware, mientras que con el STEVAL-WESU1 nos ahorramos este paso y po</w:t>
        </w:r>
      </w:ins>
      <w:ins w:id="160" w:author="DIEGO PÉREZ LAVARÍAS" w:date="2020-05-15T16:00:00Z">
        <w:r>
          <w:t>demos centrarnos desde el inicio en la implementación de nuestro proyecto</w:t>
        </w:r>
      </w:ins>
      <w:ins w:id="161" w:author="DIEGO PÉREZ LAVARÍAS" w:date="2020-05-16T11:31:00Z">
        <w:r w:rsidR="009A5D6C">
          <w:t>.</w:t>
        </w:r>
      </w:ins>
    </w:p>
    <w:p w14:paraId="1BF39E31" w14:textId="295339ED" w:rsidR="00697A11" w:rsidRDefault="00697A11" w:rsidP="004F3356">
      <w:pPr>
        <w:rPr>
          <w:ins w:id="162" w:author="DIEGO PÉREZ LAVARÍAS" w:date="2020-05-16T11:29:00Z"/>
        </w:rPr>
      </w:pPr>
      <w:ins w:id="163" w:author="DIEGO PÉREZ LAVARÍAS" w:date="2020-05-15T16:00:00Z">
        <w:r>
          <w:t xml:space="preserve">En último lugar, elegimos este dispositivo porque se encuentra disponible en la </w:t>
        </w:r>
      </w:ins>
      <w:ins w:id="164" w:author="DIEGO PÉREZ LAVARÍAS" w:date="2020-05-15T16:01:00Z">
        <w:r>
          <w:t>UPV para su uso inmediato, sin tener que realizar la compra. El precio no se ha considerado demasiado, ya que todos los dispositivos que se han tomado como alternativas presentan un precio semejante, pero la disponibilidad es algo muy apreciado, puesto que poder trabajar desde el principio con el disposi</w:t>
        </w:r>
      </w:ins>
      <w:ins w:id="165" w:author="DIEGO PÉREZ LAVARÍAS" w:date="2020-05-15T16:02:00Z">
        <w:r>
          <w:t>tivo facilita esa familiaridad con él de cara a implementar la aplicación.</w:t>
        </w:r>
      </w:ins>
    </w:p>
    <w:p w14:paraId="78E2060C" w14:textId="3AB02052" w:rsidR="009A5D6C" w:rsidRDefault="009A5D6C" w:rsidP="004F3356">
      <w:pPr>
        <w:rPr>
          <w:ins w:id="166" w:author="DIEGO PÉREZ LAVARÍAS" w:date="2020-05-16T11:29:00Z"/>
        </w:rPr>
      </w:pPr>
    </w:p>
    <w:p w14:paraId="61117644" w14:textId="43F65CD8" w:rsidR="009A5D6C" w:rsidRDefault="009A5D6C" w:rsidP="004F3356">
      <w:pPr>
        <w:rPr>
          <w:ins w:id="167" w:author="DIEGO PÉREZ LAVARÍAS" w:date="2020-05-16T11:31:00Z"/>
          <w:b/>
          <w:bCs/>
          <w:i/>
          <w:iCs/>
        </w:rPr>
      </w:pPr>
      <w:ins w:id="168" w:author="DIEGO PÉREZ LAVARÍAS" w:date="2020-05-16T11:30:00Z">
        <w:r>
          <w:rPr>
            <w:b/>
            <w:bCs/>
            <w:i/>
            <w:iCs/>
          </w:rPr>
          <w:t>D</w:t>
        </w:r>
      </w:ins>
      <w:ins w:id="169" w:author="DIEGO PÉREZ LAVARÍAS" w:date="2020-05-16T11:31:00Z">
        <w:r>
          <w:rPr>
            <w:b/>
            <w:bCs/>
            <w:i/>
            <w:iCs/>
          </w:rPr>
          <w:t>etalles técnicos</w:t>
        </w:r>
      </w:ins>
    </w:p>
    <w:p w14:paraId="0E837E73" w14:textId="11D4AAFB" w:rsidR="009A5D6C" w:rsidRDefault="00D04F13" w:rsidP="009A5D6C">
      <w:pPr>
        <w:jc w:val="center"/>
        <w:rPr>
          <w:ins w:id="170" w:author="DIEGO PÉREZ LAVARÍAS" w:date="2020-05-16T11:34:00Z"/>
        </w:rPr>
      </w:pPr>
      <w:ins w:id="171" w:author="DIEGO PÉREZ LAVARÍAS" w:date="2020-05-16T11:36:00Z">
        <w:r>
          <w:rPr>
            <w:noProof/>
          </w:rPr>
          <mc:AlternateContent>
            <mc:Choice Requires="wps">
              <w:drawing>
                <wp:anchor distT="45720" distB="45720" distL="114300" distR="114300" simplePos="0" relativeHeight="251666432" behindDoc="0" locked="0" layoutInCell="1" allowOverlap="1" wp14:anchorId="60F2EFC9" wp14:editId="339C8B3C">
                  <wp:simplePos x="0" y="0"/>
                  <wp:positionH relativeFrom="column">
                    <wp:posOffset>742954</wp:posOffset>
                  </wp:positionH>
                  <wp:positionV relativeFrom="paragraph">
                    <wp:posOffset>716623</wp:posOffset>
                  </wp:positionV>
                  <wp:extent cx="476835" cy="1404620"/>
                  <wp:effectExtent l="0" t="0" r="0" b="5715"/>
                  <wp:wrapNone/>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835" cy="1404620"/>
                          </a:xfrm>
                          <a:prstGeom prst="rect">
                            <a:avLst/>
                          </a:prstGeom>
                          <a:noFill/>
                          <a:ln w="9525">
                            <a:noFill/>
                            <a:miter lim="800000"/>
                            <a:headEnd/>
                            <a:tailEnd/>
                          </a:ln>
                        </wps:spPr>
                        <wps:txbx>
                          <w:txbxContent>
                            <w:p w14:paraId="230FA82F" w14:textId="4D5F3BE7" w:rsidR="000002EC" w:rsidRDefault="000002EC">
                              <w:ins w:id="172" w:author="DIEGO PÉREZ LAVARÍAS" w:date="2020-05-16T11:37:00Z">
                                <w:r>
                                  <w:t>IMU</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0F2EFC9" id="_x0000_s1029" type="#_x0000_t202" style="position:absolute;left:0;text-align:left;margin-left:58.5pt;margin-top:56.45pt;width:37.5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" filled="f" stroked="f">
                  <v:textbox style="mso-fit-shape-to-text:t">
                    <w:txbxContent>
                      <w:p w14:paraId="230FA82F" w14:textId="4D5F3BE7" w:rsidR="000002EC" w:rsidRDefault="000002EC">
                        <w:ins w:id="173" w:author="DIEGO PÉREZ LAVARÍAS" w:date="2020-05-16T11:37:00Z">
                          <w:r>
                            <w:t>IMU</w:t>
                          </w:r>
                        </w:ins>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712ECE1C" wp14:editId="786FD9F3">
                  <wp:simplePos x="0" y="0"/>
                  <wp:positionH relativeFrom="column">
                    <wp:posOffset>1169245</wp:posOffset>
                  </wp:positionH>
                  <wp:positionV relativeFrom="paragraph">
                    <wp:posOffset>609495</wp:posOffset>
                  </wp:positionV>
                  <wp:extent cx="544152" cy="633909"/>
                  <wp:effectExtent l="0" t="0" r="27940" b="13970"/>
                  <wp:wrapNone/>
                  <wp:docPr id="21" name="Rectángulo 21"/>
                  <wp:cNvGraphicFramePr/>
                  <a:graphic xmlns:a="http://schemas.openxmlformats.org/drawingml/2006/main">
                    <a:graphicData uri="http://schemas.microsoft.com/office/word/2010/wordprocessingShape">
                      <wps:wsp>
                        <wps:cNvSpPr/>
                        <wps:spPr>
                          <a:xfrm>
                            <a:off x="0" y="0"/>
                            <a:ext cx="544152" cy="63390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732B2" id="Rectángulo 21" o:spid="_x0000_s1026" style="position:absolute;margin-left:92.05pt;margin-top:48pt;width:42.85pt;height:49.9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" filled="f" strokecolor="red" strokeweight="2pt"/>
              </w:pict>
            </mc:Fallback>
          </mc:AlternateContent>
        </w:r>
      </w:ins>
      <w:ins w:id="174" w:author="DIEGO PÉREZ LAVARÍAS" w:date="2020-05-16T11:33:00Z">
        <w:r w:rsidR="009A5D6C">
          <w:rPr>
            <w:noProof/>
          </w:rPr>
          <w:drawing>
            <wp:inline distT="0" distB="0" distL="0" distR="0" wp14:anchorId="2F613791" wp14:editId="5FBA8F9C">
              <wp:extent cx="3295846" cy="21145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05169" cy="2120531"/>
                      </a:xfrm>
                      <a:prstGeom prst="rect">
                        <a:avLst/>
                      </a:prstGeom>
                    </pic:spPr>
                  </pic:pic>
                </a:graphicData>
              </a:graphic>
            </wp:inline>
          </w:drawing>
        </w:r>
      </w:ins>
    </w:p>
    <w:p w14:paraId="1BC6A1F1" w14:textId="35A1F1E5" w:rsidR="009A5D6C" w:rsidRPr="009A5D6C" w:rsidRDefault="009A5D6C" w:rsidP="009A5D6C">
      <w:pPr>
        <w:jc w:val="center"/>
        <w:rPr>
          <w:ins w:id="175" w:author="DIEGO PÉREZ LAVARÍAS" w:date="2020-05-15T16:02:00Z"/>
          <w:b/>
          <w:bCs/>
          <w:sz w:val="18"/>
          <w:szCs w:val="20"/>
          <w:rPrChange w:id="176" w:author="DIEGO PÉREZ LAVARÍAS" w:date="2020-05-16T11:34:00Z">
            <w:rPr>
              <w:ins w:id="177" w:author="DIEGO PÉREZ LAVARÍAS" w:date="2020-05-15T16:02:00Z"/>
            </w:rPr>
          </w:rPrChange>
        </w:rPr>
        <w:pPrChange w:id="178" w:author="DIEGO PÉREZ LAVARÍAS" w:date="2020-05-16T11:34:00Z">
          <w:pPr/>
        </w:pPrChange>
      </w:pPr>
      <w:ins w:id="179" w:author="DIEGO PÉREZ LAVARÍAS" w:date="2020-05-16T11:34:00Z">
        <w:r>
          <w:rPr>
            <w:b/>
            <w:bCs/>
            <w:sz w:val="18"/>
            <w:szCs w:val="20"/>
          </w:rPr>
          <w:t>Figura 2.9. Diagrama de bloques funcional del dispositivo</w:t>
        </w:r>
        <w:r w:rsidRPr="009A5D6C">
          <w:rPr>
            <w:sz w:val="18"/>
            <w:szCs w:val="20"/>
            <w:rPrChange w:id="180" w:author="DIEGO PÉREZ LAVARÍAS" w:date="2020-05-16T11:34:00Z">
              <w:rPr>
                <w:b/>
                <w:bCs/>
                <w:sz w:val="18"/>
                <w:szCs w:val="20"/>
              </w:rPr>
            </w:rPrChange>
          </w:rPr>
          <w:t>.</w:t>
        </w:r>
      </w:ins>
    </w:p>
    <w:p w14:paraId="71DF85F7" w14:textId="58C02832" w:rsidR="00697A11" w:rsidRDefault="00697A11" w:rsidP="004F3356">
      <w:pPr>
        <w:rPr>
          <w:ins w:id="181" w:author="DIEGO PÉREZ LAVARÍAS" w:date="2020-05-16T11:34:00Z"/>
        </w:rPr>
      </w:pPr>
    </w:p>
    <w:p w14:paraId="5ED2FA87" w14:textId="5EE1EA41" w:rsidR="00D04F13" w:rsidRDefault="00D04F13" w:rsidP="004F3356">
      <w:pPr>
        <w:rPr>
          <w:ins w:id="182" w:author="DIEGO PÉREZ LAVARÍAS" w:date="2020-05-16T11:34:00Z"/>
        </w:rPr>
      </w:pPr>
    </w:p>
    <w:p w14:paraId="1BE497F5" w14:textId="6BFC4854" w:rsidR="00D04F13" w:rsidRDefault="00D04F13" w:rsidP="004F3356">
      <w:pPr>
        <w:rPr>
          <w:ins w:id="183" w:author="DIEGO PÉREZ LAVARÍAS" w:date="2020-05-16T11:37:00Z"/>
        </w:rPr>
      </w:pPr>
      <w:ins w:id="184" w:author="DIEGO PÉREZ LAVARÍAS" w:date="2020-05-16T11:34:00Z">
        <w:r>
          <w:t xml:space="preserve">Como observamos en la figura 2.9, este dispositivo tiene 4 bloques </w:t>
        </w:r>
      </w:ins>
      <w:ins w:id="185" w:author="DIEGO PÉREZ LAVARÍAS" w:date="2020-05-16T11:35:00Z">
        <w:r>
          <w:t xml:space="preserve">funcionales: el Microcontrolador, el sistema de gestión de energía, el módulo de conexión BLE y los sensores. </w:t>
        </w:r>
      </w:ins>
      <w:ins w:id="186" w:author="DIEGO PÉREZ LAVARÍAS" w:date="2020-05-16T11:38:00Z">
        <w:r>
          <w:t xml:space="preserve">Todos los diagramas e imágenes de este apartado han sido obtenidos del manual </w:t>
        </w:r>
        <w:r w:rsidRPr="00D04F13">
          <w:rPr>
            <w:sz w:val="18"/>
            <w:szCs w:val="20"/>
            <w:rPrChange w:id="187" w:author="DIEGO PÉREZ LAVARÍAS" w:date="2020-05-16T11:38:00Z">
              <w:rPr/>
            </w:rPrChange>
          </w:rPr>
          <w:t>(8).</w:t>
        </w:r>
      </w:ins>
    </w:p>
    <w:p w14:paraId="22B41D84" w14:textId="72DD1BF4" w:rsidR="00D04F13" w:rsidRDefault="00D04F13" w:rsidP="004F3356">
      <w:pPr>
        <w:rPr>
          <w:ins w:id="188" w:author="DIEGO PÉREZ LAVARÍAS" w:date="2020-05-16T11:37:00Z"/>
        </w:rPr>
      </w:pPr>
    </w:p>
    <w:p w14:paraId="27865907" w14:textId="59796D79" w:rsidR="00D04F13" w:rsidRDefault="00D04F13" w:rsidP="004F3356">
      <w:pPr>
        <w:rPr>
          <w:ins w:id="189" w:author="DIEGO PÉREZ LAVARÍAS" w:date="2020-05-16T11:37:00Z"/>
          <w:b/>
          <w:bCs/>
        </w:rPr>
      </w:pPr>
      <w:ins w:id="190" w:author="DIEGO PÉREZ LAVARÍAS" w:date="2020-05-16T11:37:00Z">
        <w:r>
          <w:t xml:space="preserve">· </w:t>
        </w:r>
        <w:r>
          <w:rPr>
            <w:b/>
            <w:bCs/>
          </w:rPr>
          <w:t>Microcontrolador</w:t>
        </w:r>
      </w:ins>
    </w:p>
    <w:p w14:paraId="2269A728" w14:textId="05A83B81" w:rsidR="00D04F13" w:rsidRDefault="000002EC" w:rsidP="000002EC">
      <w:pPr>
        <w:jc w:val="center"/>
        <w:rPr>
          <w:ins w:id="191" w:author="DIEGO PÉREZ LAVARÍAS" w:date="2020-05-16T11:39:00Z"/>
        </w:rPr>
      </w:pPr>
      <w:ins w:id="192" w:author="DIEGO PÉREZ LAVARÍAS" w:date="2020-05-16T11:39:00Z">
        <w:r w:rsidRPr="000002EC">
          <w:rPr>
            <w:noProof/>
          </w:rPr>
          <w:drawing>
            <wp:inline distT="0" distB="0" distL="0" distR="0" wp14:anchorId="383FCE0E" wp14:editId="2DCA39AE">
              <wp:extent cx="1933575" cy="198532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44606" cy="1996651"/>
                      </a:xfrm>
                      <a:prstGeom prst="rect">
                        <a:avLst/>
                      </a:prstGeom>
                      <a:noFill/>
                      <a:ln>
                        <a:noFill/>
                      </a:ln>
                    </pic:spPr>
                  </pic:pic>
                </a:graphicData>
              </a:graphic>
            </wp:inline>
          </w:drawing>
        </w:r>
      </w:ins>
    </w:p>
    <w:p w14:paraId="53FE858E" w14:textId="5025C58B" w:rsidR="001F74F7" w:rsidRDefault="000002EC" w:rsidP="000002EC">
      <w:pPr>
        <w:jc w:val="center"/>
        <w:rPr>
          <w:ins w:id="193" w:author="DIEGO PÉREZ LAVARÍAS" w:date="2020-05-16T11:40:00Z"/>
          <w:b/>
          <w:bCs/>
          <w:sz w:val="18"/>
          <w:szCs w:val="20"/>
        </w:rPr>
      </w:pPr>
      <w:ins w:id="194" w:author="DIEGO PÉREZ LAVARÍAS" w:date="2020-05-16T11:39:00Z">
        <w:r>
          <w:rPr>
            <w:b/>
            <w:bCs/>
            <w:sz w:val="18"/>
            <w:szCs w:val="20"/>
          </w:rPr>
          <w:t>Figura</w:t>
        </w:r>
      </w:ins>
      <w:ins w:id="195" w:author="DIEGO PÉREZ LAVARÍAS" w:date="2020-05-16T11:40:00Z">
        <w:r>
          <w:rPr>
            <w:b/>
            <w:bCs/>
            <w:sz w:val="18"/>
            <w:szCs w:val="20"/>
          </w:rPr>
          <w:t xml:space="preserve"> 2.10. Microcontrolador STM32L151</w:t>
        </w:r>
        <w:r w:rsidR="001F74F7">
          <w:rPr>
            <w:b/>
            <w:bCs/>
            <w:sz w:val="18"/>
            <w:szCs w:val="20"/>
          </w:rPr>
          <w:t>VEY6.</w:t>
        </w:r>
      </w:ins>
    </w:p>
    <w:p w14:paraId="3729D121" w14:textId="77777777" w:rsidR="001F74F7" w:rsidRDefault="001F74F7" w:rsidP="000002EC">
      <w:pPr>
        <w:jc w:val="left"/>
        <w:rPr>
          <w:ins w:id="196" w:author="DIEGO PÉREZ LAVARÍAS" w:date="2020-05-16T11:41:00Z"/>
        </w:rPr>
      </w:pPr>
    </w:p>
    <w:p w14:paraId="749A56F9" w14:textId="16F01276" w:rsidR="000002EC" w:rsidRDefault="001F74F7" w:rsidP="000002EC">
      <w:pPr>
        <w:jc w:val="left"/>
        <w:rPr>
          <w:ins w:id="197" w:author="DIEGO PÉREZ LAVARÍAS" w:date="2020-05-16T11:45:00Z"/>
        </w:rPr>
      </w:pPr>
      <w:ins w:id="198" w:author="DIEGO PÉREZ LAVARÍAS" w:date="2020-05-16T11:41:00Z">
        <w:r>
          <w:t>Microcontrolador de ultra-baja potencia basado en el ARM Cortex-M</w:t>
        </w:r>
      </w:ins>
      <w:ins w:id="199" w:author="DIEGO PÉREZ LAVARÍAS" w:date="2020-05-16T11:42:00Z">
        <w:r>
          <w:t>3, un estándar en la industria con núcleo de 32 bits, diseñado para aplicaciones de baja potencia. El bajo consumo es clave para aplicaciones de wearables que necesitan inicia</w:t>
        </w:r>
      </w:ins>
      <w:ins w:id="200" w:author="DIEGO PÉREZ LAVARÍAS" w:date="2020-05-16T11:43:00Z">
        <w:r>
          <w:t xml:space="preserve">rse periódicamente para ejecutar tareas </w:t>
        </w:r>
      </w:ins>
      <w:ins w:id="201" w:author="DIEGO PÉREZ LAVARÍAS" w:date="2020-05-16T11:45:00Z">
        <w:r>
          <w:t xml:space="preserve">de </w:t>
        </w:r>
      </w:ins>
      <w:ins w:id="202" w:author="DIEGO PÉREZ LAVARÍAS" w:date="2020-05-16T11:43:00Z">
        <w:r>
          <w:t>software.</w:t>
        </w:r>
      </w:ins>
    </w:p>
    <w:p w14:paraId="1301030D" w14:textId="28DEB675" w:rsidR="001F74F7" w:rsidRDefault="001F74F7" w:rsidP="000002EC">
      <w:pPr>
        <w:jc w:val="left"/>
        <w:rPr>
          <w:ins w:id="203" w:author="DIEGO PÉREZ LAVARÍAS" w:date="2020-05-16T11:45:00Z"/>
        </w:rPr>
      </w:pPr>
    </w:p>
    <w:p w14:paraId="030A6AD8" w14:textId="669F304F" w:rsidR="001F74F7" w:rsidRDefault="001F74F7" w:rsidP="000002EC">
      <w:pPr>
        <w:jc w:val="left"/>
        <w:rPr>
          <w:ins w:id="204" w:author="DIEGO PÉREZ LAVARÍAS" w:date="2020-05-16T11:45:00Z"/>
          <w:b/>
          <w:bCs/>
        </w:rPr>
      </w:pPr>
      <w:ins w:id="205" w:author="DIEGO PÉREZ LAVARÍAS" w:date="2020-05-16T11:45:00Z">
        <w:r>
          <w:rPr>
            <w:b/>
            <w:bCs/>
          </w:rPr>
          <w:t>· Gestión de energía</w:t>
        </w:r>
      </w:ins>
    </w:p>
    <w:p w14:paraId="78F29AF4" w14:textId="4E6279BC" w:rsidR="001F74F7" w:rsidRDefault="001F74F7" w:rsidP="001F74F7">
      <w:pPr>
        <w:jc w:val="center"/>
        <w:rPr>
          <w:ins w:id="206" w:author="DIEGO PÉREZ LAVARÍAS" w:date="2020-05-16T11:46:00Z"/>
        </w:rPr>
        <w:pPrChange w:id="207" w:author="DIEGO PÉREZ LAVARÍAS" w:date="2020-05-16T11:46:00Z">
          <w:pPr>
            <w:jc w:val="center"/>
          </w:pPr>
        </w:pPrChange>
      </w:pPr>
      <w:ins w:id="208" w:author="DIEGO PÉREZ LAVARÍAS" w:date="2020-05-16T11:46:00Z">
        <w:r>
          <w:rPr>
            <w:noProof/>
          </w:rPr>
          <w:drawing>
            <wp:inline distT="0" distB="0" distL="0" distR="0" wp14:anchorId="6A136AA6" wp14:editId="37ADA96E">
              <wp:extent cx="3114675" cy="2231159"/>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30793" cy="2242705"/>
                      </a:xfrm>
                      <a:prstGeom prst="rect">
                        <a:avLst/>
                      </a:prstGeom>
                    </pic:spPr>
                  </pic:pic>
                </a:graphicData>
              </a:graphic>
            </wp:inline>
          </w:drawing>
        </w:r>
      </w:ins>
    </w:p>
    <w:p w14:paraId="32E4FD76" w14:textId="07F4971F" w:rsidR="001F74F7" w:rsidRPr="001F74F7" w:rsidRDefault="001F74F7" w:rsidP="001F74F7">
      <w:pPr>
        <w:jc w:val="center"/>
        <w:rPr>
          <w:ins w:id="209" w:author="DIEGO PÉREZ LAVARÍAS" w:date="2020-05-16T11:43:00Z"/>
          <w:b/>
          <w:bCs/>
          <w:sz w:val="18"/>
          <w:szCs w:val="20"/>
          <w:rPrChange w:id="210" w:author="DIEGO PÉREZ LAVARÍAS" w:date="2020-05-16T11:46:00Z">
            <w:rPr>
              <w:ins w:id="211" w:author="DIEGO PÉREZ LAVARÍAS" w:date="2020-05-16T11:43:00Z"/>
            </w:rPr>
          </w:rPrChange>
        </w:rPr>
        <w:pPrChange w:id="212" w:author="DIEGO PÉREZ LAVARÍAS" w:date="2020-05-16T11:46:00Z">
          <w:pPr>
            <w:jc w:val="left"/>
          </w:pPr>
        </w:pPrChange>
      </w:pPr>
      <w:ins w:id="213" w:author="DIEGO PÉREZ LAVARÍAS" w:date="2020-05-16T11:46:00Z">
        <w:r>
          <w:rPr>
            <w:b/>
            <w:bCs/>
            <w:sz w:val="18"/>
            <w:szCs w:val="20"/>
          </w:rPr>
          <w:t>Figura 2.11. Subsistema de gestión de energía y batería</w:t>
        </w:r>
      </w:ins>
      <w:ins w:id="214" w:author="DIEGO PÉREZ LAVARÍAS" w:date="2020-05-16T11:47:00Z">
        <w:r>
          <w:rPr>
            <w:b/>
            <w:bCs/>
            <w:sz w:val="18"/>
            <w:szCs w:val="20"/>
          </w:rPr>
          <w:t>.</w:t>
        </w:r>
      </w:ins>
    </w:p>
    <w:p w14:paraId="5EFE0384" w14:textId="10BC7D7E" w:rsidR="001F74F7" w:rsidRDefault="001F74F7" w:rsidP="000002EC">
      <w:pPr>
        <w:jc w:val="left"/>
        <w:rPr>
          <w:ins w:id="215" w:author="DIEGO PÉREZ LAVARÍAS" w:date="2020-05-16T11:46:00Z"/>
        </w:rPr>
      </w:pPr>
    </w:p>
    <w:p w14:paraId="2A271614" w14:textId="40EEB562" w:rsidR="001F74F7" w:rsidRDefault="001F74F7" w:rsidP="000002EC">
      <w:pPr>
        <w:jc w:val="left"/>
        <w:rPr>
          <w:ins w:id="216" w:author="DIEGO PÉREZ LAVARÍAS" w:date="2020-05-16T11:51:00Z"/>
        </w:rPr>
      </w:pPr>
      <w:ins w:id="217" w:author="DIEGO PÉREZ LAVARÍAS" w:date="2020-05-16T11:48:00Z">
        <w:r>
          <w:t>Se compone de varios módulos: la batería de ion-litio</w:t>
        </w:r>
      </w:ins>
      <w:ins w:id="218" w:author="DIEGO PÉREZ LAVARÍAS" w:date="2020-05-16T11:49:00Z">
        <w:r>
          <w:t xml:space="preserve"> de 100 mAh, el sistema STNS01 que la carga y el módulo STC3115 que</w:t>
        </w:r>
      </w:ins>
      <w:ins w:id="219" w:author="DIEGO PÉREZ LAVARÍAS" w:date="2020-05-16T11:50:00Z">
        <w:r>
          <w:t xml:space="preserve"> implementa la monitorización del nivel de batería, que se encuentran en el reverso de la placa. En el lado principal encontramos también el conector Micro-US</w:t>
        </w:r>
      </w:ins>
      <w:ins w:id="220" w:author="DIEGO PÉREZ LAVARÍAS" w:date="2020-05-16T11:51:00Z">
        <w:r>
          <w:t>B con el que se carga la batería.</w:t>
        </w:r>
      </w:ins>
    </w:p>
    <w:p w14:paraId="20B13889" w14:textId="49D2A1A2" w:rsidR="001F74F7" w:rsidRDefault="001F74F7" w:rsidP="000002EC">
      <w:pPr>
        <w:jc w:val="left"/>
        <w:rPr>
          <w:ins w:id="221" w:author="DIEGO PÉREZ LAVARÍAS" w:date="2020-05-16T11:51:00Z"/>
        </w:rPr>
      </w:pPr>
    </w:p>
    <w:p w14:paraId="308F90BB" w14:textId="0EB01759" w:rsidR="001F74F7" w:rsidRDefault="001F74F7" w:rsidP="000002EC">
      <w:pPr>
        <w:jc w:val="left"/>
        <w:rPr>
          <w:ins w:id="222" w:author="DIEGO PÉREZ LAVARÍAS" w:date="2020-05-16T11:51:00Z"/>
        </w:rPr>
      </w:pPr>
    </w:p>
    <w:p w14:paraId="147C7AC4" w14:textId="1CB3D04C" w:rsidR="001F74F7" w:rsidRDefault="001F74F7" w:rsidP="000002EC">
      <w:pPr>
        <w:jc w:val="left"/>
        <w:rPr>
          <w:ins w:id="223" w:author="DIEGO PÉREZ LAVARÍAS" w:date="2020-05-16T11:55:00Z"/>
        </w:rPr>
      </w:pPr>
      <w:ins w:id="224" w:author="DIEGO PÉREZ LAVARÍAS" w:date="2020-05-16T11:53:00Z">
        <w:r>
          <w:t xml:space="preserve">El sistema cargador STNS01 es un cargador lineal para baterías </w:t>
        </w:r>
      </w:ins>
      <w:ins w:id="225" w:author="DIEGO PÉREZ LAVARÍAS" w:date="2020-05-16T11:54:00Z">
        <w:r w:rsidR="00EC691F">
          <w:t xml:space="preserve">de ion-litio de una celda. En este dispositivo, está configurado como cargador de batería y como switch entre la fuente de energía de la batería y del conector USB. Incluye un </w:t>
        </w:r>
      </w:ins>
      <w:ins w:id="226" w:author="DIEGO PÉREZ LAVARÍAS" w:date="2020-05-16T11:55:00Z">
        <w:r w:rsidR="00EC691F">
          <w:t xml:space="preserve">LED que nos indica si carga correctamente (color rojo fijo) o si hay problemas (parpadeo). </w:t>
        </w:r>
      </w:ins>
    </w:p>
    <w:p w14:paraId="394ABA1E" w14:textId="0A62EF5E" w:rsidR="00EC691F" w:rsidRDefault="00EC691F" w:rsidP="000002EC">
      <w:pPr>
        <w:jc w:val="left"/>
        <w:rPr>
          <w:ins w:id="227" w:author="DIEGO PÉREZ LAVARÍAS" w:date="2020-05-16T11:56:00Z"/>
        </w:rPr>
      </w:pPr>
      <w:ins w:id="228" w:author="DIEGO PÉREZ LAVARÍAS" w:date="2020-05-16T11:55:00Z">
        <w:r>
          <w:t>El módulo STC3115 incluye las funciones hardware de m</w:t>
        </w:r>
      </w:ins>
      <w:ins w:id="229" w:author="DIEGO PÉREZ LAVARÍAS" w:date="2020-05-16T11:56:00Z">
        <w:r>
          <w:t>onitorización de SOC (state-of-charge, nivel de batería). Se mide por corriente y voltaje.</w:t>
        </w:r>
      </w:ins>
    </w:p>
    <w:p w14:paraId="1085A492" w14:textId="72072A16" w:rsidR="00EC691F" w:rsidRDefault="00EC691F" w:rsidP="000002EC">
      <w:pPr>
        <w:jc w:val="left"/>
        <w:rPr>
          <w:ins w:id="230" w:author="DIEGO PÉREZ LAVARÍAS" w:date="2020-05-16T11:56:00Z"/>
        </w:rPr>
      </w:pPr>
    </w:p>
    <w:p w14:paraId="17E67EE9" w14:textId="7E8B1958" w:rsidR="00EC691F" w:rsidRDefault="00EC691F" w:rsidP="000002EC">
      <w:pPr>
        <w:jc w:val="left"/>
        <w:rPr>
          <w:ins w:id="231" w:author="DIEGO PÉREZ LAVARÍAS" w:date="2020-05-16T11:57:00Z"/>
          <w:b/>
          <w:bCs/>
        </w:rPr>
      </w:pPr>
      <w:ins w:id="232" w:author="DIEGO PÉREZ LAVARÍAS" w:date="2020-05-16T11:56:00Z">
        <w:r>
          <w:rPr>
            <w:b/>
            <w:bCs/>
          </w:rPr>
          <w:t>· C</w:t>
        </w:r>
      </w:ins>
      <w:ins w:id="233" w:author="DIEGO PÉREZ LAVARÍAS" w:date="2020-05-16T11:57:00Z">
        <w:r>
          <w:rPr>
            <w:b/>
            <w:bCs/>
          </w:rPr>
          <w:t>onexión BLE</w:t>
        </w:r>
      </w:ins>
    </w:p>
    <w:p w14:paraId="3958300B" w14:textId="646AAFA4" w:rsidR="00EC691F" w:rsidRDefault="00EC691F" w:rsidP="00EC691F">
      <w:pPr>
        <w:jc w:val="center"/>
        <w:rPr>
          <w:ins w:id="234" w:author="DIEGO PÉREZ LAVARÍAS" w:date="2020-05-16T11:57:00Z"/>
        </w:rPr>
      </w:pPr>
      <w:ins w:id="235" w:author="DIEGO PÉREZ LAVARÍAS" w:date="2020-05-16T11:57:00Z">
        <w:r>
          <w:rPr>
            <w:noProof/>
          </w:rPr>
          <w:drawing>
            <wp:inline distT="0" distB="0" distL="0" distR="0" wp14:anchorId="556BE2E4" wp14:editId="26EC2EA1">
              <wp:extent cx="3267075" cy="34194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3419475"/>
                      </a:xfrm>
                      <a:prstGeom prst="rect">
                        <a:avLst/>
                      </a:prstGeom>
                    </pic:spPr>
                  </pic:pic>
                </a:graphicData>
              </a:graphic>
            </wp:inline>
          </w:drawing>
        </w:r>
      </w:ins>
    </w:p>
    <w:p w14:paraId="6BE11E03" w14:textId="3A44F695" w:rsidR="00EC691F" w:rsidRDefault="00EC691F" w:rsidP="00EC691F">
      <w:pPr>
        <w:jc w:val="center"/>
        <w:rPr>
          <w:ins w:id="236" w:author="DIEGO PÉREZ LAVARÍAS" w:date="2020-05-16T11:57:00Z"/>
          <w:b/>
          <w:bCs/>
          <w:sz w:val="18"/>
          <w:szCs w:val="20"/>
        </w:rPr>
      </w:pPr>
      <w:ins w:id="237" w:author="DIEGO PÉREZ LAVARÍAS" w:date="2020-05-16T11:57:00Z">
        <w:r>
          <w:rPr>
            <w:b/>
            <w:bCs/>
            <w:sz w:val="18"/>
            <w:szCs w:val="20"/>
          </w:rPr>
          <w:t>Figura 2.12. Módulo BLE.</w:t>
        </w:r>
      </w:ins>
    </w:p>
    <w:p w14:paraId="02B48168" w14:textId="61D52D00" w:rsidR="00EC691F" w:rsidRDefault="00EC691F" w:rsidP="00EC691F">
      <w:pPr>
        <w:jc w:val="left"/>
        <w:rPr>
          <w:ins w:id="238" w:author="DIEGO PÉREZ LAVARÍAS" w:date="2020-05-16T11:57:00Z"/>
        </w:rPr>
      </w:pPr>
    </w:p>
    <w:p w14:paraId="1CBB9568" w14:textId="77777777" w:rsidR="00EC691F" w:rsidRDefault="00EC691F" w:rsidP="00EC691F">
      <w:pPr>
        <w:jc w:val="left"/>
        <w:rPr>
          <w:ins w:id="239" w:author="DIEGO PÉREZ LAVARÍAS" w:date="2020-05-16T12:00:00Z"/>
        </w:rPr>
      </w:pPr>
      <w:ins w:id="240" w:author="DIEGO PÉREZ LAVARÍAS" w:date="2020-05-16T11:57:00Z">
        <w:r>
          <w:t xml:space="preserve">Se trata de un microprocesador </w:t>
        </w:r>
      </w:ins>
      <w:ins w:id="241" w:author="DIEGO PÉREZ LAVARÍAS" w:date="2020-05-16T11:58:00Z">
        <w:r>
          <w:t>BLE de baja energía, el BLUENRG-MS, implementado de acuerdo con la especificación de Bluetooth v4.1. Puede actuar tanto de maestro como de escla</w:t>
        </w:r>
      </w:ins>
      <w:ins w:id="242" w:author="DIEGO PÉREZ LAVARÍAS" w:date="2020-05-16T11:59:00Z">
        <w:r>
          <w:t>vo en la conexión BLE. Contiene una memoria Flash no volátil.</w:t>
        </w:r>
      </w:ins>
    </w:p>
    <w:p w14:paraId="5FC3E8E7" w14:textId="77777777" w:rsidR="00EC691F" w:rsidRDefault="00EC691F" w:rsidP="00EC691F">
      <w:pPr>
        <w:jc w:val="left"/>
        <w:rPr>
          <w:ins w:id="243" w:author="DIEGO PÉREZ LAVARÍAS" w:date="2020-05-16T12:00:00Z"/>
        </w:rPr>
      </w:pPr>
    </w:p>
    <w:p w14:paraId="4F11D9AA" w14:textId="77777777" w:rsidR="00EC691F" w:rsidRDefault="00EC691F" w:rsidP="00EC691F">
      <w:pPr>
        <w:jc w:val="left"/>
        <w:rPr>
          <w:ins w:id="244" w:author="DIEGO PÉREZ LAVARÍAS" w:date="2020-05-16T12:00:00Z"/>
          <w:b/>
          <w:bCs/>
        </w:rPr>
      </w:pPr>
      <w:ins w:id="245" w:author="DIEGO PÉREZ LAVARÍAS" w:date="2020-05-16T12:00:00Z">
        <w:r>
          <w:rPr>
            <w:b/>
            <w:bCs/>
          </w:rPr>
          <w:t>· Sensores</w:t>
        </w:r>
      </w:ins>
    </w:p>
    <w:p w14:paraId="4A2C3803" w14:textId="3579AB67" w:rsidR="00EC691F" w:rsidRDefault="00EC691F" w:rsidP="00EC691F">
      <w:pPr>
        <w:jc w:val="center"/>
        <w:rPr>
          <w:ins w:id="246" w:author="DIEGO PÉREZ LAVARÍAS" w:date="2020-05-16T12:01:00Z"/>
        </w:rPr>
      </w:pPr>
      <w:ins w:id="247" w:author="DIEGO PÉREZ LAVARÍAS" w:date="2020-05-16T12:01:00Z">
        <w:r>
          <w:rPr>
            <w:noProof/>
          </w:rPr>
          <w:lastRenderedPageBreak/>
          <w:drawing>
            <wp:inline distT="0" distB="0" distL="0" distR="0" wp14:anchorId="519FF807" wp14:editId="42BA952F">
              <wp:extent cx="2790825" cy="2759201"/>
              <wp:effectExtent l="0" t="0" r="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95077" cy="2763405"/>
                      </a:xfrm>
                      <a:prstGeom prst="rect">
                        <a:avLst/>
                      </a:prstGeom>
                    </pic:spPr>
                  </pic:pic>
                </a:graphicData>
              </a:graphic>
            </wp:inline>
          </w:drawing>
        </w:r>
      </w:ins>
    </w:p>
    <w:p w14:paraId="17B16C9B" w14:textId="3EBE8593" w:rsidR="00EC691F" w:rsidRDefault="00EC691F" w:rsidP="00EC691F">
      <w:pPr>
        <w:jc w:val="center"/>
        <w:rPr>
          <w:ins w:id="248" w:author="DIEGO PÉREZ LAVARÍAS" w:date="2020-05-16T12:01:00Z"/>
          <w:b/>
          <w:bCs/>
          <w:sz w:val="18"/>
          <w:szCs w:val="20"/>
        </w:rPr>
      </w:pPr>
      <w:ins w:id="249" w:author="DIEGO PÉREZ LAVARÍAS" w:date="2020-05-16T12:01:00Z">
        <w:r>
          <w:rPr>
            <w:b/>
            <w:bCs/>
            <w:sz w:val="18"/>
            <w:szCs w:val="20"/>
          </w:rPr>
          <w:t>Figura 2.13. Módulo de sensores.</w:t>
        </w:r>
      </w:ins>
    </w:p>
    <w:p w14:paraId="2E172967" w14:textId="499C1575" w:rsidR="00EC691F" w:rsidRDefault="00EC691F" w:rsidP="00EC691F">
      <w:pPr>
        <w:jc w:val="left"/>
        <w:rPr>
          <w:ins w:id="250" w:author="DIEGO PÉREZ LAVARÍAS" w:date="2020-05-16T12:01:00Z"/>
        </w:rPr>
      </w:pPr>
    </w:p>
    <w:p w14:paraId="03EFF676" w14:textId="3DFFC94B" w:rsidR="00EC691F" w:rsidRDefault="00EC691F" w:rsidP="00EC691F">
      <w:pPr>
        <w:jc w:val="left"/>
        <w:rPr>
          <w:ins w:id="251" w:author="DIEGO PÉREZ LAVARÍAS" w:date="2020-05-16T12:03:00Z"/>
        </w:rPr>
      </w:pPr>
      <w:ins w:id="252" w:author="DIEGO PÉREZ LAVARÍAS" w:date="2020-05-16T12:01:00Z">
        <w:r>
          <w:t>Integra sensores cuyo funcionamiento es ideal para algoritmos de medición</w:t>
        </w:r>
      </w:ins>
      <w:ins w:id="253" w:author="DIEGO PÉREZ LAVARÍAS" w:date="2020-05-16T12:02:00Z">
        <w:r>
          <w:t xml:space="preserve"> de movimientos en wearables, con capacidades de baja energía y alto rendimiento en cuanto a precisión. Contiene 3 sistemas, de los cuales nos centraremos en dos, los que forman la IMU, dejando aparte </w:t>
        </w:r>
      </w:ins>
      <w:ins w:id="254" w:author="DIEGO PÉREZ LAVARÍAS" w:date="2020-05-16T12:03:00Z">
        <w:r>
          <w:t>el LPS25HB que mide presión.</w:t>
        </w:r>
      </w:ins>
    </w:p>
    <w:p w14:paraId="18DA0742" w14:textId="73DC6D68" w:rsidR="00EC691F" w:rsidRDefault="00EF7330" w:rsidP="00EC691F">
      <w:pPr>
        <w:jc w:val="left"/>
        <w:rPr>
          <w:ins w:id="255" w:author="DIEGO PÉREZ LAVARÍAS" w:date="2020-05-16T12:05:00Z"/>
        </w:rPr>
      </w:pPr>
      <w:ins w:id="256" w:author="DIEGO PÉREZ LAVARÍAS" w:date="2020-05-16T12:04:00Z">
        <w:r>
          <w:t>El LSM6DS3 incluye los sensores de acelerómetro y giróscopo. Son ambos digitales y de 3 ejes o 3D</w:t>
        </w:r>
      </w:ins>
      <w:ins w:id="257" w:author="DIEGO PÉREZ LAVARÍAS" w:date="2020-05-16T12:05:00Z">
        <w:r>
          <w:t>, con un consumo de corriente de 1,25 mA. Los rangos, ya expuestos anteriormente, son:</w:t>
        </w:r>
      </w:ins>
    </w:p>
    <w:p w14:paraId="6A5E2684" w14:textId="05FB4329" w:rsidR="00EF7330" w:rsidRDefault="00EF7330" w:rsidP="00EF7330">
      <w:pPr>
        <w:pStyle w:val="Prrafodelista"/>
        <w:numPr>
          <w:ilvl w:val="0"/>
          <w:numId w:val="13"/>
        </w:numPr>
        <w:jc w:val="left"/>
        <w:rPr>
          <w:ins w:id="258" w:author="DIEGO PÉREZ LAVARÍAS" w:date="2020-05-16T12:05:00Z"/>
        </w:rPr>
      </w:pPr>
      <w:ins w:id="259" w:author="DIEGO PÉREZ LAVARÍAS" w:date="2020-05-16T12:05:00Z">
        <w:r>
          <w:t xml:space="preserve">Acelerómetro: </w:t>
        </w:r>
        <w:r>
          <w:t>±2g, ±4g, ±8g, ±16g.</w:t>
        </w:r>
      </w:ins>
    </w:p>
    <w:p w14:paraId="134C40FB" w14:textId="3EF76F0D" w:rsidR="00EF7330" w:rsidRDefault="00EF7330" w:rsidP="00EF7330">
      <w:pPr>
        <w:pStyle w:val="Prrafodelista"/>
        <w:numPr>
          <w:ilvl w:val="0"/>
          <w:numId w:val="13"/>
        </w:numPr>
        <w:jc w:val="left"/>
        <w:rPr>
          <w:ins w:id="260" w:author="DIEGO PÉREZ LAVARÍAS" w:date="2020-05-16T12:06:00Z"/>
        </w:rPr>
      </w:pPr>
      <w:ins w:id="261" w:author="DIEGO PÉREZ LAVARÍAS" w:date="2020-05-16T12:05:00Z">
        <w:r>
          <w:t xml:space="preserve">Giróscopo: </w:t>
        </w:r>
      </w:ins>
      <w:ins w:id="262" w:author="DIEGO PÉREZ LAVARÍAS" w:date="2020-05-16T12:06:00Z">
        <w:r>
          <w:t>±125º/s, ±245º/s, ±500º/s, ±1000º/s, ±2000º/s.</w:t>
        </w:r>
      </w:ins>
    </w:p>
    <w:p w14:paraId="356C0CAE" w14:textId="4AE071B1" w:rsidR="00EF7330" w:rsidRDefault="00EF7330" w:rsidP="00EF7330">
      <w:pPr>
        <w:jc w:val="left"/>
        <w:rPr>
          <w:ins w:id="263" w:author="DIEGO PÉREZ LAVARÍAS" w:date="2020-05-16T12:06:00Z"/>
        </w:rPr>
      </w:pPr>
      <w:ins w:id="264" w:author="DIEGO PÉREZ LAVARÍAS" w:date="2020-05-16T12:06:00Z">
        <w:r>
          <w:t>La frecuencia de muestreo de ambos es de hasta 1,6 kHz.</w:t>
        </w:r>
      </w:ins>
    </w:p>
    <w:p w14:paraId="7CFD52AC" w14:textId="08B44E20" w:rsidR="00EF7330" w:rsidRDefault="00EF7330" w:rsidP="00EF7330">
      <w:pPr>
        <w:jc w:val="left"/>
        <w:rPr>
          <w:ins w:id="265" w:author="DIEGO PÉREZ LAVARÍAS" w:date="2020-05-16T12:09:00Z"/>
          <w:sz w:val="18"/>
          <w:szCs w:val="20"/>
        </w:rPr>
      </w:pPr>
      <w:ins w:id="266" w:author="DIEGO PÉREZ LAVARÍAS" w:date="2020-05-16T12:06:00Z">
        <w:r>
          <w:t>El otro sis</w:t>
        </w:r>
      </w:ins>
      <w:ins w:id="267" w:author="DIEGO PÉREZ LAVARÍAS" w:date="2020-05-16T12:07:00Z">
        <w:r>
          <w:t xml:space="preserve">tema sensor es el LIS3MDL, que incluye el magnetómetro, también 3D y digital. </w:t>
        </w:r>
      </w:ins>
      <w:ins w:id="268" w:author="DIEGO PÉREZ LAVARÍAS" w:date="2020-05-16T12:08:00Z">
        <w:r>
          <w:t xml:space="preserve">Puede ser configurado para generar señales al detectar campo magnético. El rango del magnetómetro es de </w:t>
        </w:r>
        <w:r>
          <w:t>±</w:t>
        </w:r>
      </w:ins>
      <w:ins w:id="269" w:author="DIEGO PÉREZ LAVARÍAS" w:date="2020-05-16T12:09:00Z">
        <w:r>
          <w:t>4,</w:t>
        </w:r>
      </w:ins>
      <w:ins w:id="270" w:author="DIEGO PÉREZ LAVARÍAS" w:date="2020-05-16T12:08:00Z">
        <w:r>
          <w:t xml:space="preserve"> ±</w:t>
        </w:r>
      </w:ins>
      <w:ins w:id="271" w:author="DIEGO PÉREZ LAVARÍAS" w:date="2020-05-16T12:09:00Z">
        <w:r>
          <w:t>8</w:t>
        </w:r>
      </w:ins>
      <w:ins w:id="272" w:author="DIEGO PÉREZ LAVARÍAS" w:date="2020-05-16T12:08:00Z">
        <w:r>
          <w:t>, ±</w:t>
        </w:r>
      </w:ins>
      <w:ins w:id="273" w:author="DIEGO PÉREZ LAVARÍAS" w:date="2020-05-16T12:09:00Z">
        <w:r>
          <w:t>12</w:t>
        </w:r>
      </w:ins>
      <w:ins w:id="274" w:author="DIEGO PÉREZ LAVARÍAS" w:date="2020-05-16T12:08:00Z">
        <w:r>
          <w:t>, ±16</w:t>
        </w:r>
      </w:ins>
      <w:ins w:id="275" w:author="DIEGO PÉREZ LAVARÍAS" w:date="2020-05-16T12:09:00Z">
        <w:r>
          <w:t xml:space="preserve"> gauss, que es igual a </w:t>
        </w:r>
        <w:r>
          <w:t>±400</w:t>
        </w:r>
        <w:r w:rsidRPr="006F1E4F">
          <w:t xml:space="preserve"> </w:t>
        </w:r>
        <w:r>
          <w:t>µT, ±800</w:t>
        </w:r>
        <w:r w:rsidRPr="006F1E4F">
          <w:t xml:space="preserve"> </w:t>
        </w:r>
        <w:r>
          <w:t>µT, 1200</w:t>
        </w:r>
        <w:r w:rsidRPr="006F1E4F">
          <w:t xml:space="preserve"> </w:t>
        </w:r>
        <w:r>
          <w:t>µT, 1600</w:t>
        </w:r>
        <w:r w:rsidRPr="006F1E4F">
          <w:t xml:space="preserve"> </w:t>
        </w:r>
        <w:r>
          <w:t>µT</w:t>
        </w:r>
        <w:r>
          <w:t xml:space="preserve"> </w:t>
        </w:r>
        <w:r w:rsidRPr="00EF7330">
          <w:rPr>
            <w:sz w:val="18"/>
            <w:szCs w:val="20"/>
            <w:rPrChange w:id="276" w:author="DIEGO PÉREZ LAVARÍAS" w:date="2020-05-16T12:09:00Z">
              <w:rPr/>
            </w:rPrChange>
          </w:rPr>
          <w:t>(9).</w:t>
        </w:r>
      </w:ins>
    </w:p>
    <w:p w14:paraId="0825C9A4" w14:textId="2CB55768" w:rsidR="004678EA" w:rsidRDefault="004678EA" w:rsidP="00EF7330">
      <w:pPr>
        <w:jc w:val="left"/>
        <w:rPr>
          <w:ins w:id="277" w:author="DIEGO PÉREZ LAVARÍAS" w:date="2020-05-16T12:09:00Z"/>
          <w:sz w:val="18"/>
          <w:szCs w:val="20"/>
        </w:rPr>
      </w:pPr>
    </w:p>
    <w:p w14:paraId="43E7032A" w14:textId="4A6322B5" w:rsidR="004678EA" w:rsidRDefault="004678EA" w:rsidP="00EF7330">
      <w:pPr>
        <w:jc w:val="left"/>
        <w:rPr>
          <w:ins w:id="278" w:author="DIEGO PÉREZ LAVARÍAS" w:date="2020-05-16T12:12:00Z"/>
        </w:rPr>
      </w:pPr>
      <w:ins w:id="279" w:author="DIEGO PÉREZ LAVARÍAS" w:date="2020-05-16T12:10:00Z">
        <w:r>
          <w:t xml:space="preserve">Todos estos módulos van encapsulados en una pequeña caja de plástico que hace la función de </w:t>
        </w:r>
      </w:ins>
      <w:ins w:id="280" w:author="DIEGO PÉREZ LAVARÍAS" w:date="2020-05-16T12:11:00Z">
        <w:r>
          <w:t xml:space="preserve">corona del reloj. Sumado a esto, en la caja viene una pulsera de goma donde introducir la cápsula y colocarlo en la parte del cuerpo donde se quiera realizar la medición, </w:t>
        </w:r>
      </w:ins>
      <w:ins w:id="281" w:author="DIEGO PÉREZ LAVARÍAS" w:date="2020-05-16T12:12:00Z">
        <w:r>
          <w:t xml:space="preserve">la muñeca o el tobillo. </w:t>
        </w:r>
      </w:ins>
    </w:p>
    <w:p w14:paraId="58375F48" w14:textId="56AB2955" w:rsidR="004678EA" w:rsidRDefault="004678EA" w:rsidP="004678EA">
      <w:pPr>
        <w:jc w:val="center"/>
        <w:rPr>
          <w:ins w:id="282" w:author="DIEGO PÉREZ LAVARÍAS" w:date="2020-05-16T12:12:00Z"/>
        </w:rPr>
      </w:pPr>
      <w:ins w:id="283" w:author="DIEGO PÉREZ LAVARÍAS" w:date="2020-05-16T12:12:00Z">
        <w:r>
          <w:rPr>
            <w:noProof/>
          </w:rPr>
          <w:drawing>
            <wp:inline distT="0" distB="0" distL="0" distR="0" wp14:anchorId="1CD5A077" wp14:editId="7BB419DA">
              <wp:extent cx="1992472" cy="1724025"/>
              <wp:effectExtent l="0" t="0" r="825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04112" cy="1734097"/>
                      </a:xfrm>
                      <a:prstGeom prst="rect">
                        <a:avLst/>
                      </a:prstGeom>
                    </pic:spPr>
                  </pic:pic>
                </a:graphicData>
              </a:graphic>
            </wp:inline>
          </w:drawing>
        </w:r>
        <w:r>
          <w:rPr>
            <w:noProof/>
          </w:rPr>
          <w:drawing>
            <wp:inline distT="0" distB="0" distL="0" distR="0" wp14:anchorId="4BD73B0D" wp14:editId="13EE6026">
              <wp:extent cx="2142850" cy="1638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58409" cy="1650195"/>
                      </a:xfrm>
                      <a:prstGeom prst="rect">
                        <a:avLst/>
                      </a:prstGeom>
                    </pic:spPr>
                  </pic:pic>
                </a:graphicData>
              </a:graphic>
            </wp:inline>
          </w:drawing>
        </w:r>
      </w:ins>
    </w:p>
    <w:p w14:paraId="254A8001" w14:textId="209ECCAD" w:rsidR="00560C43" w:rsidRDefault="004678EA" w:rsidP="00560C43">
      <w:pPr>
        <w:jc w:val="center"/>
        <w:rPr>
          <w:ins w:id="284" w:author="DIEGO PÉREZ LAVARÍAS" w:date="2020-05-16T12:14:00Z"/>
          <w:b/>
          <w:bCs/>
          <w:sz w:val="18"/>
          <w:szCs w:val="20"/>
        </w:rPr>
      </w:pPr>
      <w:ins w:id="285" w:author="DIEGO PÉREZ LAVARÍAS" w:date="2020-05-16T12:12:00Z">
        <w:r>
          <w:rPr>
            <w:b/>
            <w:bCs/>
            <w:sz w:val="18"/>
            <w:szCs w:val="20"/>
          </w:rPr>
          <w:t>Figura 2.14. Cápsula y correa del rel</w:t>
        </w:r>
      </w:ins>
      <w:ins w:id="286" w:author="DIEGO PÉREZ LAVARÍAS" w:date="2020-05-16T12:13:00Z">
        <w:r>
          <w:rPr>
            <w:b/>
            <w:bCs/>
            <w:sz w:val="18"/>
            <w:szCs w:val="20"/>
          </w:rPr>
          <w:t>oj.</w:t>
        </w:r>
      </w:ins>
    </w:p>
    <w:p w14:paraId="071EBA61" w14:textId="77777777" w:rsidR="00560C43" w:rsidRPr="00560C43" w:rsidRDefault="00560C43" w:rsidP="00560C43">
      <w:pPr>
        <w:jc w:val="center"/>
        <w:rPr>
          <w:ins w:id="287" w:author="DIEGO PÉREZ LAVARÍAS" w:date="2020-05-15T16:02:00Z"/>
          <w:b/>
          <w:bCs/>
          <w:sz w:val="18"/>
          <w:szCs w:val="20"/>
          <w:rPrChange w:id="288" w:author="DIEGO PÉREZ LAVARÍAS" w:date="2020-05-16T12:13:00Z">
            <w:rPr>
              <w:ins w:id="289" w:author="DIEGO PÉREZ LAVARÍAS" w:date="2020-05-15T16:02:00Z"/>
            </w:rPr>
          </w:rPrChange>
        </w:rPr>
        <w:pPrChange w:id="290" w:author="DIEGO PÉREZ LAVARÍAS" w:date="2020-05-16T12:13:00Z">
          <w:pPr/>
        </w:pPrChange>
      </w:pPr>
    </w:p>
    <w:p w14:paraId="0DA432DC" w14:textId="13E13E5D" w:rsidR="00697A11" w:rsidRDefault="00697A11" w:rsidP="00697A11">
      <w:pPr>
        <w:pStyle w:val="Ttulo3"/>
        <w:rPr>
          <w:ins w:id="291" w:author="DIEGO PÉREZ LAVARÍAS" w:date="2020-05-15T16:02:00Z"/>
        </w:rPr>
      </w:pPr>
      <w:ins w:id="292" w:author="DIEGO PÉREZ LAVARÍAS" w:date="2020-05-15T16:02:00Z">
        <w:r>
          <w:t>Software</w:t>
        </w:r>
      </w:ins>
    </w:p>
    <w:p w14:paraId="43223686" w14:textId="7C317DAC" w:rsidR="00697A11" w:rsidRDefault="00697A11" w:rsidP="00697A11">
      <w:pPr>
        <w:rPr>
          <w:ins w:id="293" w:author="DIEGO PÉREZ LAVARÍAS" w:date="2020-05-15T16:03:00Z"/>
        </w:rPr>
      </w:pPr>
      <w:ins w:id="294" w:author="DIEGO PÉREZ LAVARÍAS" w:date="2020-05-15T16:02:00Z">
        <w:r>
          <w:t xml:space="preserve">Se ha elegido el sistema operativo Android para </w:t>
        </w:r>
      </w:ins>
      <w:ins w:id="295" w:author="DIEGO PÉREZ LAVARÍAS" w:date="2020-05-15T16:03:00Z">
        <w:r>
          <w:t>el desarrollo de la apliación que implemente nuestro proyecto.</w:t>
        </w:r>
      </w:ins>
    </w:p>
    <w:p w14:paraId="11AF35C2" w14:textId="5E0FC18E" w:rsidR="00697A11" w:rsidRDefault="00697A11" w:rsidP="00697A11">
      <w:pPr>
        <w:rPr>
          <w:ins w:id="296" w:author="DIEGO PÉREZ LAVARÍAS" w:date="2020-05-15T16:08:00Z"/>
        </w:rPr>
      </w:pPr>
      <w:ins w:id="297" w:author="DIEGO PÉREZ LAVARÍAS" w:date="2020-05-15T16:03:00Z">
        <w:r>
          <w:t xml:space="preserve">Se ha elegido por varios motivos. El principal ha sido </w:t>
        </w:r>
      </w:ins>
      <w:ins w:id="298" w:author="DIEGO PÉREZ LAVARÍAS" w:date="2020-05-15T16:04:00Z">
        <w:r>
          <w:t>la característica de este S.O. de ser código libre. Esto hace que la comunidad de desarrolladores sea muy amplia, con mucha documenta</w:t>
        </w:r>
      </w:ins>
      <w:ins w:id="299" w:author="DIEGO PÉREZ LAVARÍAS" w:date="2020-05-15T16:05:00Z">
        <w:r>
          <w:t xml:space="preserve">ción accesible en Internet y con </w:t>
        </w:r>
        <w:r w:rsidR="00BD33D8">
          <w:t>un entorno de desarrollo oficial que la misma empresa otorga para cualquiera</w:t>
        </w:r>
      </w:ins>
      <w:ins w:id="300" w:author="DIEGO PÉREZ LAVARÍAS" w:date="2020-05-15T16:06:00Z">
        <w:r w:rsidR="00BD33D8">
          <w:t xml:space="preserve"> que quiera introducirse en el desarrollo de apps y con posibilidades para cualquier nivel de usuario, desde el principiante hasta el experto. Personalm</w:t>
        </w:r>
      </w:ins>
      <w:ins w:id="301" w:author="DIEGO PÉREZ LAVARÍAS" w:date="2020-05-15T16:07:00Z">
        <w:r w:rsidR="00BD33D8">
          <w:t xml:space="preserve">ente, este es un entorno de desarrollo con el que he trabajado durante el grado, lo que se ha tenido en cuenta ya que estaba familiarizado con </w:t>
        </w:r>
      </w:ins>
      <w:ins w:id="302" w:author="DIEGO PÉREZ LAVARÍAS" w:date="2020-05-15T16:08:00Z">
        <w:r w:rsidR="00BD33D8">
          <w:t>él. Eso, sumado al hecho de que se utilice Java (también conocido y usado en el grado) ha provocado esta decisión en mayor medida.</w:t>
        </w:r>
      </w:ins>
    </w:p>
    <w:p w14:paraId="35A291E3" w14:textId="77777777" w:rsidR="009A5D6C" w:rsidRDefault="009A5D6C" w:rsidP="00697A11">
      <w:pPr>
        <w:rPr>
          <w:ins w:id="303" w:author="DIEGO PÉREZ LAVARÍAS" w:date="2020-05-16T11:31:00Z"/>
        </w:rPr>
      </w:pPr>
    </w:p>
    <w:p w14:paraId="3CFB4C97" w14:textId="77777777" w:rsidR="009A5D6C" w:rsidRDefault="009A5D6C" w:rsidP="00697A11">
      <w:pPr>
        <w:rPr>
          <w:ins w:id="304" w:author="DIEGO PÉREZ LAVARÍAS" w:date="2020-05-16T11:32:00Z"/>
        </w:rPr>
      </w:pPr>
    </w:p>
    <w:p w14:paraId="1D813A15" w14:textId="38C3720E" w:rsidR="00BD33D8" w:rsidRDefault="00BD33D8" w:rsidP="00697A11">
      <w:pPr>
        <w:rPr>
          <w:ins w:id="305" w:author="DIEGO PÉREZ LAVARÍAS" w:date="2020-05-15T16:17:00Z"/>
        </w:rPr>
      </w:pPr>
      <w:ins w:id="306" w:author="DIEGO PÉREZ LAVARÍAS" w:date="2020-05-15T16:08:00Z">
        <w:r>
          <w:t xml:space="preserve">Otro motivo ha sido la cuota de mercado de Android. Como se ha visto en la Figura 2.8, </w:t>
        </w:r>
      </w:ins>
      <w:ins w:id="307" w:author="DIEGO PÉREZ LAVARÍAS" w:date="2020-05-15T16:09:00Z">
        <w:r>
          <w:t xml:space="preserve">este sistema ocupa tres cuartas partes del mercado de los dispositivos móviles del mundo. </w:t>
        </w:r>
      </w:ins>
      <w:ins w:id="308" w:author="DIEGO PÉREZ LAVARÍAS" w:date="2020-05-15T16:12:00Z">
        <w:r>
          <w:t xml:space="preserve">Si nos centramos en el panorama nacional, esta predilección de los usuarios por este sistema es aún mayor. Según un informe del Centro </w:t>
        </w:r>
      </w:ins>
      <w:ins w:id="309" w:author="DIEGO PÉREZ LAVARÍAS" w:date="2020-05-15T16:13:00Z">
        <w:r>
          <w:t>Criptológico Nacional (16)</w:t>
        </w:r>
      </w:ins>
      <w:ins w:id="310" w:author="DIEGO PÉREZ LAVARÍAS" w:date="2020-05-15T16:14:00Z">
        <w:r w:rsidR="00825D39">
          <w:t xml:space="preserve">, en España </w:t>
        </w:r>
      </w:ins>
      <w:ins w:id="311" w:author="DIEGO PÉREZ LAVARÍAS" w:date="2020-05-15T16:15:00Z">
        <w:r w:rsidR="00825D39">
          <w:t>este sistema alcanza más del 90% del mercado.</w:t>
        </w:r>
      </w:ins>
      <w:ins w:id="312" w:author="DIEGO PÉREZ LAVARÍAS" w:date="2020-05-15T16:16:00Z">
        <w:r w:rsidR="00C602AC">
          <w:t xml:space="preserve"> </w:t>
        </w:r>
      </w:ins>
      <w:ins w:id="313" w:author="DIEGO PÉREZ LAVARÍAS" w:date="2020-05-15T16:17:00Z">
        <w:r w:rsidR="00C602AC">
          <w:t>Esta gran popularidad ha sido importante en la elección de este sistema para nuestro proyecto, ya que tanto a la hora de usarlo como de probarlo, la disponibilidad de un terminal con este S.O. instalado es mucho mayor que uno con iOS.</w:t>
        </w:r>
      </w:ins>
    </w:p>
    <w:p w14:paraId="20076FD5" w14:textId="77777777" w:rsidR="00C602AC" w:rsidRDefault="00C602AC" w:rsidP="00697A11">
      <w:pPr>
        <w:rPr>
          <w:ins w:id="314" w:author="DIEGO PÉREZ LAVARÍAS" w:date="2020-05-15T16:15:00Z"/>
        </w:rPr>
      </w:pPr>
    </w:p>
    <w:p w14:paraId="7C5240BC" w14:textId="2F874019" w:rsidR="00825D39" w:rsidRDefault="00825D39" w:rsidP="00825D39">
      <w:pPr>
        <w:jc w:val="center"/>
        <w:rPr>
          <w:ins w:id="315" w:author="DIEGO PÉREZ LAVARÍAS" w:date="2020-05-15T16:15:00Z"/>
        </w:rPr>
      </w:pPr>
      <w:ins w:id="316" w:author="DIEGO PÉREZ LAVARÍAS" w:date="2020-05-15T16:15:00Z">
        <w:r>
          <w:rPr>
            <w:noProof/>
          </w:rPr>
          <w:drawing>
            <wp:inline distT="0" distB="0" distL="0" distR="0" wp14:anchorId="7D5679E2" wp14:editId="798ED70C">
              <wp:extent cx="2000250" cy="1504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00250" cy="1504950"/>
                      </a:xfrm>
                      <a:prstGeom prst="rect">
                        <a:avLst/>
                      </a:prstGeom>
                    </pic:spPr>
                  </pic:pic>
                </a:graphicData>
              </a:graphic>
            </wp:inline>
          </w:drawing>
        </w:r>
      </w:ins>
    </w:p>
    <w:p w14:paraId="72B2DDDD" w14:textId="56E0E639" w:rsidR="00825D39" w:rsidRDefault="00825D39" w:rsidP="00825D39">
      <w:pPr>
        <w:jc w:val="center"/>
        <w:rPr>
          <w:ins w:id="317" w:author="DIEGO PÉREZ LAVARÍAS" w:date="2020-05-15T16:17:00Z"/>
          <w:sz w:val="18"/>
          <w:szCs w:val="20"/>
        </w:rPr>
      </w:pPr>
      <w:ins w:id="318" w:author="DIEGO PÉREZ LAVARÍAS" w:date="2020-05-15T16:15:00Z">
        <w:r w:rsidRPr="00825D39">
          <w:rPr>
            <w:b/>
            <w:bCs/>
            <w:sz w:val="18"/>
            <w:szCs w:val="20"/>
            <w:rPrChange w:id="319" w:author="DIEGO PÉREZ LAVARÍAS" w:date="2020-05-15T16:15:00Z">
              <w:rPr>
                <w:sz w:val="18"/>
                <w:szCs w:val="20"/>
              </w:rPr>
            </w:rPrChange>
          </w:rPr>
          <w:t>Figura 2.</w:t>
        </w:r>
      </w:ins>
      <w:ins w:id="320" w:author="DIEGO PÉREZ LAVARÍAS" w:date="2020-05-16T11:34:00Z">
        <w:r w:rsidR="009A5D6C">
          <w:rPr>
            <w:b/>
            <w:bCs/>
            <w:sz w:val="18"/>
            <w:szCs w:val="20"/>
          </w:rPr>
          <w:t>10</w:t>
        </w:r>
      </w:ins>
      <w:ins w:id="321" w:author="DIEGO PÉREZ LAVARÍAS" w:date="2020-05-15T16:15:00Z">
        <w:r w:rsidRPr="00825D39">
          <w:rPr>
            <w:b/>
            <w:bCs/>
            <w:sz w:val="18"/>
            <w:szCs w:val="20"/>
            <w:rPrChange w:id="322" w:author="DIEGO PÉREZ LAVARÍAS" w:date="2020-05-15T16:15:00Z">
              <w:rPr>
                <w:sz w:val="18"/>
                <w:szCs w:val="20"/>
              </w:rPr>
            </w:rPrChange>
          </w:rPr>
          <w:t>. Cuota de mercado de S.O. móviles, España.</w:t>
        </w:r>
        <w:r>
          <w:rPr>
            <w:b/>
            <w:bCs/>
            <w:sz w:val="18"/>
            <w:szCs w:val="20"/>
          </w:rPr>
          <w:t xml:space="preserve"> </w:t>
        </w:r>
      </w:ins>
      <w:ins w:id="323" w:author="DIEGO PÉREZ LAVARÍAS" w:date="2020-05-15T16:16:00Z">
        <w:r>
          <w:rPr>
            <w:sz w:val="18"/>
            <w:szCs w:val="20"/>
          </w:rPr>
          <w:t>(16)</w:t>
        </w:r>
      </w:ins>
    </w:p>
    <w:p w14:paraId="0D301547" w14:textId="08ACFF17" w:rsidR="00C602AC" w:rsidRDefault="00C602AC" w:rsidP="00825D39">
      <w:pPr>
        <w:jc w:val="center"/>
        <w:rPr>
          <w:ins w:id="324" w:author="DIEGO PÉREZ LAVARÍAS" w:date="2020-05-15T16:17:00Z"/>
          <w:sz w:val="18"/>
          <w:szCs w:val="20"/>
        </w:rPr>
      </w:pPr>
    </w:p>
    <w:p w14:paraId="6FC2D4F8" w14:textId="77777777" w:rsidR="00C602AC" w:rsidRPr="00C602AC" w:rsidRDefault="00C602AC">
      <w:pPr>
        <w:jc w:val="left"/>
        <w:rPr>
          <w:ins w:id="325" w:author="DIEGO PÉREZ LAVARÍAS" w:date="2020-05-15T15:46:00Z"/>
          <w:rPrChange w:id="326" w:author="DIEGO PÉREZ LAVARÍAS" w:date="2020-05-15T16:18:00Z">
            <w:rPr>
              <w:ins w:id="327" w:author="DIEGO PÉREZ LAVARÍAS" w:date="2020-05-15T15:46:00Z"/>
            </w:rPr>
          </w:rPrChange>
        </w:rPr>
        <w:pPrChange w:id="328" w:author="DIEGO PÉREZ LAVARÍAS" w:date="2020-05-15T16:18:00Z">
          <w:pPr>
            <w:pStyle w:val="Ttulo3"/>
          </w:pPr>
        </w:pPrChange>
      </w:pPr>
    </w:p>
    <w:p w14:paraId="41233A6E" w14:textId="77777777" w:rsidR="00004DF5" w:rsidRPr="00004DF5" w:rsidRDefault="00004DF5">
      <w:pPr>
        <w:rPr>
          <w:ins w:id="329" w:author="DIEGO PÉREZ LAVARÍAS" w:date="2020-05-15T15:46:00Z"/>
          <w:rPrChange w:id="330" w:author="DIEGO PÉREZ LAVARÍAS" w:date="2020-05-15T15:46:00Z">
            <w:rPr>
              <w:ins w:id="331" w:author="DIEGO PÉREZ LAVARÍAS" w:date="2020-05-15T15:46:00Z"/>
            </w:rPr>
          </w:rPrChange>
        </w:rPr>
        <w:pPrChange w:id="332" w:author="DIEGO PÉREZ LAVARÍAS" w:date="2020-05-15T15:46:00Z">
          <w:pPr>
            <w:pStyle w:val="Ttulo3"/>
          </w:pPr>
        </w:pPrChange>
      </w:pPr>
    </w:p>
    <w:p w14:paraId="4E379966" w14:textId="419C9A53" w:rsidR="00004DF5" w:rsidRPr="00004DF5" w:rsidRDefault="00004DF5">
      <w:pPr>
        <w:rPr>
          <w:rPrChange w:id="333" w:author="DIEGO PÉREZ LAVARÍAS" w:date="2020-05-15T15:46:00Z">
            <w:rPr/>
          </w:rPrChange>
        </w:rPr>
        <w:pPrChange w:id="334" w:author="DIEGO PÉREZ LAVARÍAS" w:date="2020-05-15T15:46:00Z">
          <w:pPr>
            <w:pStyle w:val="Ttulo2"/>
          </w:pPr>
        </w:pPrChange>
      </w:pPr>
    </w:p>
    <w:bookmarkStart w:id="335" w:name="_Bibliografía" w:displacedByCustomXml="next"/>
    <w:bookmarkEnd w:id="335" w:displacedByCustomXml="next"/>
    <w:bookmarkStart w:id="336" w:name="_Toc40176313" w:displacedByCustomXml="next"/>
    <w:sdt>
      <w:sdtPr>
        <w:rPr>
          <w:rFonts w:eastAsiaTheme="minorHAnsi" w:cs="Times New Roman"/>
          <w:b w:val="0"/>
          <w:bCs w:val="0"/>
          <w:sz w:val="22"/>
          <w:szCs w:val="24"/>
        </w:rPr>
        <w:id w:val="1525757506"/>
        <w:docPartObj>
          <w:docPartGallery w:val="Bibliographies"/>
          <w:docPartUnique/>
        </w:docPartObj>
      </w:sdtPr>
      <w:sdtContent>
        <w:p w14:paraId="69B56305" w14:textId="0B49A338" w:rsidR="00734DB7" w:rsidRDefault="00734DB7">
          <w:pPr>
            <w:pStyle w:val="Ttulo1"/>
          </w:pPr>
          <w:r>
            <w:t>Bibliografía</w:t>
          </w:r>
          <w:bookmarkEnd w:id="336"/>
        </w:p>
        <w:sdt>
          <w:sdtPr>
            <w:id w:val="111145805"/>
            <w:bibliography/>
          </w:sdtPr>
          <w:sdtContent>
            <w:p w14:paraId="4C45251F" w14:textId="0D251482" w:rsidR="00734DB7" w:rsidRDefault="008174F8" w:rsidP="008174F8">
              <w:pPr>
                <w:pStyle w:val="Bibliografa"/>
                <w:ind w:left="360"/>
              </w:pPr>
              <w:r>
                <w:t xml:space="preserve">[1] </w:t>
              </w:r>
              <w:r w:rsidR="00734DB7">
                <w:t xml:space="preserve">Datos obtenidos de las páginas web de la RFET (Real Federación Española de Tenis) y de la Federación de Pádel. </w:t>
              </w:r>
            </w:p>
            <w:p w14:paraId="50448DAA" w14:textId="3D80EAF0" w:rsidR="00734DB7" w:rsidRPr="008174F8" w:rsidRDefault="00734DB7" w:rsidP="00734DB7">
              <w:r>
                <w:tab/>
              </w:r>
              <w:hyperlink r:id="rId33" w:history="1">
                <w:r w:rsidRPr="008174F8">
                  <w:rPr>
                    <w:rStyle w:val="Hipervnculo"/>
                    <w:u w:val="none"/>
                  </w:rPr>
                  <w:t>http://www.rfet.es/es_licencias_introduccion.html</w:t>
                </w:r>
              </w:hyperlink>
            </w:p>
            <w:p w14:paraId="570DF242" w14:textId="77777777" w:rsidR="000C086E" w:rsidRDefault="00734DB7" w:rsidP="00734DB7">
              <w:r w:rsidRPr="008174F8">
                <w:tab/>
              </w:r>
              <w:hyperlink r:id="rId34" w:history="1">
                <w:r w:rsidRPr="008174F8">
                  <w:rPr>
                    <w:rStyle w:val="Hipervnculo"/>
                    <w:u w:val="none"/>
                  </w:rPr>
                  <w:t>https://www.padelfederacion.es/Datos_Federacion.asp?Id=0</w:t>
                </w:r>
              </w:hyperlink>
              <w:r w:rsidRPr="008174F8">
                <w:t xml:space="preserve"> </w:t>
              </w:r>
            </w:p>
            <w:p w14:paraId="490373F9" w14:textId="2D5E0BA3" w:rsidR="003E31DB" w:rsidRDefault="003E31DB" w:rsidP="00734DB7"/>
            <w:p w14:paraId="73318E20" w14:textId="49000395" w:rsidR="000C086E" w:rsidRDefault="003E31DB" w:rsidP="00734DB7">
              <w:r>
                <w:t xml:space="preserve">      </w:t>
              </w:r>
              <w:r w:rsidR="000C086E">
                <w:t>[2] Estudio Live Panel de Wavemaker.</w:t>
              </w:r>
            </w:p>
            <w:p w14:paraId="1EA1AC2C" w14:textId="60F2A6E0" w:rsidR="003E31DB" w:rsidRDefault="000C086E" w:rsidP="003E31DB">
              <w:r>
                <w:tab/>
              </w:r>
              <w:hyperlink r:id="rId35" w:history="1">
                <w:r w:rsidRPr="000C086E">
                  <w:rPr>
                    <w:rStyle w:val="Hipervnculo"/>
                    <w:u w:val="none"/>
                  </w:rPr>
                  <w:t>https://www.marketingnews.es/investigacion/noticia/1156101031605/wearables-crece-</w:t>
                </w:r>
                <w:r w:rsidRPr="000C086E">
                  <w:rPr>
                    <w:rStyle w:val="Hipervnculo"/>
                    <w:u w:val="none"/>
                  </w:rPr>
                  <w:tab/>
                  <w:t>numero-de-espanoles-tienen-uno.1.html</w:t>
                </w:r>
              </w:hyperlink>
              <w:r>
                <w:t xml:space="preserve"> </w:t>
              </w:r>
            </w:p>
            <w:p w14:paraId="57F8BD09" w14:textId="77777777" w:rsidR="004D610C" w:rsidRDefault="004D610C" w:rsidP="003E31DB"/>
            <w:p w14:paraId="720C1D66" w14:textId="6F787560" w:rsidR="003E31DB" w:rsidRDefault="003E31DB" w:rsidP="003E31DB">
              <w:r>
                <w:t xml:space="preserve">      [3] Estudio de mercado </w:t>
              </w:r>
              <w:r w:rsidR="008974C2">
                <w:t>wearable, GlobalData, 12 de febrero de 2020.</w:t>
              </w:r>
            </w:p>
            <w:p w14:paraId="7B3BCA73" w14:textId="77C610CD" w:rsidR="008974C2" w:rsidRPr="008974C2" w:rsidRDefault="008974C2" w:rsidP="003E31DB">
              <w:r>
                <w:tab/>
              </w:r>
              <w:hyperlink r:id="rId36" w:history="1">
                <w:r w:rsidRPr="008974C2">
                  <w:rPr>
                    <w:rStyle w:val="Hipervnculo"/>
                    <w:u w:val="none"/>
                  </w:rPr>
                  <w:t>https://www.globaldata.com/wearable-tech-is-maturing-but-is-still-out-of-the-</w:t>
                </w:r>
                <w:r w:rsidRPr="008974C2">
                  <w:rPr>
                    <w:rStyle w:val="Hipervnculo"/>
                    <w:u w:val="none"/>
                  </w:rPr>
                  <w:tab/>
                  <w:t>mainstream-says-globaldata/</w:t>
                </w:r>
              </w:hyperlink>
              <w:r w:rsidRPr="008974C2">
                <w:tab/>
              </w:r>
            </w:p>
            <w:p w14:paraId="21AB23CA" w14:textId="77777777" w:rsidR="00E61CFB" w:rsidRDefault="003E31DB" w:rsidP="00734DB7">
              <w:r>
                <w:tab/>
              </w:r>
            </w:p>
            <w:p w14:paraId="37D24569" w14:textId="77777777" w:rsidR="00E61CFB" w:rsidRDefault="00E61CFB" w:rsidP="00734DB7">
              <w:r>
                <w:t xml:space="preserve">      [4] Hexiwear, MikroElektronica, Serbia. Todos los datos extraídos del apartado ‘Hardware’</w:t>
              </w:r>
            </w:p>
            <w:p w14:paraId="0C8E5B9F" w14:textId="16CBC378" w:rsidR="00E61CFB" w:rsidRDefault="00E61CFB" w:rsidP="00734DB7">
              <w:r>
                <w:tab/>
              </w:r>
              <w:hyperlink r:id="rId37" w:history="1">
                <w:r w:rsidRPr="00E61CFB">
                  <w:rPr>
                    <w:rStyle w:val="Hipervnculo"/>
                    <w:u w:val="none"/>
                  </w:rPr>
                  <w:t>https://www.mikroe.com/hexiwear</w:t>
                </w:r>
              </w:hyperlink>
              <w:r>
                <w:t xml:space="preserve"> </w:t>
              </w:r>
            </w:p>
            <w:p w14:paraId="22169D26" w14:textId="18E14FB3" w:rsidR="009A3DC2" w:rsidRDefault="009A3DC2" w:rsidP="009A3DC2">
              <w:pPr>
                <w:jc w:val="left"/>
              </w:pPr>
              <w:r>
                <w:tab/>
              </w:r>
              <w:r w:rsidRPr="009A3DC2">
                <w:t xml:space="preserve">Acelerómetro y Magnetómetro: </w:t>
              </w:r>
              <w:hyperlink r:id="rId38" w:history="1">
                <w:r w:rsidRPr="009A3DC2">
                  <w:rPr>
                    <w:rStyle w:val="Hipervnculo"/>
                    <w:u w:val="none"/>
                  </w:rPr>
                  <w:t>https://www.nxp.com/docs/en/data-</w:t>
                </w:r>
                <w:r w:rsidRPr="009A3DC2">
                  <w:rPr>
                    <w:rStyle w:val="Hipervnculo"/>
                    <w:u w:val="none"/>
                  </w:rPr>
                  <w:tab/>
                  <w:t>sheet/FXOS8700CQ.pdf</w:t>
                </w:r>
              </w:hyperlink>
            </w:p>
            <w:p w14:paraId="16BB4CC3" w14:textId="012DC706" w:rsidR="009A3DC2" w:rsidRPr="009A3DC2" w:rsidRDefault="009A3DC2" w:rsidP="009A3DC2">
              <w:pPr>
                <w:jc w:val="left"/>
              </w:pPr>
              <w:r>
                <w:tab/>
                <w:t xml:space="preserve">Giróscopo: </w:t>
              </w:r>
              <w:hyperlink r:id="rId39" w:history="1">
                <w:r w:rsidRPr="009A3DC2">
                  <w:rPr>
                    <w:rStyle w:val="Hipervnculo"/>
                    <w:u w:val="none"/>
                  </w:rPr>
                  <w:t>https://www.nxp.com/docs/en/data-sheet/FXOS8700CQ.pdf</w:t>
                </w:r>
              </w:hyperlink>
              <w:r>
                <w:t xml:space="preserve"> </w:t>
              </w:r>
            </w:p>
            <w:p w14:paraId="3E4AE8F8" w14:textId="77777777" w:rsidR="00E61CFB" w:rsidRDefault="00E61CFB" w:rsidP="00734DB7"/>
            <w:p w14:paraId="47B5B9FC" w14:textId="77777777" w:rsidR="00E61CFB" w:rsidRDefault="00E61CFB" w:rsidP="00734DB7">
              <w:r>
                <w:t xml:space="preserve">      [5] NXP Semiconductors, Países Bajos. </w:t>
              </w:r>
            </w:p>
            <w:p w14:paraId="5A317CF3" w14:textId="77777777" w:rsidR="00E61CFB" w:rsidRDefault="00E61CFB" w:rsidP="00734DB7">
              <w:r>
                <w:tab/>
                <w:t>Microprocesador:</w:t>
              </w:r>
            </w:p>
            <w:p w14:paraId="288323EC" w14:textId="5A273F15" w:rsidR="00E61CFB" w:rsidRPr="00E61CFB" w:rsidRDefault="00E61CFB" w:rsidP="00734DB7">
              <w:r>
                <w:tab/>
              </w:r>
              <w:hyperlink r:id="rId40" w:history="1">
                <w:r w:rsidRPr="00E61CFB">
                  <w:rPr>
                    <w:rStyle w:val="Hipervnculo"/>
                    <w:u w:val="none"/>
                  </w:rPr>
                  <w:t>https://www.nxp.com/products/processors-and-microcontrollers/arm-</w:t>
                </w:r>
                <w:r w:rsidRPr="00E61CFB">
                  <w:rPr>
                    <w:rStyle w:val="Hipervnculo"/>
                    <w:u w:val="none"/>
                  </w:rPr>
                  <w:tab/>
                  <w:t>microcontrollers/general-purpose-mcus/k-series-cortex-m4/k6x-ethernet/kinetis-k64-</w:t>
                </w:r>
                <w:r w:rsidRPr="00E61CFB">
                  <w:rPr>
                    <w:rStyle w:val="Hipervnculo"/>
                    <w:u w:val="none"/>
                  </w:rPr>
                  <w:tab/>
                  <w:t>120-mhz-256-kb-sram-microcontrollers-mcus-based-on-arm-cortex-m4-core:K64_120</w:t>
                </w:r>
              </w:hyperlink>
            </w:p>
            <w:p w14:paraId="5E2999DA" w14:textId="77777777" w:rsidR="00E61CFB" w:rsidRDefault="00E61CFB" w:rsidP="00734DB7">
              <w:r>
                <w:tab/>
                <w:t>Procesador BLE:</w:t>
              </w:r>
            </w:p>
            <w:p w14:paraId="7444CAF3" w14:textId="77777777" w:rsidR="00E61CFB" w:rsidRPr="00E61CFB" w:rsidRDefault="00E61CFB" w:rsidP="00734DB7">
              <w:pPr>
                <w:rPr>
                  <w:rStyle w:val="Hipervnculo"/>
                  <w:u w:val="none"/>
                </w:rPr>
              </w:pPr>
              <w:r>
                <w:tab/>
              </w:r>
              <w:hyperlink r:id="rId41" w:history="1">
                <w:r w:rsidRPr="00E61CFB">
                  <w:rPr>
                    <w:rStyle w:val="Hipervnculo"/>
                    <w:u w:val="none"/>
                  </w:rPr>
                  <w:t>https://www.nxp.com/products/wireless/bluetooth-low-energy/kinetis-kw40z-2-4-ghz-</w:t>
                </w:r>
                <w:r w:rsidRPr="00E61CFB">
                  <w:rPr>
                    <w:rStyle w:val="Hipervnculo"/>
                    <w:u w:val="none"/>
                  </w:rPr>
                  <w:tab/>
                  <w:t>dual-mode-bluetooth-low-energy-and-802-15-4-wireless-radio-microcontroller-mcu-</w:t>
                </w:r>
                <w:r w:rsidRPr="00E61CFB">
                  <w:rPr>
                    <w:rStyle w:val="Hipervnculo"/>
                    <w:u w:val="none"/>
                  </w:rPr>
                  <w:tab/>
                  <w:t>based-on-arm-cortex-m0-plus-core:KW40Z</w:t>
                </w:r>
              </w:hyperlink>
            </w:p>
            <w:p w14:paraId="200CC51D" w14:textId="77777777" w:rsidR="00E61CFB" w:rsidRDefault="00E61CFB" w:rsidP="00734DB7">
              <w:r>
                <w:tab/>
                <w:t>Sensores:</w:t>
              </w:r>
            </w:p>
            <w:p w14:paraId="34134CA1" w14:textId="77777777" w:rsidR="00E61CFB" w:rsidRPr="00E61CFB" w:rsidRDefault="00E61CFB" w:rsidP="00734DB7">
              <w:pPr>
                <w:rPr>
                  <w:rStyle w:val="Hipervnculo"/>
                  <w:u w:val="none"/>
                </w:rPr>
              </w:pPr>
              <w:r>
                <w:tab/>
              </w:r>
              <w:hyperlink r:id="rId42" w:history="1">
                <w:r w:rsidRPr="00E61CFB">
                  <w:rPr>
                    <w:rStyle w:val="Hipervnculo"/>
                    <w:u w:val="none"/>
                  </w:rPr>
                  <w:t>https://www.nxp.com/products/sensors/motion-sensors/6-axis/digital-motion-sensor-3d-</w:t>
                </w:r>
                <w:r w:rsidRPr="00E61CFB">
                  <w:rPr>
                    <w:rStyle w:val="Hipervnculo"/>
                    <w:u w:val="none"/>
                  </w:rPr>
                  <w:tab/>
                  <w:t>accelerometer-2g-4g-8g-plus-3d-magnetometer:FXOS8700CQ</w:t>
                </w:r>
              </w:hyperlink>
            </w:p>
            <w:p w14:paraId="33F7E022" w14:textId="77777777" w:rsidR="0029141B" w:rsidRDefault="00E61CFB" w:rsidP="00734DB7">
              <w:pPr>
                <w:rPr>
                  <w:rStyle w:val="Hipervnculo"/>
                </w:rPr>
              </w:pPr>
              <w:r w:rsidRPr="00E61CFB">
                <w:rPr>
                  <w:rStyle w:val="Hipervnculo"/>
                  <w:u w:val="none"/>
                </w:rPr>
                <w:tab/>
              </w:r>
              <w:hyperlink r:id="rId43" w:history="1">
                <w:r w:rsidR="00D41B66" w:rsidRPr="0029141B">
                  <w:rPr>
                    <w:rStyle w:val="Hipervnculo"/>
                    <w:u w:val="none"/>
                  </w:rPr>
                  <w:t>https://www.nxp.com/products/no-longer-manufactured/3-axis-digital-</w:t>
                </w:r>
                <w:r w:rsidR="00D41B66" w:rsidRPr="0029141B">
                  <w:rPr>
                    <w:rStyle w:val="Hipervnculo"/>
                    <w:u w:val="none"/>
                  </w:rPr>
                  <w:tab/>
                  <w:t>gyroscope:FXAS21002C</w:t>
                </w:r>
              </w:hyperlink>
              <w:r>
                <w:rPr>
                  <w:rStyle w:val="Hipervnculo"/>
                </w:rPr>
                <w:t xml:space="preserve"> </w:t>
              </w:r>
            </w:p>
            <w:p w14:paraId="053119C2" w14:textId="3361CB6C" w:rsidR="0029141B" w:rsidRDefault="0029141B" w:rsidP="00734DB7">
              <w:pPr>
                <w:rPr>
                  <w:rStyle w:val="Hipervnculo"/>
                </w:rPr>
              </w:pPr>
            </w:p>
            <w:p w14:paraId="49C5B57E" w14:textId="40D072A6" w:rsidR="00FB39DF" w:rsidRDefault="00FB39DF" w:rsidP="00734DB7">
              <w:pPr>
                <w:rPr>
                  <w:rStyle w:val="Hipervnculo"/>
                </w:rPr>
              </w:pPr>
            </w:p>
            <w:p w14:paraId="17CB15E9" w14:textId="651449AF" w:rsidR="00FB39DF" w:rsidRDefault="00FB39DF" w:rsidP="00734DB7">
              <w:pPr>
                <w:rPr>
                  <w:rStyle w:val="Hipervnculo"/>
                </w:rPr>
              </w:pPr>
            </w:p>
            <w:p w14:paraId="565BA7B3" w14:textId="153D51CD" w:rsidR="00FB39DF" w:rsidRDefault="00FB39DF" w:rsidP="00734DB7">
              <w:pPr>
                <w:rPr>
                  <w:rStyle w:val="Hipervnculo"/>
                </w:rPr>
              </w:pPr>
            </w:p>
            <w:p w14:paraId="6C77DBCB" w14:textId="4D37EF09" w:rsidR="00FB39DF" w:rsidRDefault="00FB39DF" w:rsidP="00734DB7">
              <w:pPr>
                <w:rPr>
                  <w:rStyle w:val="Hipervnculo"/>
                </w:rPr>
              </w:pPr>
            </w:p>
            <w:p w14:paraId="75DA0282" w14:textId="77777777" w:rsidR="00FB39DF" w:rsidRDefault="00FB39DF" w:rsidP="00734DB7">
              <w:pPr>
                <w:rPr>
                  <w:rStyle w:val="Hipervnculo"/>
                </w:rPr>
              </w:pPr>
            </w:p>
            <w:p w14:paraId="0EDAF324" w14:textId="302F3844" w:rsidR="0029141B" w:rsidRDefault="0029141B" w:rsidP="00734DB7">
              <w:pPr>
                <w:rPr>
                  <w:rStyle w:val="Hipervnculo"/>
                  <w:color w:val="auto"/>
                  <w:u w:val="none"/>
                </w:rPr>
              </w:pPr>
              <w:r>
                <w:rPr>
                  <w:rStyle w:val="Hipervnculo"/>
                  <w:color w:val="auto"/>
                  <w:u w:val="none"/>
                </w:rPr>
                <w:t xml:space="preserve">       [6] SensorTag</w:t>
              </w:r>
              <w:r w:rsidR="0029174D">
                <w:rPr>
                  <w:rStyle w:val="Hipervnculo"/>
                  <w:color w:val="auto"/>
                  <w:u w:val="none"/>
                </w:rPr>
                <w:t xml:space="preserve"> CC13xx – CC3200</w:t>
              </w:r>
              <w:r>
                <w:rPr>
                  <w:rStyle w:val="Hipervnculo"/>
                  <w:color w:val="auto"/>
                  <w:u w:val="none"/>
                </w:rPr>
                <w:t>, Texas Instruments, EEUU.</w:t>
              </w:r>
            </w:p>
            <w:p w14:paraId="37986A09" w14:textId="77777777" w:rsidR="0029174D" w:rsidRPr="0029174D" w:rsidRDefault="0029174D" w:rsidP="00734DB7">
              <w:pPr>
                <w:rPr>
                  <w:rStyle w:val="Hipervnculo"/>
                  <w:color w:val="auto"/>
                  <w:u w:val="none"/>
                </w:rPr>
              </w:pPr>
              <w:r>
                <w:rPr>
                  <w:rStyle w:val="Hipervnculo"/>
                  <w:color w:val="auto"/>
                  <w:u w:val="none"/>
                </w:rPr>
                <w:tab/>
              </w:r>
              <w:hyperlink r:id="rId44" w:history="1">
                <w:r w:rsidRPr="0029174D">
                  <w:rPr>
                    <w:rStyle w:val="Hipervnculo"/>
                    <w:u w:val="none"/>
                  </w:rPr>
                  <w:t>http://www.ti.com/product/CC1350</w:t>
                </w:r>
              </w:hyperlink>
              <w:r w:rsidRPr="0029174D">
                <w:rPr>
                  <w:rStyle w:val="Hipervnculo"/>
                  <w:color w:val="auto"/>
                  <w:u w:val="none"/>
                </w:rPr>
                <w:t xml:space="preserve"> </w:t>
              </w:r>
            </w:p>
            <w:p w14:paraId="7833CB87" w14:textId="4315FC42" w:rsidR="0029174D" w:rsidRDefault="0029174D" w:rsidP="00734DB7">
              <w:pPr>
                <w:rPr>
                  <w:rStyle w:val="Hipervnculo"/>
                  <w:color w:val="auto"/>
                  <w:u w:val="none"/>
                </w:rPr>
              </w:pPr>
              <w:r>
                <w:rPr>
                  <w:rStyle w:val="Hipervnculo"/>
                  <w:color w:val="auto"/>
                  <w:u w:val="none"/>
                </w:rPr>
                <w:tab/>
                <w:t>Datasheet:</w:t>
              </w:r>
              <w:r w:rsidRPr="00B70AFF">
                <w:rPr>
                  <w:rStyle w:val="Hipervnculo"/>
                  <w:color w:val="auto"/>
                  <w:u w:val="none"/>
                </w:rPr>
                <w:t xml:space="preserve"> </w:t>
              </w:r>
              <w:hyperlink r:id="rId45" w:history="1">
                <w:r w:rsidR="00B70AFF" w:rsidRPr="00B70AFF">
                  <w:rPr>
                    <w:rStyle w:val="Hipervnculo"/>
                    <w:u w:val="none"/>
                  </w:rPr>
                  <w:t>http://www.ti.com/lit/ds/symlink/cc1350.pdf</w:t>
                </w:r>
              </w:hyperlink>
            </w:p>
            <w:p w14:paraId="44DA5CE2" w14:textId="77777777" w:rsidR="0029174D" w:rsidRPr="0029174D" w:rsidRDefault="0029174D" w:rsidP="00734DB7">
              <w:pPr>
                <w:rPr>
                  <w:rStyle w:val="Hipervnculo"/>
                  <w:u w:val="none"/>
                </w:rPr>
              </w:pPr>
              <w:r w:rsidRPr="0029174D">
                <w:rPr>
                  <w:color w:val="0000FF" w:themeColor="hyperlink"/>
                </w:rPr>
                <w:tab/>
              </w:r>
              <w:hyperlink r:id="rId46" w:history="1">
                <w:r w:rsidRPr="0029174D">
                  <w:rPr>
                    <w:rStyle w:val="Hipervnculo"/>
                    <w:u w:val="none"/>
                  </w:rPr>
                  <w:t>http://www.ti.com/product/CC3200</w:t>
                </w:r>
              </w:hyperlink>
              <w:r w:rsidRPr="0029174D">
                <w:rPr>
                  <w:rStyle w:val="Hipervnculo"/>
                  <w:u w:val="none"/>
                </w:rPr>
                <w:t xml:space="preserve"> </w:t>
              </w:r>
            </w:p>
            <w:p w14:paraId="2506AE29" w14:textId="77777777" w:rsidR="000B5A97" w:rsidRDefault="0029174D" w:rsidP="00734DB7">
              <w:pPr>
                <w:rPr>
                  <w:rStyle w:val="Hipervnculo"/>
                </w:rPr>
              </w:pPr>
              <w:r w:rsidRPr="0029174D">
                <w:rPr>
                  <w:rStyle w:val="Hipervnculo"/>
                  <w:u w:val="none"/>
                </w:rPr>
                <w:tab/>
              </w:r>
              <w:r w:rsidRPr="0029174D">
                <w:rPr>
                  <w:rStyle w:val="Hipervnculo"/>
                  <w:color w:val="auto"/>
                  <w:u w:val="none"/>
                </w:rPr>
                <w:t>Datasheet:</w:t>
              </w:r>
              <w:r w:rsidRPr="0029174D">
                <w:rPr>
                  <w:rStyle w:val="Hipervnculo"/>
                  <w:u w:val="none"/>
                </w:rPr>
                <w:t xml:space="preserve"> </w:t>
              </w:r>
              <w:hyperlink r:id="rId47" w:history="1">
                <w:r w:rsidRPr="0029174D">
                  <w:rPr>
                    <w:rStyle w:val="Hipervnculo"/>
                    <w:u w:val="none"/>
                  </w:rPr>
                  <w:t>https://www.ti.com/lit/ds/symlink/cc3200.pdf</w:t>
                </w:r>
              </w:hyperlink>
              <w:r>
                <w:rPr>
                  <w:rStyle w:val="Hipervnculo"/>
                </w:rPr>
                <w:t xml:space="preserve"> </w:t>
              </w:r>
            </w:p>
            <w:p w14:paraId="6BCF1084" w14:textId="77777777" w:rsidR="00C41088" w:rsidRDefault="00C41088" w:rsidP="00734DB7">
              <w:pPr>
                <w:rPr>
                  <w:color w:val="0000FF" w:themeColor="hyperlink"/>
                  <w:u w:val="single"/>
                </w:rPr>
              </w:pPr>
            </w:p>
            <w:p w14:paraId="3E212DFD" w14:textId="77777777" w:rsidR="000B5A97" w:rsidRDefault="000B5A97" w:rsidP="00734DB7">
              <w:r w:rsidRPr="000B5A97">
                <w:t xml:space="preserve">      [7]</w:t>
              </w:r>
              <w:r>
                <w:t xml:space="preserve"> MPU-9250. Invensense, EEUU.</w:t>
              </w:r>
            </w:p>
            <w:p w14:paraId="1FB8833F" w14:textId="6ADC7D50" w:rsidR="00AA0CC3" w:rsidRDefault="000B5A97" w:rsidP="00734DB7">
              <w:r>
                <w:tab/>
              </w:r>
              <w:hyperlink r:id="rId48" w:history="1">
                <w:r w:rsidRPr="000B5A97">
                  <w:rPr>
                    <w:rStyle w:val="Hipervnculo"/>
                    <w:u w:val="none"/>
                  </w:rPr>
                  <w:t>https://invensense.tdk.com/products/motion-tracking/9-axis/mpu-9250/</w:t>
                </w:r>
              </w:hyperlink>
              <w:r>
                <w:t xml:space="preserve"> </w:t>
              </w:r>
            </w:p>
            <w:p w14:paraId="27C061C5" w14:textId="27ECA305" w:rsidR="00E44D74" w:rsidRPr="00E44D74" w:rsidRDefault="00E44D74" w:rsidP="00734DB7">
              <w:r>
                <w:tab/>
              </w:r>
              <w:r w:rsidRPr="00E44D74">
                <w:t xml:space="preserve">Datasheet: </w:t>
              </w:r>
              <w:hyperlink r:id="rId49" w:history="1">
                <w:r w:rsidRPr="00E44D74">
                  <w:rPr>
                    <w:rStyle w:val="Hipervnculo"/>
                    <w:u w:val="none"/>
                  </w:rPr>
                  <w:t>https://invensense.tdk.com/wp-content/uploads/2015/02/PS-MPU-9250A-01-</w:t>
                </w:r>
                <w:r w:rsidRPr="00E44D74">
                  <w:rPr>
                    <w:rStyle w:val="Hipervnculo"/>
                    <w:u w:val="none"/>
                  </w:rPr>
                  <w:tab/>
                  <w:t>v1.1.pdf</w:t>
                </w:r>
              </w:hyperlink>
              <w:r w:rsidRPr="00E44D74">
                <w:t xml:space="preserve"> </w:t>
              </w:r>
            </w:p>
            <w:p w14:paraId="1BE25021" w14:textId="77777777" w:rsidR="00AA0CC3" w:rsidRDefault="00AA0CC3" w:rsidP="00734DB7"/>
            <w:p w14:paraId="751BB092" w14:textId="77777777" w:rsidR="00AA0CC3" w:rsidRDefault="00AA0CC3" w:rsidP="00734DB7">
              <w:r>
                <w:t xml:space="preserve">      [8] STEVAL-WESU1. ST Microelectronics, Suiza.</w:t>
              </w:r>
            </w:p>
            <w:p w14:paraId="2AB10060" w14:textId="69DF66E3" w:rsidR="00AA0CC3" w:rsidRPr="00AA0CC3" w:rsidRDefault="00AA0CC3" w:rsidP="00AA0CC3">
              <w:r>
                <w:tab/>
              </w:r>
              <w:hyperlink r:id="rId50" w:history="1">
                <w:r w:rsidRPr="00AA0CC3">
                  <w:rPr>
                    <w:rStyle w:val="Hipervnculo"/>
                    <w:u w:val="none"/>
                  </w:rPr>
                  <w:t>https://www.st.com/en/evaluation-tools/steval-wesu1.html</w:t>
                </w:r>
              </w:hyperlink>
              <w:r w:rsidRPr="00AA0CC3">
                <w:t xml:space="preserve"> </w:t>
              </w:r>
            </w:p>
            <w:p w14:paraId="63682064" w14:textId="3F8062C7" w:rsidR="00AA0CC3" w:rsidRPr="00AA0CC3" w:rsidRDefault="00AA0CC3" w:rsidP="00AA0CC3">
              <w:r w:rsidRPr="00AA0CC3">
                <w:tab/>
                <w:t xml:space="preserve">Datasheet: </w:t>
              </w:r>
              <w:hyperlink r:id="rId51" w:history="1">
                <w:r w:rsidRPr="00AA0CC3">
                  <w:rPr>
                    <w:rStyle w:val="Hipervnculo"/>
                    <w:u w:val="none"/>
                  </w:rPr>
                  <w:t>https://www.st.com/r</w:t>
                </w:r>
                <w:r w:rsidRPr="00AA0CC3">
                  <w:rPr>
                    <w:rStyle w:val="Hipervnculo"/>
                    <w:u w:val="none"/>
                  </w:rPr>
                  <w:t>e</w:t>
                </w:r>
                <w:r w:rsidRPr="00AA0CC3">
                  <w:rPr>
                    <w:rStyle w:val="Hipervnculo"/>
                    <w:u w:val="none"/>
                  </w:rPr>
                  <w:t>source/en/data_brief/steval-wesu1.pdf</w:t>
                </w:r>
              </w:hyperlink>
              <w:r w:rsidRPr="00AA0CC3">
                <w:t xml:space="preserve">   </w:t>
              </w:r>
            </w:p>
            <w:p w14:paraId="037A8A79" w14:textId="77777777" w:rsidR="006F1E4F" w:rsidRDefault="00AA0CC3" w:rsidP="00AA0CC3">
              <w:r w:rsidRPr="00AA0CC3">
                <w:tab/>
                <w:t xml:space="preserve">Manual de usuario: </w:t>
              </w:r>
              <w:hyperlink r:id="rId52" w:history="1">
                <w:r w:rsidRPr="00AA0CC3">
                  <w:rPr>
                    <w:rStyle w:val="Hipervnculo"/>
                    <w:u w:val="none"/>
                  </w:rPr>
                  <w:t>https://www.st.c</w:t>
                </w:r>
                <w:r w:rsidRPr="00AA0CC3">
                  <w:rPr>
                    <w:rStyle w:val="Hipervnculo"/>
                    <w:u w:val="none"/>
                  </w:rPr>
                  <w:t>o</w:t>
                </w:r>
                <w:r w:rsidRPr="00AA0CC3">
                  <w:rPr>
                    <w:rStyle w:val="Hipervnculo"/>
                    <w:u w:val="none"/>
                  </w:rPr>
                  <w:t>m/resource/en/user_manual/dm00279614-how-to-</w:t>
                </w:r>
                <w:r w:rsidRPr="00AA0CC3">
                  <w:rPr>
                    <w:rStyle w:val="Hipervnculo"/>
                    <w:u w:val="none"/>
                  </w:rPr>
                  <w:tab/>
                  <w:t>use-the-stevalwesu1-stmicroelectronics.pdf</w:t>
                </w:r>
              </w:hyperlink>
              <w:r w:rsidRPr="00AA0CC3">
                <w:t xml:space="preserve">  </w:t>
              </w:r>
            </w:p>
            <w:p w14:paraId="6C2EE6AD" w14:textId="3C81E628" w:rsidR="006F1E4F" w:rsidRDefault="006F1E4F" w:rsidP="00AA0CC3">
              <w:r>
                <w:tab/>
                <w:t xml:space="preserve">Acelerómetro y Giróscopo: </w:t>
              </w:r>
              <w:hyperlink r:id="rId53" w:history="1">
                <w:r w:rsidRPr="006F1E4F">
                  <w:rPr>
                    <w:rStyle w:val="Hipervnculo"/>
                    <w:u w:val="none"/>
                  </w:rPr>
                  <w:t>https://www.st.com/resource/en/datasheet/lsm6ds3.pdf</w:t>
                </w:r>
              </w:hyperlink>
              <w:r>
                <w:t xml:space="preserve"> </w:t>
              </w:r>
            </w:p>
            <w:p w14:paraId="2EE9750C" w14:textId="77777777" w:rsidR="00157C36" w:rsidRDefault="006F1E4F" w:rsidP="00AA0CC3">
              <w:r>
                <w:tab/>
                <w:t xml:space="preserve">Magnetómetro: </w:t>
              </w:r>
              <w:hyperlink r:id="rId54" w:history="1">
                <w:r w:rsidRPr="006F1E4F">
                  <w:rPr>
                    <w:rStyle w:val="Hipervnculo"/>
                    <w:u w:val="none"/>
                  </w:rPr>
                  <w:t>https://www.st.com/resource/en/datasheet/lis3mdl.pdf</w:t>
                </w:r>
              </w:hyperlink>
              <w:r>
                <w:t xml:space="preserve"> </w:t>
              </w:r>
            </w:p>
            <w:p w14:paraId="7DC403C5" w14:textId="77777777" w:rsidR="00157C36" w:rsidRDefault="00157C36" w:rsidP="00AA0CC3">
              <w:r>
                <w:tab/>
              </w:r>
            </w:p>
            <w:p w14:paraId="63F39ACB" w14:textId="77777777" w:rsidR="00BF7FB3" w:rsidRDefault="00157C36" w:rsidP="00157C36">
              <w:r>
                <w:t xml:space="preserve">      [9] Los datos vienen en Gauss en el datasheet. Se ha utilizado la conversión 1 Gs = 10</w:t>
              </w:r>
              <w:r>
                <w:rPr>
                  <w:vertAlign w:val="superscript"/>
                </w:rPr>
                <w:t xml:space="preserve">-4 </w:t>
              </w:r>
              <w:r>
                <w:t xml:space="preserve">T para </w:t>
              </w:r>
              <w:r>
                <w:tab/>
                <w:t>presentar todos los datos en las mismas unidades.</w:t>
              </w:r>
            </w:p>
            <w:p w14:paraId="1F8521DD" w14:textId="77777777" w:rsidR="00BF7FB3" w:rsidRDefault="00BF7FB3" w:rsidP="00157C36"/>
            <w:p w14:paraId="6BBC6583" w14:textId="290802D7" w:rsidR="00AB5499" w:rsidRDefault="00BF7FB3" w:rsidP="00157C36">
              <w:r>
                <w:t xml:space="preserve">      [10] ¿Qué es Android? </w:t>
              </w:r>
              <w:hyperlink r:id="rId55" w:history="1">
                <w:r w:rsidRPr="00BF7FB3">
                  <w:rPr>
                    <w:rStyle w:val="Hipervnculo"/>
                    <w:u w:val="none"/>
                  </w:rPr>
                  <w:t>https://www.android.com/intl/es_es/what-is-android/</w:t>
                </w:r>
              </w:hyperlink>
              <w:r w:rsidR="002A0A38">
                <w:t xml:space="preserve"> Google Inc</w:t>
              </w:r>
              <w:r w:rsidR="00AB5499">
                <w:t xml:space="preserve">,    </w:t>
              </w:r>
              <w:r w:rsidR="00AB5499">
                <w:tab/>
                <w:t>EEUU</w:t>
              </w:r>
              <w:r w:rsidR="00FB39DF">
                <w:t>.</w:t>
              </w:r>
            </w:p>
            <w:p w14:paraId="5234F7DC" w14:textId="77777777" w:rsidR="00AB5499" w:rsidRDefault="00AB5499" w:rsidP="00157C36"/>
            <w:p w14:paraId="6F8224EF" w14:textId="2B1428C3" w:rsidR="00A544FD" w:rsidRDefault="00AB5499" w:rsidP="00FB39DF">
              <w:r>
                <w:t xml:space="preserve">      [11] Datos</w:t>
              </w:r>
              <w:r w:rsidR="00FB39DF">
                <w:t xml:space="preserve"> y características</w:t>
              </w:r>
              <w:r>
                <w:t xml:space="preserve"> de iOS.</w:t>
              </w:r>
              <w:r w:rsidRPr="008E08BD">
                <w:t xml:space="preserve"> </w:t>
              </w:r>
              <w:hyperlink r:id="rId56" w:history="1">
                <w:r w:rsidRPr="008E08BD">
                  <w:rPr>
                    <w:rStyle w:val="Hipervnculo"/>
                    <w:u w:val="none"/>
                  </w:rPr>
                  <w:t>https://www.apple.com/es/ios/ios-13/</w:t>
                </w:r>
              </w:hyperlink>
              <w:r>
                <w:t xml:space="preserve"> Apple Inc, EEUU</w:t>
              </w:r>
              <w:r w:rsidR="00FB39DF">
                <w:t>.</w:t>
              </w:r>
            </w:p>
          </w:sdtContent>
        </w:sdt>
      </w:sdtContent>
    </w:sdt>
    <w:p w14:paraId="3406ADDF" w14:textId="7F4906C5" w:rsidR="008E08BD" w:rsidRDefault="008E08BD" w:rsidP="00FB39DF"/>
    <w:p w14:paraId="47668CEC" w14:textId="77777777" w:rsidR="00F63C35" w:rsidRDefault="008E08BD" w:rsidP="00FB39DF">
      <w:r>
        <w:t xml:space="preserve">      [12] Gráfico propio, datos de StatCounter. Diciembre de 2019. </w:t>
      </w:r>
    </w:p>
    <w:p w14:paraId="2F95ADB3" w14:textId="2A133F1A" w:rsidR="008E08BD" w:rsidRPr="003C1E01" w:rsidRDefault="00F63C35" w:rsidP="00FB39DF">
      <w:pPr>
        <w:rPr>
          <w:ins w:id="337" w:author="DIEGO PÉREZ LAVARÍAS" w:date="2020-05-15T12:40:00Z"/>
        </w:rPr>
      </w:pPr>
      <w:r>
        <w:tab/>
      </w:r>
      <w:r w:rsidR="00F6354E" w:rsidRPr="003C1E01">
        <w:rPr>
          <w:rPrChange w:id="338" w:author="DIEGO PÉREZ LAVARÍAS" w:date="2020-05-15T12:40:00Z">
            <w:rPr/>
          </w:rPrChange>
        </w:rPr>
        <w:fldChar w:fldCharType="begin"/>
      </w:r>
      <w:r w:rsidR="00F6354E" w:rsidRPr="003C1E01">
        <w:instrText xml:space="preserve"> HYPERLINK "https://gs.statcounter.com/os-market-share/mobile/worldwide" </w:instrText>
      </w:r>
      <w:r w:rsidR="00F6354E" w:rsidRPr="003C1E01">
        <w:rPr>
          <w:rPrChange w:id="339" w:author="DIEGO PÉREZ LAVARÍAS" w:date="2020-05-15T12:40:00Z">
            <w:rPr>
              <w:rStyle w:val="Hipervnculo"/>
            </w:rPr>
          </w:rPrChange>
        </w:rPr>
        <w:fldChar w:fldCharType="separate"/>
      </w:r>
      <w:r w:rsidR="00E23D10" w:rsidRPr="003C1E01">
        <w:rPr>
          <w:rStyle w:val="Hipervnculo"/>
          <w:u w:val="none"/>
          <w:rPrChange w:id="340" w:author="DIEGO PÉREZ LAVARÍAS" w:date="2020-05-15T12:40:00Z">
            <w:rPr>
              <w:rStyle w:val="Hipervnculo"/>
            </w:rPr>
          </w:rPrChange>
        </w:rPr>
        <w:t>https://gs.statcounter.com/os-market-share/mobile/worldwide</w:t>
      </w:r>
      <w:r w:rsidR="00F6354E" w:rsidRPr="003C1E01">
        <w:rPr>
          <w:rStyle w:val="Hipervnculo"/>
          <w:u w:val="none"/>
          <w:rPrChange w:id="341" w:author="DIEGO PÉREZ LAVARÍAS" w:date="2020-05-15T12:40:00Z">
            <w:rPr>
              <w:rStyle w:val="Hipervnculo"/>
            </w:rPr>
          </w:rPrChange>
        </w:rPr>
        <w:fldChar w:fldCharType="end"/>
      </w:r>
      <w:r w:rsidR="008E08BD" w:rsidRPr="003C1E01">
        <w:t xml:space="preserve"> </w:t>
      </w:r>
    </w:p>
    <w:p w14:paraId="3F68897C" w14:textId="286F2700" w:rsidR="003C1E01" w:rsidRDefault="003C1E01" w:rsidP="00FB39DF">
      <w:pPr>
        <w:rPr>
          <w:ins w:id="342" w:author="DIEGO PÉREZ LAVARÍAS" w:date="2020-05-15T12:40:00Z"/>
        </w:rPr>
      </w:pPr>
    </w:p>
    <w:p w14:paraId="4B37F361" w14:textId="78DBDE51" w:rsidR="003C1E01" w:rsidRDefault="003C1E01" w:rsidP="00FB39DF">
      <w:pPr>
        <w:rPr>
          <w:ins w:id="343" w:author="DIEGO PÉREZ LAVARÍAS" w:date="2020-05-15T12:49:00Z"/>
        </w:rPr>
      </w:pPr>
      <w:ins w:id="344" w:author="DIEGO PÉREZ LAVARÍAS" w:date="2020-05-15T12:40:00Z">
        <w:r>
          <w:t xml:space="preserve">      [13] Kai OS. </w:t>
        </w:r>
        <w:r w:rsidRPr="003C1E01">
          <w:rPr>
            <w:rPrChange w:id="345" w:author="DIEGO PÉREZ LAVARÍAS" w:date="2020-05-15T12:40:00Z">
              <w:rPr/>
            </w:rPrChange>
          </w:rPr>
          <w:fldChar w:fldCharType="begin"/>
        </w:r>
        <w:r w:rsidRPr="003C1E01">
          <w:instrText xml:space="preserve"> HYPERLINK "https://www.kaiostech.com" </w:instrText>
        </w:r>
        <w:r w:rsidRPr="003C1E01">
          <w:rPr>
            <w:rPrChange w:id="346" w:author="DIEGO PÉREZ LAVARÍAS" w:date="2020-05-15T12:40:00Z">
              <w:rPr/>
            </w:rPrChange>
          </w:rPr>
          <w:fldChar w:fldCharType="separate"/>
        </w:r>
        <w:r w:rsidRPr="003C1E01">
          <w:rPr>
            <w:rStyle w:val="Hipervnculo"/>
            <w:u w:val="none"/>
            <w:rPrChange w:id="347" w:author="DIEGO PÉREZ LAVARÍAS" w:date="2020-05-15T12:40:00Z">
              <w:rPr>
                <w:rStyle w:val="Hipervnculo"/>
              </w:rPr>
            </w:rPrChange>
          </w:rPr>
          <w:t>https://www.kaiostech.com</w:t>
        </w:r>
        <w:r w:rsidRPr="003C1E01">
          <w:rPr>
            <w:rPrChange w:id="348" w:author="DIEGO PÉREZ LAVARÍAS" w:date="2020-05-15T12:40:00Z">
              <w:rPr/>
            </w:rPrChange>
          </w:rPr>
          <w:fldChar w:fldCharType="end"/>
        </w:r>
        <w:r>
          <w:t xml:space="preserve"> </w:t>
        </w:r>
      </w:ins>
      <w:ins w:id="349" w:author="DIEGO PÉREZ LAVARÍAS" w:date="2020-05-15T12:42:00Z">
        <w:r w:rsidR="008622F7">
          <w:t>KaiOS Technologies Inc, EEUU.</w:t>
        </w:r>
      </w:ins>
    </w:p>
    <w:p w14:paraId="25ECB04E" w14:textId="043462F3" w:rsidR="00DA7EAC" w:rsidRDefault="00DA7EAC" w:rsidP="00FB39DF">
      <w:pPr>
        <w:rPr>
          <w:ins w:id="350" w:author="DIEGO PÉREZ LAVARÍAS" w:date="2020-05-15T12:49:00Z"/>
        </w:rPr>
      </w:pPr>
    </w:p>
    <w:p w14:paraId="68C4CA1C" w14:textId="1971F6BE" w:rsidR="00DA7EAC" w:rsidRDefault="00DA7EAC" w:rsidP="00FB39DF">
      <w:pPr>
        <w:rPr>
          <w:ins w:id="351" w:author="DIEGO PÉREZ LAVARÍAS" w:date="2020-05-15T12:52:00Z"/>
        </w:rPr>
      </w:pPr>
      <w:ins w:id="352" w:author="DIEGO PÉREZ LAVARÍAS" w:date="2020-05-15T12:49:00Z">
        <w:r>
          <w:t xml:space="preserve">      [14] Problemas entre Huawei y EEUU. </w:t>
        </w:r>
        <w:r w:rsidRPr="00DA7EAC">
          <w:rPr>
            <w:rPrChange w:id="353" w:author="DIEGO PÉREZ LAVARÍAS" w:date="2020-05-15T12:49:00Z">
              <w:rPr/>
            </w:rPrChange>
          </w:rPr>
          <w:fldChar w:fldCharType="begin"/>
        </w:r>
        <w:r w:rsidRPr="00DA7EAC">
          <w:instrText xml:space="preserve"> HYPERLINK "</w:instrText>
        </w:r>
        <w:r w:rsidRPr="00DA7EAC">
          <w:rPr>
            <w:rPrChange w:id="354" w:author="DIEGO PÉREZ LAVARÍAS" w:date="2020-05-15T12:49:00Z">
              <w:rPr>
                <w:rStyle w:val="Hipervnculo"/>
              </w:rPr>
            </w:rPrChange>
          </w:rPr>
          <w:instrText>https://rpp.pe/tecnologia/moviles/huawei-esto-es-lo-</w:instrText>
        </w:r>
        <w:r w:rsidRPr="00DA7EAC">
          <w:rPr>
            <w:rPrChange w:id="355" w:author="DIEGO PÉREZ LAVARÍAS" w:date="2020-05-15T12:49:00Z">
              <w:rPr>
                <w:rStyle w:val="Hipervnculo"/>
              </w:rPr>
            </w:rPrChange>
          </w:rPr>
          <w:tab/>
          <w:instrText>que-debes-saber-del-caso-huawei-con-google-android-y-estados-unidos-noticia-</w:instrText>
        </w:r>
        <w:r w:rsidRPr="00DA7EAC">
          <w:rPr>
            <w:rPrChange w:id="356" w:author="DIEGO PÉREZ LAVARÍAS" w:date="2020-05-15T12:49:00Z">
              <w:rPr>
                <w:rStyle w:val="Hipervnculo"/>
              </w:rPr>
            </w:rPrChange>
          </w:rPr>
          <w:tab/>
          <w:instrText>1198645</w:instrText>
        </w:r>
        <w:r w:rsidRPr="00DA7EAC">
          <w:instrText xml:space="preserve">" </w:instrText>
        </w:r>
        <w:r w:rsidRPr="00DA7EAC">
          <w:rPr>
            <w:rPrChange w:id="357" w:author="DIEGO PÉREZ LAVARÍAS" w:date="2020-05-15T12:49:00Z">
              <w:rPr/>
            </w:rPrChange>
          </w:rPr>
          <w:fldChar w:fldCharType="separate"/>
        </w:r>
        <w:r w:rsidRPr="00DA7EAC">
          <w:rPr>
            <w:rStyle w:val="Hipervnculo"/>
            <w:u w:val="none"/>
            <w:rPrChange w:id="358" w:author="DIEGO PÉREZ LAVARÍAS" w:date="2020-05-15T12:49:00Z">
              <w:rPr>
                <w:rStyle w:val="Hipervnculo"/>
              </w:rPr>
            </w:rPrChange>
          </w:rPr>
          <w:t>https://rpp.pe/tecnologia/moviles/huawei-esto-es-lo-</w:t>
        </w:r>
        <w:r w:rsidRPr="00DA7EAC">
          <w:rPr>
            <w:rStyle w:val="Hipervnculo"/>
            <w:u w:val="none"/>
            <w:rPrChange w:id="359" w:author="DIEGO PÉREZ LAVARÍAS" w:date="2020-05-15T12:49:00Z">
              <w:rPr>
                <w:rStyle w:val="Hipervnculo"/>
              </w:rPr>
            </w:rPrChange>
          </w:rPr>
          <w:tab/>
          <w:t>que-debes-saber-del-caso-huawei-con-google-android-y-estados-unidos-noticia-</w:t>
        </w:r>
        <w:r w:rsidRPr="00DA7EAC">
          <w:rPr>
            <w:rStyle w:val="Hipervnculo"/>
            <w:u w:val="none"/>
            <w:rPrChange w:id="360" w:author="DIEGO PÉREZ LAVARÍAS" w:date="2020-05-15T12:49:00Z">
              <w:rPr>
                <w:rStyle w:val="Hipervnculo"/>
              </w:rPr>
            </w:rPrChange>
          </w:rPr>
          <w:tab/>
          <w:t>1198645</w:t>
        </w:r>
        <w:r w:rsidRPr="00DA7EAC">
          <w:rPr>
            <w:rPrChange w:id="361" w:author="DIEGO PÉREZ LAVARÍAS" w:date="2020-05-15T12:49:00Z">
              <w:rPr/>
            </w:rPrChange>
          </w:rPr>
          <w:fldChar w:fldCharType="end"/>
        </w:r>
        <w:r w:rsidRPr="00DA7EAC">
          <w:t xml:space="preserve"> </w:t>
        </w:r>
      </w:ins>
    </w:p>
    <w:p w14:paraId="441388B3" w14:textId="3C702547" w:rsidR="003B13E2" w:rsidRDefault="003B13E2" w:rsidP="00FB39DF">
      <w:pPr>
        <w:rPr>
          <w:ins w:id="362" w:author="DIEGO PÉREZ LAVARÍAS" w:date="2020-05-15T12:52:00Z"/>
        </w:rPr>
      </w:pPr>
    </w:p>
    <w:p w14:paraId="3552DE00" w14:textId="46B3AE56" w:rsidR="003B13E2" w:rsidRDefault="003B13E2">
      <w:pPr>
        <w:jc w:val="left"/>
        <w:rPr>
          <w:ins w:id="363" w:author="DIEGO PÉREZ LAVARÍAS" w:date="2020-05-15T16:13:00Z"/>
        </w:rPr>
      </w:pPr>
      <w:ins w:id="364" w:author="DIEGO PÉREZ LAVARÍAS" w:date="2020-05-15T12:52:00Z">
        <w:r>
          <w:t xml:space="preserve">      [15] Cuota de mercado de </w:t>
        </w:r>
        <w:r w:rsidRPr="00B24620">
          <w:rPr>
            <w:i/>
            <w:iCs/>
            <w:rPrChange w:id="365" w:author="DIEGO PÉREZ LAVARÍAS" w:date="2020-05-15T12:53:00Z">
              <w:rPr/>
            </w:rPrChange>
          </w:rPr>
          <w:t>smartphones</w:t>
        </w:r>
        <w:r>
          <w:t xml:space="preserve"> por marca</w:t>
        </w:r>
      </w:ins>
      <w:ins w:id="366" w:author="DIEGO PÉREZ LAVARÍAS" w:date="2020-05-15T12:53:00Z">
        <w:r w:rsidR="007A053E">
          <w:t>, 2019.</w:t>
        </w:r>
      </w:ins>
      <w:ins w:id="367" w:author="DIEGO PÉREZ LAVARÍAS" w:date="2020-05-15T12:52:00Z">
        <w:r>
          <w:t xml:space="preserve"> </w:t>
        </w:r>
        <w:r>
          <w:tab/>
        </w:r>
      </w:ins>
      <w:ins w:id="368" w:author="DIEGO PÉREZ LAVARÍAS" w:date="2020-05-15T12:53:00Z">
        <w:r w:rsidRPr="003B13E2">
          <w:rPr>
            <w:rPrChange w:id="369" w:author="DIEGO PÉREZ LAVARÍAS" w:date="2020-05-15T12:53:00Z">
              <w:rPr/>
            </w:rPrChange>
          </w:rPr>
          <w:fldChar w:fldCharType="begin"/>
        </w:r>
        <w:r w:rsidRPr="003B13E2">
          <w:instrText xml:space="preserve"> HYPERLINK "</w:instrText>
        </w:r>
      </w:ins>
      <w:ins w:id="370" w:author="DIEGO PÉREZ LAVARÍAS" w:date="2020-05-15T12:52:00Z">
        <w:r w:rsidRPr="003B13E2">
          <w:rPr>
            <w:rPrChange w:id="371" w:author="DIEGO PÉREZ LAVARÍAS" w:date="2020-05-15T12:53:00Z">
              <w:rPr>
                <w:rStyle w:val="Hipervnculo"/>
                <w:u w:val="none"/>
              </w:rPr>
            </w:rPrChange>
          </w:rPr>
          <w:instrText>https://www.counterpointresearch.com/global-smartphone-share/</w:instrText>
        </w:r>
      </w:ins>
      <w:ins w:id="372" w:author="DIEGO PÉREZ LAVARÍAS" w:date="2020-05-15T12:53:00Z">
        <w:r w:rsidRPr="003B13E2">
          <w:instrText xml:space="preserve">" </w:instrText>
        </w:r>
        <w:r w:rsidRPr="003B13E2">
          <w:rPr>
            <w:rPrChange w:id="373" w:author="DIEGO PÉREZ LAVARÍAS" w:date="2020-05-15T12:53:00Z">
              <w:rPr/>
            </w:rPrChange>
          </w:rPr>
          <w:fldChar w:fldCharType="separate"/>
        </w:r>
      </w:ins>
      <w:ins w:id="374" w:author="DIEGO PÉREZ LAVARÍAS" w:date="2020-05-15T12:52:00Z">
        <w:r w:rsidRPr="003B13E2">
          <w:rPr>
            <w:rStyle w:val="Hipervnculo"/>
            <w:u w:val="none"/>
          </w:rPr>
          <w:t>https://www.counterpointresearch.com/global-smartphone-share/</w:t>
        </w:r>
      </w:ins>
      <w:ins w:id="375" w:author="DIEGO PÉREZ LAVARÍAS" w:date="2020-05-15T12:53:00Z">
        <w:r w:rsidRPr="003B13E2">
          <w:rPr>
            <w:rPrChange w:id="376" w:author="DIEGO PÉREZ LAVARÍAS" w:date="2020-05-15T12:53:00Z">
              <w:rPr/>
            </w:rPrChange>
          </w:rPr>
          <w:fldChar w:fldCharType="end"/>
        </w:r>
      </w:ins>
      <w:ins w:id="377" w:author="DIEGO PÉREZ LAVARÍAS" w:date="2020-05-15T12:52:00Z">
        <w:r>
          <w:t xml:space="preserve"> </w:t>
        </w:r>
      </w:ins>
    </w:p>
    <w:p w14:paraId="7633EA50" w14:textId="40B0ED6F" w:rsidR="00BD33D8" w:rsidRDefault="00BD33D8">
      <w:pPr>
        <w:jc w:val="left"/>
        <w:rPr>
          <w:ins w:id="378" w:author="DIEGO PÉREZ LAVARÍAS" w:date="2020-05-15T16:13:00Z"/>
        </w:rPr>
      </w:pPr>
    </w:p>
    <w:p w14:paraId="5E91843A" w14:textId="7EFADA2C" w:rsidR="00BD33D8" w:rsidRDefault="00BD33D8">
      <w:pPr>
        <w:jc w:val="left"/>
        <w:rPr>
          <w:ins w:id="379" w:author="DIEGO PÉREZ LAVARÍAS" w:date="2020-05-15T16:13:00Z"/>
        </w:rPr>
      </w:pPr>
      <w:ins w:id="380" w:author="DIEGO PÉREZ LAVARÍAS" w:date="2020-05-15T16:13:00Z">
        <w:r>
          <w:t xml:space="preserve">      [16] Informe Anual 201</w:t>
        </w:r>
      </w:ins>
      <w:ins w:id="381" w:author="DIEGO PÉREZ LAVARÍAS" w:date="2020-05-15T16:16:00Z">
        <w:r w:rsidR="00825D39">
          <w:t>9.</w:t>
        </w:r>
      </w:ins>
      <w:ins w:id="382" w:author="DIEGO PÉREZ LAVARÍAS" w:date="2020-05-15T16:13:00Z">
        <w:r>
          <w:t xml:space="preserve"> Dispositivos y comunicaciones móviles, CCN-CERT</w:t>
        </w:r>
      </w:ins>
    </w:p>
    <w:p w14:paraId="6E3860C0" w14:textId="6C5F2B5C" w:rsidR="00BD33D8" w:rsidRPr="001F74F7" w:rsidRDefault="00825D39">
      <w:pPr>
        <w:jc w:val="left"/>
        <w:rPr>
          <w:rPrChange w:id="383" w:author="DIEGO PÉREZ LAVARÍAS" w:date="2020-05-16T11:49:00Z">
            <w:rPr/>
          </w:rPrChange>
        </w:rPr>
        <w:pPrChange w:id="384" w:author="DIEGO PÉREZ LAVARÍAS" w:date="2020-05-15T12:52:00Z">
          <w:pPr/>
        </w:pPrChange>
      </w:pPr>
      <w:ins w:id="385" w:author="DIEGO PÉREZ LAVARÍAS" w:date="2020-05-15T16:16:00Z">
        <w:r>
          <w:tab/>
        </w:r>
        <w:r w:rsidR="00C602AC" w:rsidRPr="001F74F7">
          <w:rPr>
            <w:rPrChange w:id="386" w:author="DIEGO PÉREZ LAVARÍAS" w:date="2020-05-16T11:49:00Z">
              <w:rPr/>
            </w:rPrChange>
          </w:rPr>
          <w:fldChar w:fldCharType="begin"/>
        </w:r>
        <w:r w:rsidR="00C602AC" w:rsidRPr="001F74F7">
          <w:rPr>
            <w:rPrChange w:id="387" w:author="DIEGO PÉREZ LAVARÍAS" w:date="2020-05-16T11:49:00Z">
              <w:rPr/>
            </w:rPrChange>
          </w:rPr>
          <w:instrText xml:space="preserve"> HYPERLINK "</w:instrText>
        </w:r>
        <w:r w:rsidR="00C602AC" w:rsidRPr="001F74F7">
          <w:rPr>
            <w:rPrChange w:id="388" w:author="DIEGO PÉREZ LAVARÍAS" w:date="2020-05-16T11:49:00Z">
              <w:rPr>
                <w:rStyle w:val="Hipervnculo"/>
              </w:rPr>
            </w:rPrChange>
          </w:rPr>
          <w:instrText>https://www.ccn-cert.cni.es/informes/informes-ccn-cert-publicos/4625-ccn-cert-ia-03-</w:instrText>
        </w:r>
        <w:r w:rsidR="00C602AC" w:rsidRPr="001F74F7">
          <w:rPr>
            <w:rPrChange w:id="389" w:author="DIEGO PÉREZ LAVARÍAS" w:date="2020-05-16T11:49:00Z">
              <w:rPr>
                <w:rStyle w:val="Hipervnculo"/>
              </w:rPr>
            </w:rPrChange>
          </w:rPr>
          <w:tab/>
          <w:instrText>20-informe-anual-2019-dispositivos-y-comunicaciones-moviles-1/file.html</w:instrText>
        </w:r>
        <w:r w:rsidR="00C602AC" w:rsidRPr="001F74F7">
          <w:rPr>
            <w:rPrChange w:id="390" w:author="DIEGO PÉREZ LAVARÍAS" w:date="2020-05-16T11:49:00Z">
              <w:rPr/>
            </w:rPrChange>
          </w:rPr>
          <w:instrText xml:space="preserve">" </w:instrText>
        </w:r>
        <w:r w:rsidR="00C602AC" w:rsidRPr="001F74F7">
          <w:rPr>
            <w:rPrChange w:id="391" w:author="DIEGO PÉREZ LAVARÍAS" w:date="2020-05-16T11:49:00Z">
              <w:rPr/>
            </w:rPrChange>
          </w:rPr>
          <w:fldChar w:fldCharType="separate"/>
        </w:r>
        <w:r w:rsidR="00C602AC" w:rsidRPr="001F74F7">
          <w:rPr>
            <w:rStyle w:val="Hipervnculo"/>
            <w:u w:val="none"/>
            <w:rPrChange w:id="392" w:author="DIEGO PÉREZ LAVARÍAS" w:date="2020-05-16T11:49:00Z">
              <w:rPr>
                <w:rStyle w:val="Hipervnculo"/>
              </w:rPr>
            </w:rPrChange>
          </w:rPr>
          <w:t>https://www.ccn-cert.cni.es/informes/informes-ccn-cert-publicos/4625-ccn-cert-ia-03-</w:t>
        </w:r>
        <w:r w:rsidR="00C602AC" w:rsidRPr="001F74F7">
          <w:rPr>
            <w:rStyle w:val="Hipervnculo"/>
            <w:u w:val="none"/>
            <w:rPrChange w:id="393" w:author="DIEGO PÉREZ LAVARÍAS" w:date="2020-05-16T11:49:00Z">
              <w:rPr>
                <w:rStyle w:val="Hipervnculo"/>
              </w:rPr>
            </w:rPrChange>
          </w:rPr>
          <w:tab/>
          <w:t>20-informe-anual-2019-dispositivos-y-comunicaciones-moviles-1/file.html</w:t>
        </w:r>
        <w:r w:rsidR="00C602AC" w:rsidRPr="001F74F7">
          <w:rPr>
            <w:rPrChange w:id="394" w:author="DIEGO PÉREZ LAVARÍAS" w:date="2020-05-16T11:49:00Z">
              <w:rPr/>
            </w:rPrChange>
          </w:rPr>
          <w:fldChar w:fldCharType="end"/>
        </w:r>
        <w:r w:rsidRPr="001F74F7">
          <w:rPr>
            <w:rPrChange w:id="395" w:author="DIEGO PÉREZ LAVARÍAS" w:date="2020-05-16T11:49:00Z">
              <w:rPr/>
            </w:rPrChange>
          </w:rPr>
          <w:t xml:space="preserve"> </w:t>
        </w:r>
      </w:ins>
    </w:p>
    <w:sectPr w:rsidR="00BD33D8" w:rsidRPr="001F74F7" w:rsidSect="00ED547E">
      <w:type w:val="continuous"/>
      <w:pgSz w:w="11906" w:h="16838"/>
      <w:pgMar w:top="1417" w:right="1701" w:bottom="1417" w:left="1701" w:header="1134"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564218" w14:textId="77777777" w:rsidR="002351D9" w:rsidRDefault="002351D9" w:rsidP="0053490C">
      <w:pPr>
        <w:spacing w:before="0"/>
      </w:pPr>
      <w:r>
        <w:separator/>
      </w:r>
    </w:p>
  </w:endnote>
  <w:endnote w:type="continuationSeparator" w:id="0">
    <w:p w14:paraId="4F6EF727" w14:textId="77777777" w:rsidR="002351D9" w:rsidRDefault="002351D9" w:rsidP="0053490C">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M Roman 10">
    <w:panose1 w:val="00000500000000000000"/>
    <w:charset w:val="00"/>
    <w:family w:val="modern"/>
    <w:notTrueType/>
    <w:pitch w:val="variable"/>
    <w:sig w:usb0="20000007" w:usb1="00000000" w:usb2="00000000" w:usb3="00000000" w:csb0="00000193"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2467C8" w14:textId="77777777" w:rsidR="000002EC" w:rsidRPr="00ED547E" w:rsidRDefault="000002EC" w:rsidP="00ED547E">
    <w:pPr>
      <w:pStyle w:val="Piedepgina"/>
      <w:ind w:left="-1134"/>
      <w:jc w:val="left"/>
      <w:rPr>
        <w:rFonts w:ascii="Arial" w:eastAsia="Arial" w:hAnsi="Arial" w:cs="Arial"/>
        <w:b/>
        <w:bCs/>
        <w:spacing w:val="1"/>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CABA48" w14:textId="77777777" w:rsidR="000002EC" w:rsidRPr="00ED547E" w:rsidRDefault="000002EC"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noProof/>
        <w:spacing w:val="1"/>
        <w:sz w:val="14"/>
        <w:szCs w:val="14"/>
      </w:rPr>
      <w:drawing>
        <wp:anchor distT="0" distB="0" distL="114300" distR="114300" simplePos="0" relativeHeight="251662336" behindDoc="1" locked="0" layoutInCell="1" allowOverlap="1" wp14:anchorId="21BFA325" wp14:editId="4FE28188">
          <wp:simplePos x="0" y="0"/>
          <wp:positionH relativeFrom="page">
            <wp:posOffset>3870412</wp:posOffset>
          </wp:positionH>
          <wp:positionV relativeFrom="paragraph">
            <wp:posOffset>13970</wp:posOffset>
          </wp:positionV>
          <wp:extent cx="2910840" cy="812165"/>
          <wp:effectExtent l="0" t="0" r="3810" b="6985"/>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10840" cy="8121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scuela </w:t>
    </w:r>
    <w:r w:rsidRPr="007521B8">
      <w:rPr>
        <w:rFonts w:ascii="Arial" w:eastAsia="Arial" w:hAnsi="Arial" w:cs="Arial"/>
        <w:spacing w:val="1"/>
        <w:sz w:val="14"/>
        <w:szCs w:val="14"/>
      </w:rPr>
      <w:t>T</w:t>
    </w:r>
    <w:r w:rsidRPr="00ED547E">
      <w:rPr>
        <w:rFonts w:ascii="Arial" w:eastAsia="Arial" w:hAnsi="Arial" w:cs="Arial"/>
        <w:spacing w:val="1"/>
        <w:sz w:val="14"/>
        <w:szCs w:val="14"/>
      </w:rPr>
      <w:t>écnica Superior de Ingeniería de Telecomunicación</w:t>
    </w:r>
  </w:p>
  <w:p w14:paraId="79591DDE" w14:textId="77777777" w:rsidR="000002EC" w:rsidRPr="00ED547E" w:rsidRDefault="000002EC" w:rsidP="009633C1">
    <w:pPr>
      <w:spacing w:before="0" w:line="200" w:lineRule="exact"/>
      <w:ind w:left="-567"/>
      <w:jc w:val="left"/>
      <w:rPr>
        <w:rFonts w:ascii="Arial" w:eastAsia="Arial" w:hAnsi="Arial" w:cs="Arial"/>
        <w:spacing w:val="1"/>
        <w:sz w:val="14"/>
        <w:szCs w:val="14"/>
      </w:rPr>
    </w:pPr>
    <w:r w:rsidRPr="00ED547E">
      <w:rPr>
        <w:rFonts w:ascii="Arial" w:eastAsia="Arial" w:hAnsi="Arial" w:cs="Arial"/>
        <w:spacing w:val="1"/>
        <w:sz w:val="14"/>
        <w:szCs w:val="14"/>
      </w:rPr>
      <w:t xml:space="preserve">Universitat </w:t>
    </w:r>
    <w:r w:rsidRPr="007521B8">
      <w:rPr>
        <w:rFonts w:ascii="Arial" w:eastAsia="Arial" w:hAnsi="Arial" w:cs="Arial"/>
        <w:spacing w:val="1"/>
        <w:sz w:val="14"/>
        <w:szCs w:val="14"/>
      </w:rPr>
      <w:t>P</w:t>
    </w:r>
    <w:r w:rsidRPr="00ED547E">
      <w:rPr>
        <w:rFonts w:ascii="Arial" w:eastAsia="Arial" w:hAnsi="Arial" w:cs="Arial"/>
        <w:spacing w:val="1"/>
        <w:sz w:val="14"/>
        <w:szCs w:val="14"/>
      </w:rPr>
      <w:t>olitècnica de València</w:t>
    </w:r>
  </w:p>
  <w:p w14:paraId="6ADBC9F4" w14:textId="77777777" w:rsidR="000002EC" w:rsidRPr="00ED547E" w:rsidRDefault="000002EC" w:rsidP="009633C1">
    <w:pPr>
      <w:spacing w:before="0" w:line="200" w:lineRule="exact"/>
      <w:ind w:left="-567"/>
      <w:jc w:val="left"/>
      <w:rPr>
        <w:rFonts w:ascii="Arial" w:eastAsia="Arial" w:hAnsi="Arial" w:cs="Arial"/>
        <w:spacing w:val="1"/>
        <w:sz w:val="14"/>
        <w:szCs w:val="14"/>
      </w:rPr>
    </w:pPr>
    <w:r w:rsidRPr="007521B8">
      <w:rPr>
        <w:rFonts w:ascii="Arial" w:eastAsia="Arial" w:hAnsi="Arial" w:cs="Arial"/>
        <w:spacing w:val="1"/>
        <w:sz w:val="14"/>
        <w:szCs w:val="14"/>
      </w:rPr>
      <w:t>E</w:t>
    </w:r>
    <w:r w:rsidRPr="00ED547E">
      <w:rPr>
        <w:rFonts w:ascii="Arial" w:eastAsia="Arial" w:hAnsi="Arial" w:cs="Arial"/>
        <w:spacing w:val="1"/>
        <w:sz w:val="14"/>
        <w:szCs w:val="14"/>
      </w:rPr>
      <w:t xml:space="preserve">dificio 4D. Camino de </w:t>
    </w:r>
    <w:r w:rsidRPr="007521B8">
      <w:rPr>
        <w:rFonts w:ascii="Arial" w:eastAsia="Arial" w:hAnsi="Arial" w:cs="Arial"/>
        <w:spacing w:val="1"/>
        <w:sz w:val="14"/>
        <w:szCs w:val="14"/>
      </w:rPr>
      <w:t>V</w:t>
    </w:r>
    <w:r w:rsidRPr="00ED547E">
      <w:rPr>
        <w:rFonts w:ascii="Arial" w:eastAsia="Arial" w:hAnsi="Arial" w:cs="Arial"/>
        <w:spacing w:val="1"/>
        <w:sz w:val="14"/>
        <w:szCs w:val="14"/>
      </w:rPr>
      <w:t xml:space="preserve">era, s/n, 46022 </w:t>
    </w:r>
    <w:r w:rsidRPr="007521B8">
      <w:rPr>
        <w:rFonts w:ascii="Arial" w:eastAsia="Arial" w:hAnsi="Arial" w:cs="Arial"/>
        <w:spacing w:val="1"/>
        <w:sz w:val="14"/>
        <w:szCs w:val="14"/>
      </w:rPr>
      <w:t>V</w:t>
    </w:r>
    <w:r w:rsidRPr="00ED547E">
      <w:rPr>
        <w:rFonts w:ascii="Arial" w:eastAsia="Arial" w:hAnsi="Arial" w:cs="Arial"/>
        <w:spacing w:val="1"/>
        <w:sz w:val="14"/>
        <w:szCs w:val="14"/>
      </w:rPr>
      <w:t>alencia</w:t>
    </w:r>
  </w:p>
  <w:p w14:paraId="0CDF7CAC" w14:textId="77777777" w:rsidR="000002EC" w:rsidRDefault="000002EC" w:rsidP="00807D57">
    <w:pPr>
      <w:spacing w:before="0" w:line="200" w:lineRule="exact"/>
      <w:ind w:left="-567"/>
      <w:jc w:val="left"/>
      <w:rPr>
        <w:rFonts w:ascii="Arial" w:eastAsia="Arial" w:hAnsi="Arial" w:cs="Arial"/>
        <w:spacing w:val="1"/>
        <w:sz w:val="14"/>
        <w:szCs w:val="14"/>
      </w:rPr>
    </w:pPr>
    <w:r>
      <w:rPr>
        <w:rFonts w:ascii="Arial" w:eastAsia="Arial" w:hAnsi="Arial" w:cs="Arial"/>
        <w:spacing w:val="1"/>
        <w:sz w:val="14"/>
        <w:szCs w:val="14"/>
      </w:rPr>
      <w:t>T</w:t>
    </w:r>
    <w:r w:rsidRPr="00ED547E">
      <w:rPr>
        <w:rFonts w:ascii="Arial" w:eastAsia="Arial" w:hAnsi="Arial" w:cs="Arial"/>
        <w:spacing w:val="1"/>
        <w:sz w:val="14"/>
        <w:szCs w:val="14"/>
      </w:rPr>
      <w:t xml:space="preserve">el. +34 96 387 71 90, ext. 77190 </w:t>
    </w:r>
  </w:p>
  <w:p w14:paraId="74BE7CAB" w14:textId="77777777" w:rsidR="000002EC" w:rsidRPr="00581C14" w:rsidRDefault="000002EC" w:rsidP="009633C1">
    <w:pPr>
      <w:pStyle w:val="Piedepgina"/>
      <w:ind w:left="-567"/>
    </w:pPr>
    <w:hyperlink r:id="rId2">
      <w:r>
        <w:rPr>
          <w:rFonts w:ascii="Arial" w:eastAsia="Arial" w:hAnsi="Arial" w:cs="Arial"/>
          <w:b/>
          <w:bCs/>
          <w:spacing w:val="1"/>
          <w:sz w:val="20"/>
          <w:szCs w:val="20"/>
        </w:rPr>
        <w:t>ww</w:t>
      </w:r>
      <w:r>
        <w:rPr>
          <w:rFonts w:ascii="Arial" w:eastAsia="Arial" w:hAnsi="Arial" w:cs="Arial"/>
          <w:b/>
          <w:bCs/>
          <w:spacing w:val="4"/>
          <w:sz w:val="20"/>
          <w:szCs w:val="20"/>
        </w:rPr>
        <w:t>w</w:t>
      </w:r>
      <w:r>
        <w:rPr>
          <w:rFonts w:ascii="Arial" w:eastAsia="Arial" w:hAnsi="Arial" w:cs="Arial"/>
          <w:b/>
          <w:bCs/>
          <w:sz w:val="20"/>
          <w:szCs w:val="20"/>
        </w:rPr>
        <w:t>.e</w:t>
      </w:r>
      <w:r>
        <w:rPr>
          <w:rFonts w:ascii="Arial" w:eastAsia="Arial" w:hAnsi="Arial" w:cs="Arial"/>
          <w:b/>
          <w:bCs/>
          <w:spacing w:val="1"/>
          <w:sz w:val="20"/>
          <w:szCs w:val="20"/>
        </w:rPr>
        <w:t>t</w:t>
      </w:r>
      <w:r>
        <w:rPr>
          <w:rFonts w:ascii="Arial" w:eastAsia="Arial" w:hAnsi="Arial" w:cs="Arial"/>
          <w:b/>
          <w:bCs/>
          <w:sz w:val="20"/>
          <w:szCs w:val="20"/>
        </w:rPr>
        <w:t>si</w:t>
      </w:r>
      <w:r>
        <w:rPr>
          <w:rFonts w:ascii="Arial" w:eastAsia="Arial" w:hAnsi="Arial" w:cs="Arial"/>
          <w:b/>
          <w:bCs/>
          <w:spacing w:val="1"/>
          <w:sz w:val="20"/>
          <w:szCs w:val="20"/>
        </w:rPr>
        <w:t>t</w:t>
      </w:r>
      <w:r>
        <w:rPr>
          <w:rFonts w:ascii="Arial" w:eastAsia="Arial" w:hAnsi="Arial" w:cs="Arial"/>
          <w:b/>
          <w:bCs/>
          <w:sz w:val="20"/>
          <w:szCs w:val="20"/>
        </w:rPr>
        <w:t>.</w:t>
      </w:r>
      <w:r>
        <w:rPr>
          <w:rFonts w:ascii="Arial" w:eastAsia="Arial" w:hAnsi="Arial" w:cs="Arial"/>
          <w:b/>
          <w:bCs/>
          <w:spacing w:val="1"/>
          <w:sz w:val="20"/>
          <w:szCs w:val="20"/>
        </w:rPr>
        <w:t>u</w:t>
      </w:r>
      <w:r>
        <w:rPr>
          <w:rFonts w:ascii="Arial" w:eastAsia="Arial" w:hAnsi="Arial" w:cs="Arial"/>
          <w:b/>
          <w:bCs/>
          <w:spacing w:val="-2"/>
          <w:sz w:val="20"/>
          <w:szCs w:val="20"/>
        </w:rPr>
        <w:t>p</w:t>
      </w:r>
      <w:r>
        <w:rPr>
          <w:rFonts w:ascii="Arial" w:eastAsia="Arial" w:hAnsi="Arial" w:cs="Arial"/>
          <w:b/>
          <w:bCs/>
          <w:spacing w:val="2"/>
          <w:sz w:val="20"/>
          <w:szCs w:val="20"/>
        </w:rPr>
        <w:t>v</w:t>
      </w:r>
      <w:r>
        <w:rPr>
          <w:rFonts w:ascii="Arial" w:eastAsia="Arial" w:hAnsi="Arial" w:cs="Arial"/>
          <w:b/>
          <w:bCs/>
          <w:sz w:val="20"/>
          <w:szCs w:val="20"/>
        </w:rPr>
        <w:t>.es</w:t>
      </w:r>
    </w:hyperlink>
  </w:p>
  <w:p w14:paraId="4AC19013" w14:textId="77777777" w:rsidR="000002EC" w:rsidRDefault="000002EC" w:rsidP="009633C1">
    <w:pPr>
      <w:pStyle w:val="Piedepgina"/>
      <w:tabs>
        <w:tab w:val="clear" w:pos="4252"/>
        <w:tab w:val="clear" w:pos="8504"/>
        <w:tab w:val="left" w:pos="5909"/>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17526460"/>
      <w:docPartObj>
        <w:docPartGallery w:val="Page Numbers (Bottom of Page)"/>
        <w:docPartUnique/>
      </w:docPartObj>
    </w:sdtPr>
    <w:sdtContent>
      <w:p w14:paraId="4F5EF001" w14:textId="77777777" w:rsidR="000002EC" w:rsidRDefault="000002EC">
        <w:pPr>
          <w:pStyle w:val="Piedepgina"/>
          <w:jc w:val="right"/>
        </w:pPr>
        <w:r>
          <w:fldChar w:fldCharType="begin"/>
        </w:r>
        <w:r>
          <w:instrText>PAGE   \* MERGEFORMAT</w:instrText>
        </w:r>
        <w:r>
          <w:fldChar w:fldCharType="separate"/>
        </w:r>
        <w:r>
          <w:rPr>
            <w:noProof/>
          </w:rPr>
          <w:t>2</w:t>
        </w:r>
        <w:r>
          <w:fldChar w:fldCharType="end"/>
        </w:r>
      </w:p>
    </w:sdtContent>
  </w:sdt>
  <w:p w14:paraId="082A28B7" w14:textId="77777777" w:rsidR="000002EC" w:rsidRDefault="000002EC">
    <w:pPr>
      <w:pStyle w:val="Piedepgina"/>
    </w:pPr>
  </w:p>
  <w:p w14:paraId="5468997E" w14:textId="77777777" w:rsidR="000002EC" w:rsidRDefault="000002E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7BAD37" w14:textId="77777777" w:rsidR="002351D9" w:rsidRDefault="002351D9" w:rsidP="0053490C">
      <w:pPr>
        <w:spacing w:before="0"/>
      </w:pPr>
      <w:r>
        <w:separator/>
      </w:r>
    </w:p>
  </w:footnote>
  <w:footnote w:type="continuationSeparator" w:id="0">
    <w:p w14:paraId="146FCCD8" w14:textId="77777777" w:rsidR="002351D9" w:rsidRDefault="002351D9" w:rsidP="0053490C">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696733" w14:textId="77777777" w:rsidR="000002EC" w:rsidRDefault="000002EC" w:rsidP="00425B73">
    <w:pPr>
      <w:pStyle w:val="Encabezado"/>
      <w:ind w:right="-580"/>
    </w:pPr>
    <w:r w:rsidRPr="00A157F5">
      <w:rPr>
        <w:noProof/>
      </w:rPr>
      <w:drawing>
        <wp:anchor distT="0" distB="0" distL="114300" distR="114300" simplePos="0" relativeHeight="251660288" behindDoc="0" locked="0" layoutInCell="1" allowOverlap="1" wp14:anchorId="2DD67441" wp14:editId="1736A281">
          <wp:simplePos x="0" y="0"/>
          <wp:positionH relativeFrom="column">
            <wp:posOffset>4515945</wp:posOffset>
          </wp:positionH>
          <wp:positionV relativeFrom="paragraph">
            <wp:posOffset>-294289</wp:posOffset>
          </wp:positionV>
          <wp:extent cx="1214120" cy="425450"/>
          <wp:effectExtent l="0" t="0" r="508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2604ED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36.7pt;margin-top:-29.3pt;width:137.8pt;height:49.65pt;z-index:251659264;mso-position-horizontal-relative:text;mso-position-vertical-relative:text">
          <v:imagedata r:id="rId2" o:title="marca_UPV_principal_negro300"/>
        </v:shape>
      </w:pict>
    </w:r>
    <w:r>
      <w:rPr>
        <w:sz w:val="20"/>
      </w:rPr>
      <w:t xml:space="preserve">   </w:t>
    </w:r>
    <w:r>
      <w:t xml:space="preserve">                                                                                                                                                          </w:t>
    </w:r>
  </w:p>
  <w:p w14:paraId="18A90099" w14:textId="77777777" w:rsidR="000002EC" w:rsidRDefault="000002EC">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A472D4" w14:textId="77777777" w:rsidR="000002EC" w:rsidRDefault="000002EC" w:rsidP="00ED547E">
    <w:pPr>
      <w:pStyle w:val="Encabezado"/>
      <w:ind w:right="-580"/>
    </w:pPr>
    <w:r w:rsidRPr="00A157F5">
      <w:rPr>
        <w:noProof/>
      </w:rPr>
      <w:drawing>
        <wp:anchor distT="0" distB="0" distL="114300" distR="114300" simplePos="0" relativeHeight="251665408" behindDoc="0" locked="0" layoutInCell="1" allowOverlap="1" wp14:anchorId="2626A15D" wp14:editId="33093158">
          <wp:simplePos x="0" y="0"/>
          <wp:positionH relativeFrom="column">
            <wp:posOffset>4515945</wp:posOffset>
          </wp:positionH>
          <wp:positionV relativeFrom="paragraph">
            <wp:posOffset>-294289</wp:posOffset>
          </wp:positionV>
          <wp:extent cx="1214120" cy="425450"/>
          <wp:effectExtent l="0" t="0" r="508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14120" cy="4254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02B6DE88" wp14:editId="3C83A78D">
          <wp:simplePos x="0" y="0"/>
          <wp:positionH relativeFrom="column">
            <wp:posOffset>-466090</wp:posOffset>
          </wp:positionH>
          <wp:positionV relativeFrom="paragraph">
            <wp:posOffset>-372110</wp:posOffset>
          </wp:positionV>
          <wp:extent cx="1750060" cy="630555"/>
          <wp:effectExtent l="0" t="0" r="2540" b="0"/>
          <wp:wrapNone/>
          <wp:docPr id="27" name="Imagen 27" descr="http://upvrenew.upv.es/perfiles/pas-pdi/imagenes/marca_UPV_principal_negro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upvrenew.upv.es/perfiles/pas-pdi/imagenes/marca_UPV_principal_negro300.png"/>
                  <pic:cNvPicPr>
                    <a:picLocks noChangeAspect="1" noChangeArrowheads="1"/>
                  </pic:cNvPicPr>
                </pic:nvPicPr>
                <pic:blipFill>
                  <a:blip r:embed="rId2" r:link="rId3">
                    <a:extLst>
                      <a:ext uri="{28A0092B-C50C-407E-A947-70E740481C1C}">
                        <a14:useLocalDpi xmlns:a14="http://schemas.microsoft.com/office/drawing/2010/main" val="0"/>
                      </a:ext>
                    </a:extLst>
                  </a:blip>
                  <a:srcRect/>
                  <a:stretch>
                    <a:fillRect/>
                  </a:stretch>
                </pic:blipFill>
                <pic:spPr bwMode="auto">
                  <a:xfrm>
                    <a:off x="0" y="0"/>
                    <a:ext cx="1750060" cy="63055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t xml:space="preserve">   </w:t>
    </w:r>
    <w:r>
      <w:t xml:space="preserve">                                                                                                                                                          </w:t>
    </w:r>
  </w:p>
  <w:p w14:paraId="64D60E06" w14:textId="77777777" w:rsidR="000002EC" w:rsidRDefault="000002E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47E8FB2C"/>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4D307BA0"/>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46C482D"/>
    <w:multiLevelType w:val="hybridMultilevel"/>
    <w:tmpl w:val="88F0E8B0"/>
    <w:lvl w:ilvl="0" w:tplc="68BEBEF0">
      <w:numFmt w:val="bullet"/>
      <w:lvlText w:val="-"/>
      <w:lvlJc w:val="left"/>
      <w:pPr>
        <w:ind w:left="720" w:hanging="360"/>
      </w:pPr>
      <w:rPr>
        <w:rFonts w:ascii="LM Roman 10" w:eastAsiaTheme="minorHAnsi" w:hAnsi="LM Roman 10"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4261B02"/>
    <w:multiLevelType w:val="hybridMultilevel"/>
    <w:tmpl w:val="A0C88644"/>
    <w:lvl w:ilvl="0" w:tplc="20861D7A">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8B55D9C"/>
    <w:multiLevelType w:val="hybridMultilevel"/>
    <w:tmpl w:val="CACA2948"/>
    <w:lvl w:ilvl="0" w:tplc="FC46A436">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733798"/>
    <w:multiLevelType w:val="hybridMultilevel"/>
    <w:tmpl w:val="35C420E6"/>
    <w:lvl w:ilvl="0" w:tplc="7A103C00">
      <w:start w:val="1"/>
      <w:numFmt w:val="decimal"/>
      <w:lvlText w:val="%1."/>
      <w:lvlJc w:val="left"/>
      <w:pPr>
        <w:ind w:left="720" w:hanging="360"/>
      </w:pPr>
    </w:lvl>
    <w:lvl w:ilvl="1" w:tplc="0C0A0019" w:tentative="1">
      <w:start w:val="1"/>
      <w:numFmt w:val="lowerLetter"/>
      <w:lvlText w:val="%2."/>
      <w:lvlJc w:val="left"/>
      <w:pPr>
        <w:ind w:left="1440" w:hanging="360"/>
      </w:pPr>
    </w:lvl>
    <w:lvl w:ilvl="2" w:tplc="EFE819E4">
      <w:start w:val="1"/>
      <w:numFmt w:val="decimal"/>
      <w:lvlText w:val="%3."/>
      <w:lvlJc w:val="left"/>
      <w:pPr>
        <w:ind w:left="2160" w:hanging="18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3AA32F6E"/>
    <w:multiLevelType w:val="multilevel"/>
    <w:tmpl w:val="AB240584"/>
    <w:lvl w:ilvl="0">
      <w:start w:val="1"/>
      <w:numFmt w:val="decimal"/>
      <w:pStyle w:val="Ttulo1"/>
      <w:lvlText w:val="Capítulo %1."/>
      <w:lvlJc w:val="left"/>
      <w:pPr>
        <w:ind w:left="360" w:hanging="360"/>
      </w:pPr>
      <w:rPr>
        <w:rFonts w:hint="default"/>
      </w:rPr>
    </w:lvl>
    <w:lvl w:ilvl="1">
      <w:start w:val="1"/>
      <w:numFmt w:val="decimal"/>
      <w:pStyle w:val="Ttulo2"/>
      <w:lvlText w:val="%1.%2"/>
      <w:lvlJc w:val="left"/>
      <w:pPr>
        <w:ind w:left="576" w:hanging="576"/>
      </w:pPr>
      <w:rPr>
        <w:i w:val="0"/>
        <w:iCs w:val="0"/>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43084BA5"/>
    <w:multiLevelType w:val="hybridMultilevel"/>
    <w:tmpl w:val="7E14597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2F6875"/>
    <w:multiLevelType w:val="hybridMultilevel"/>
    <w:tmpl w:val="B4C8F72A"/>
    <w:lvl w:ilvl="0" w:tplc="0C0A0001">
      <w:start w:val="1"/>
      <w:numFmt w:val="bullet"/>
      <w:lvlText w:val=""/>
      <w:lvlJc w:val="left"/>
      <w:pPr>
        <w:ind w:left="720" w:hanging="360"/>
      </w:pPr>
      <w:rPr>
        <w:rFonts w:ascii="Symbol" w:hAnsi="Symbol" w:hint="default"/>
      </w:rPr>
    </w:lvl>
    <w:lvl w:ilvl="1" w:tplc="C404426A">
      <w:numFmt w:val="bullet"/>
      <w:lvlText w:val="-"/>
      <w:lvlJc w:val="left"/>
      <w:pPr>
        <w:ind w:left="1440" w:hanging="360"/>
      </w:pPr>
      <w:rPr>
        <w:rFonts w:ascii="Times New Roman" w:eastAsiaTheme="minorHAnsi" w:hAnsi="Times New Roman" w:cs="Times New Roman"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F0464A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6312C32"/>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6DE15AC"/>
    <w:multiLevelType w:val="hybridMultilevel"/>
    <w:tmpl w:val="E4146D4C"/>
    <w:lvl w:ilvl="0" w:tplc="FBC8B762">
      <w:start w:val="1"/>
      <w:numFmt w:val="decimal"/>
      <w:lvlText w:val="%1."/>
      <w:lvlJc w:val="left"/>
      <w:pPr>
        <w:ind w:left="720" w:hanging="360"/>
      </w:pPr>
    </w:lvl>
    <w:lvl w:ilvl="1" w:tplc="56C057D2">
      <w:start w:val="1"/>
      <w:numFmt w:val="decimal"/>
      <w:lvlText w:val="%2."/>
      <w:lvlJc w:val="left"/>
      <w:pPr>
        <w:ind w:left="1440"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7A60073B"/>
    <w:multiLevelType w:val="hybridMultilevel"/>
    <w:tmpl w:val="79123262"/>
    <w:lvl w:ilvl="0" w:tplc="F9AE1E86">
      <w:start w:val="1"/>
      <w:numFmt w:val="decimal"/>
      <w:lvlText w:val="%1."/>
      <w:lvlJc w:val="left"/>
      <w:pPr>
        <w:ind w:left="720" w:hanging="360"/>
      </w:pPr>
      <w:rPr>
        <w:rFonts w:hint="default"/>
        <w:b w:val="0"/>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7F867FF4"/>
    <w:multiLevelType w:val="hybridMultilevel"/>
    <w:tmpl w:val="13307E1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F9716F3"/>
    <w:multiLevelType w:val="hybridMultilevel"/>
    <w:tmpl w:val="035E71D4"/>
    <w:lvl w:ilvl="0" w:tplc="674C3E22">
      <w:start w:val="1"/>
      <w:numFmt w:val="decimal"/>
      <w:lvlText w:val="%1."/>
      <w:lvlJc w:val="left"/>
      <w:pPr>
        <w:ind w:left="2136" w:hanging="360"/>
      </w:pPr>
    </w:lvl>
    <w:lvl w:ilvl="1" w:tplc="0C0A0019" w:tentative="1">
      <w:start w:val="1"/>
      <w:numFmt w:val="lowerLetter"/>
      <w:lvlText w:val="%2."/>
      <w:lvlJc w:val="left"/>
      <w:pPr>
        <w:ind w:left="2856" w:hanging="360"/>
      </w:pPr>
    </w:lvl>
    <w:lvl w:ilvl="2" w:tplc="0C0A001B" w:tentative="1">
      <w:start w:val="1"/>
      <w:numFmt w:val="lowerRoman"/>
      <w:lvlText w:val="%3."/>
      <w:lvlJc w:val="right"/>
      <w:pPr>
        <w:ind w:left="3576" w:hanging="180"/>
      </w:pPr>
    </w:lvl>
    <w:lvl w:ilvl="3" w:tplc="0C0A000F" w:tentative="1">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num w:numId="1">
    <w:abstractNumId w:val="6"/>
  </w:num>
  <w:num w:numId="2">
    <w:abstractNumId w:val="6"/>
    <w:lvlOverride w:ilvl="0">
      <w:startOverride w:val="1"/>
    </w:lvlOverride>
  </w:num>
  <w:num w:numId="3">
    <w:abstractNumId w:val="12"/>
  </w:num>
  <w:num w:numId="4">
    <w:abstractNumId w:val="8"/>
  </w:num>
  <w:num w:numId="5">
    <w:abstractNumId w:val="4"/>
  </w:num>
  <w:num w:numId="6">
    <w:abstractNumId w:val="5"/>
  </w:num>
  <w:num w:numId="7">
    <w:abstractNumId w:val="3"/>
  </w:num>
  <w:num w:numId="8">
    <w:abstractNumId w:val="11"/>
  </w:num>
  <w:num w:numId="9">
    <w:abstractNumId w:val="10"/>
  </w:num>
  <w:num w:numId="10">
    <w:abstractNumId w:val="14"/>
  </w:num>
  <w:num w:numId="11">
    <w:abstractNumId w:val="9"/>
  </w:num>
  <w:num w:numId="12">
    <w:abstractNumId w:val="13"/>
  </w:num>
  <w:num w:numId="13">
    <w:abstractNumId w:val="2"/>
  </w:num>
  <w:num w:numId="14">
    <w:abstractNumId w:val="7"/>
  </w:num>
  <w:num w:numId="15">
    <w:abstractNumId w:val="1"/>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DIEGO PÉREZ LAVARÍAS">
    <w15:presenceInfo w15:providerId="None" w15:userId="DIEGO PÉREZ LAVARÍ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trackRevisions/>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9145D"/>
    <w:rsid w:val="000002EC"/>
    <w:rsid w:val="00004DF5"/>
    <w:rsid w:val="00031348"/>
    <w:rsid w:val="00034946"/>
    <w:rsid w:val="00037D81"/>
    <w:rsid w:val="0006680F"/>
    <w:rsid w:val="000861DF"/>
    <w:rsid w:val="00092515"/>
    <w:rsid w:val="000A0BCC"/>
    <w:rsid w:val="000B0662"/>
    <w:rsid w:val="000B5A97"/>
    <w:rsid w:val="000C086E"/>
    <w:rsid w:val="000D4F03"/>
    <w:rsid w:val="00103257"/>
    <w:rsid w:val="00114493"/>
    <w:rsid w:val="001174A1"/>
    <w:rsid w:val="00132883"/>
    <w:rsid w:val="001437FB"/>
    <w:rsid w:val="00157C36"/>
    <w:rsid w:val="00173B82"/>
    <w:rsid w:val="001904F6"/>
    <w:rsid w:val="001A6DA8"/>
    <w:rsid w:val="001B097F"/>
    <w:rsid w:val="001B68A2"/>
    <w:rsid w:val="001C018C"/>
    <w:rsid w:val="001C3D2E"/>
    <w:rsid w:val="001F333F"/>
    <w:rsid w:val="001F74F7"/>
    <w:rsid w:val="00207305"/>
    <w:rsid w:val="00210868"/>
    <w:rsid w:val="00212B9E"/>
    <w:rsid w:val="0021430F"/>
    <w:rsid w:val="00231323"/>
    <w:rsid w:val="002351D9"/>
    <w:rsid w:val="00241F92"/>
    <w:rsid w:val="00262F68"/>
    <w:rsid w:val="00265093"/>
    <w:rsid w:val="002748C8"/>
    <w:rsid w:val="0029141B"/>
    <w:rsid w:val="0029174D"/>
    <w:rsid w:val="00291D8A"/>
    <w:rsid w:val="002A0A38"/>
    <w:rsid w:val="002B54A4"/>
    <w:rsid w:val="00315B7D"/>
    <w:rsid w:val="00332ED5"/>
    <w:rsid w:val="0033407A"/>
    <w:rsid w:val="00344D42"/>
    <w:rsid w:val="0035198B"/>
    <w:rsid w:val="0039754B"/>
    <w:rsid w:val="003B13E2"/>
    <w:rsid w:val="003C1E01"/>
    <w:rsid w:val="003E31DB"/>
    <w:rsid w:val="00425B73"/>
    <w:rsid w:val="00443A33"/>
    <w:rsid w:val="004678EA"/>
    <w:rsid w:val="00480327"/>
    <w:rsid w:val="00485DA3"/>
    <w:rsid w:val="00492878"/>
    <w:rsid w:val="004951C9"/>
    <w:rsid w:val="004B0B2E"/>
    <w:rsid w:val="004D610C"/>
    <w:rsid w:val="004F3356"/>
    <w:rsid w:val="00503537"/>
    <w:rsid w:val="00506A58"/>
    <w:rsid w:val="00511F83"/>
    <w:rsid w:val="0053490C"/>
    <w:rsid w:val="0054142B"/>
    <w:rsid w:val="005445F4"/>
    <w:rsid w:val="00560C43"/>
    <w:rsid w:val="0057717F"/>
    <w:rsid w:val="005A5F25"/>
    <w:rsid w:val="005B4E46"/>
    <w:rsid w:val="005B5E74"/>
    <w:rsid w:val="005B6449"/>
    <w:rsid w:val="005D57F7"/>
    <w:rsid w:val="005E304B"/>
    <w:rsid w:val="005F3C46"/>
    <w:rsid w:val="00653BBB"/>
    <w:rsid w:val="00665D12"/>
    <w:rsid w:val="0066712F"/>
    <w:rsid w:val="00692717"/>
    <w:rsid w:val="00697A11"/>
    <w:rsid w:val="006A2436"/>
    <w:rsid w:val="006B7E21"/>
    <w:rsid w:val="006D398C"/>
    <w:rsid w:val="006F1E4F"/>
    <w:rsid w:val="00705F15"/>
    <w:rsid w:val="0071625D"/>
    <w:rsid w:val="00733134"/>
    <w:rsid w:val="00734DB7"/>
    <w:rsid w:val="00742D5E"/>
    <w:rsid w:val="00763B6A"/>
    <w:rsid w:val="00776570"/>
    <w:rsid w:val="007918FC"/>
    <w:rsid w:val="00793B06"/>
    <w:rsid w:val="007A053E"/>
    <w:rsid w:val="007B22DE"/>
    <w:rsid w:val="007B5618"/>
    <w:rsid w:val="007B70D2"/>
    <w:rsid w:val="007D53BB"/>
    <w:rsid w:val="007F29BE"/>
    <w:rsid w:val="00807D57"/>
    <w:rsid w:val="008109A8"/>
    <w:rsid w:val="008174F8"/>
    <w:rsid w:val="00825D39"/>
    <w:rsid w:val="008305DD"/>
    <w:rsid w:val="00830D93"/>
    <w:rsid w:val="0083438D"/>
    <w:rsid w:val="00846C62"/>
    <w:rsid w:val="008622F7"/>
    <w:rsid w:val="00880EC7"/>
    <w:rsid w:val="008974C2"/>
    <w:rsid w:val="008A5683"/>
    <w:rsid w:val="008C08B7"/>
    <w:rsid w:val="008E08BD"/>
    <w:rsid w:val="008E6C10"/>
    <w:rsid w:val="00942498"/>
    <w:rsid w:val="009633C1"/>
    <w:rsid w:val="009A3DC2"/>
    <w:rsid w:val="009A5D6C"/>
    <w:rsid w:val="009A7E7A"/>
    <w:rsid w:val="009E4FC4"/>
    <w:rsid w:val="009F3CA6"/>
    <w:rsid w:val="00A009AC"/>
    <w:rsid w:val="00A06FC6"/>
    <w:rsid w:val="00A10FF5"/>
    <w:rsid w:val="00A26C1F"/>
    <w:rsid w:val="00A324AA"/>
    <w:rsid w:val="00A35F9E"/>
    <w:rsid w:val="00A544FD"/>
    <w:rsid w:val="00A56705"/>
    <w:rsid w:val="00A70AA8"/>
    <w:rsid w:val="00A84604"/>
    <w:rsid w:val="00A84ECF"/>
    <w:rsid w:val="00A85737"/>
    <w:rsid w:val="00AA0CC3"/>
    <w:rsid w:val="00AB5499"/>
    <w:rsid w:val="00AD4341"/>
    <w:rsid w:val="00AD7269"/>
    <w:rsid w:val="00AE4BE5"/>
    <w:rsid w:val="00B2100C"/>
    <w:rsid w:val="00B24620"/>
    <w:rsid w:val="00B44845"/>
    <w:rsid w:val="00B62DA2"/>
    <w:rsid w:val="00B66ABC"/>
    <w:rsid w:val="00B70AFF"/>
    <w:rsid w:val="00B82794"/>
    <w:rsid w:val="00BA15AE"/>
    <w:rsid w:val="00BB7363"/>
    <w:rsid w:val="00BB76A5"/>
    <w:rsid w:val="00BC417F"/>
    <w:rsid w:val="00BD0D31"/>
    <w:rsid w:val="00BD1934"/>
    <w:rsid w:val="00BD2165"/>
    <w:rsid w:val="00BD2CF1"/>
    <w:rsid w:val="00BD33D8"/>
    <w:rsid w:val="00BD554F"/>
    <w:rsid w:val="00BF7FB3"/>
    <w:rsid w:val="00C220EF"/>
    <w:rsid w:val="00C3132A"/>
    <w:rsid w:val="00C41088"/>
    <w:rsid w:val="00C432CE"/>
    <w:rsid w:val="00C602AC"/>
    <w:rsid w:val="00C67539"/>
    <w:rsid w:val="00C86FCC"/>
    <w:rsid w:val="00CA4537"/>
    <w:rsid w:val="00CC5DC1"/>
    <w:rsid w:val="00CF6273"/>
    <w:rsid w:val="00D04F13"/>
    <w:rsid w:val="00D41B66"/>
    <w:rsid w:val="00D43DCD"/>
    <w:rsid w:val="00DA149C"/>
    <w:rsid w:val="00DA62EF"/>
    <w:rsid w:val="00DA7EAC"/>
    <w:rsid w:val="00DC525D"/>
    <w:rsid w:val="00DE3337"/>
    <w:rsid w:val="00DE7357"/>
    <w:rsid w:val="00E23D10"/>
    <w:rsid w:val="00E44D74"/>
    <w:rsid w:val="00E45381"/>
    <w:rsid w:val="00E504F9"/>
    <w:rsid w:val="00E61CFB"/>
    <w:rsid w:val="00E709A5"/>
    <w:rsid w:val="00E7110A"/>
    <w:rsid w:val="00EA0E21"/>
    <w:rsid w:val="00EC691F"/>
    <w:rsid w:val="00ED547E"/>
    <w:rsid w:val="00EE6AA0"/>
    <w:rsid w:val="00EF7330"/>
    <w:rsid w:val="00F150C7"/>
    <w:rsid w:val="00F20897"/>
    <w:rsid w:val="00F23B5C"/>
    <w:rsid w:val="00F329B5"/>
    <w:rsid w:val="00F4116B"/>
    <w:rsid w:val="00F55373"/>
    <w:rsid w:val="00F6132B"/>
    <w:rsid w:val="00F6354E"/>
    <w:rsid w:val="00F63C35"/>
    <w:rsid w:val="00F7094D"/>
    <w:rsid w:val="00F802CF"/>
    <w:rsid w:val="00F87B4B"/>
    <w:rsid w:val="00F9145D"/>
    <w:rsid w:val="00FA6FE1"/>
    <w:rsid w:val="00FB39DF"/>
    <w:rsid w:val="00FB3EC4"/>
    <w:rsid w:val="00FB49B6"/>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15A8BE71"/>
  <w15:docId w15:val="{7A12ECFD-A1B2-42AF-B827-23E029927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1D8A"/>
    <w:pPr>
      <w:spacing w:before="120" w:after="0" w:line="240" w:lineRule="auto"/>
      <w:jc w:val="both"/>
    </w:pPr>
    <w:rPr>
      <w:rFonts w:ascii="Times New Roman" w:hAnsi="Times New Roman" w:cs="Times New Roman"/>
      <w:szCs w:val="24"/>
      <w:lang w:eastAsia="es-ES"/>
    </w:rPr>
  </w:style>
  <w:style w:type="paragraph" w:styleId="Ttulo1">
    <w:name w:val="heading 1"/>
    <w:basedOn w:val="Normal"/>
    <w:next w:val="Ttulo2"/>
    <w:link w:val="Ttulo1Car"/>
    <w:uiPriority w:val="9"/>
    <w:qFormat/>
    <w:rsid w:val="008305DD"/>
    <w:pPr>
      <w:keepNext/>
      <w:keepLines/>
      <w:pageBreakBefore/>
      <w:numPr>
        <w:numId w:val="1"/>
      </w:numPr>
      <w:spacing w:before="3120" w:after="360"/>
      <w:outlineLvl w:val="0"/>
    </w:pPr>
    <w:rPr>
      <w:rFonts w:eastAsiaTheme="majorEastAsia" w:cstheme="majorBidi"/>
      <w:b/>
      <w:bCs/>
      <w:sz w:val="28"/>
      <w:szCs w:val="28"/>
    </w:rPr>
  </w:style>
  <w:style w:type="paragraph" w:styleId="Ttulo2">
    <w:name w:val="heading 2"/>
    <w:basedOn w:val="Normal"/>
    <w:next w:val="Ttulo3"/>
    <w:link w:val="Ttulo2Car"/>
    <w:uiPriority w:val="9"/>
    <w:unhideWhenUsed/>
    <w:qFormat/>
    <w:rsid w:val="00210868"/>
    <w:pPr>
      <w:numPr>
        <w:ilvl w:val="1"/>
        <w:numId w:val="1"/>
      </w:numPr>
      <w:spacing w:line="336" w:lineRule="atLeast"/>
      <w:outlineLvl w:val="1"/>
    </w:pPr>
    <w:rPr>
      <w:b/>
      <w:bCs/>
      <w:sz w:val="24"/>
    </w:rPr>
  </w:style>
  <w:style w:type="paragraph" w:styleId="Ttulo3">
    <w:name w:val="heading 3"/>
    <w:basedOn w:val="Normal"/>
    <w:next w:val="Normal"/>
    <w:link w:val="Ttulo3Car"/>
    <w:uiPriority w:val="9"/>
    <w:unhideWhenUsed/>
    <w:qFormat/>
    <w:rsid w:val="00210868"/>
    <w:pPr>
      <w:keepNext/>
      <w:keepLines/>
      <w:numPr>
        <w:ilvl w:val="2"/>
        <w:numId w:val="1"/>
      </w:numPr>
      <w:spacing w:before="200"/>
      <w:outlineLvl w:val="2"/>
    </w:pPr>
    <w:rPr>
      <w:rFonts w:eastAsiaTheme="majorEastAsia" w:cstheme="majorBidi"/>
      <w:b/>
      <w:bCs/>
      <w:i/>
    </w:rPr>
  </w:style>
  <w:style w:type="paragraph" w:styleId="Ttulo4">
    <w:name w:val="heading 4"/>
    <w:basedOn w:val="Normal"/>
    <w:next w:val="Normal"/>
    <w:link w:val="Ttulo4Car"/>
    <w:uiPriority w:val="9"/>
    <w:unhideWhenUsed/>
    <w:qFormat/>
    <w:rsid w:val="008305DD"/>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8305DD"/>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8305DD"/>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8305DD"/>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8305DD"/>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8305DD"/>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210868"/>
    <w:rPr>
      <w:rFonts w:ascii="Times New Roman" w:hAnsi="Times New Roman" w:cs="Times New Roman"/>
      <w:b/>
      <w:bCs/>
      <w:sz w:val="24"/>
      <w:szCs w:val="24"/>
      <w:lang w:eastAsia="es-ES"/>
    </w:rPr>
  </w:style>
  <w:style w:type="paragraph" w:styleId="NormalWeb">
    <w:name w:val="Normal (Web)"/>
    <w:basedOn w:val="Normal"/>
    <w:uiPriority w:val="99"/>
    <w:semiHidden/>
    <w:unhideWhenUsed/>
    <w:rsid w:val="00F9145D"/>
    <w:pPr>
      <w:spacing w:before="100" w:beforeAutospacing="1" w:after="100" w:afterAutospacing="1"/>
    </w:pPr>
  </w:style>
  <w:style w:type="paragraph" w:styleId="Encabezado">
    <w:name w:val="header"/>
    <w:basedOn w:val="Normal"/>
    <w:link w:val="EncabezadoCar"/>
    <w:unhideWhenUsed/>
    <w:rsid w:val="0053490C"/>
    <w:pPr>
      <w:tabs>
        <w:tab w:val="center" w:pos="4252"/>
        <w:tab w:val="right" w:pos="8504"/>
      </w:tabs>
      <w:spacing w:before="0"/>
    </w:pPr>
  </w:style>
  <w:style w:type="character" w:customStyle="1" w:styleId="EncabezadoCar">
    <w:name w:val="Encabezado Car"/>
    <w:basedOn w:val="Fuentedeprrafopredeter"/>
    <w:link w:val="Encabezado"/>
    <w:uiPriority w:val="99"/>
    <w:rsid w:val="0053490C"/>
    <w:rPr>
      <w:rFonts w:ascii="Times New Roman" w:hAnsi="Times New Roman" w:cs="Times New Roman"/>
      <w:szCs w:val="24"/>
      <w:lang w:eastAsia="es-ES"/>
    </w:rPr>
  </w:style>
  <w:style w:type="paragraph" w:styleId="Piedepgina">
    <w:name w:val="footer"/>
    <w:basedOn w:val="Normal"/>
    <w:link w:val="PiedepginaCar"/>
    <w:uiPriority w:val="99"/>
    <w:unhideWhenUsed/>
    <w:rsid w:val="0053490C"/>
    <w:pPr>
      <w:tabs>
        <w:tab w:val="center" w:pos="4252"/>
        <w:tab w:val="right" w:pos="8504"/>
      </w:tabs>
      <w:spacing w:before="0"/>
    </w:pPr>
  </w:style>
  <w:style w:type="character" w:customStyle="1" w:styleId="PiedepginaCar">
    <w:name w:val="Pie de página Car"/>
    <w:basedOn w:val="Fuentedeprrafopredeter"/>
    <w:link w:val="Piedepgina"/>
    <w:uiPriority w:val="99"/>
    <w:rsid w:val="0053490C"/>
    <w:rPr>
      <w:rFonts w:ascii="Times New Roman" w:hAnsi="Times New Roman" w:cs="Times New Roman"/>
      <w:szCs w:val="24"/>
      <w:lang w:eastAsia="es-ES"/>
    </w:rPr>
  </w:style>
  <w:style w:type="paragraph" w:styleId="Textodeglobo">
    <w:name w:val="Balloon Text"/>
    <w:basedOn w:val="Normal"/>
    <w:link w:val="TextodegloboCar"/>
    <w:uiPriority w:val="99"/>
    <w:semiHidden/>
    <w:unhideWhenUsed/>
    <w:rsid w:val="0053490C"/>
    <w:pPr>
      <w:spacing w:before="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3490C"/>
    <w:rPr>
      <w:rFonts w:ascii="Tahoma" w:hAnsi="Tahoma" w:cs="Tahoma"/>
      <w:sz w:val="16"/>
      <w:szCs w:val="16"/>
      <w:lang w:eastAsia="es-ES"/>
    </w:rPr>
  </w:style>
  <w:style w:type="paragraph" w:styleId="Ttulo">
    <w:name w:val="Title"/>
    <w:basedOn w:val="Normal"/>
    <w:next w:val="Normal"/>
    <w:link w:val="TtuloCar"/>
    <w:uiPriority w:val="10"/>
    <w:qFormat/>
    <w:rsid w:val="006D398C"/>
    <w:pPr>
      <w:spacing w:before="0" w:after="300"/>
      <w:contextualSpacing/>
    </w:pPr>
    <w:rPr>
      <w:rFonts w:eastAsiaTheme="majorEastAsia" w:cstheme="majorBidi"/>
      <w:b/>
      <w:spacing w:val="5"/>
      <w:kern w:val="28"/>
      <w:sz w:val="28"/>
      <w:szCs w:val="52"/>
    </w:rPr>
  </w:style>
  <w:style w:type="character" w:customStyle="1" w:styleId="TtuloCar">
    <w:name w:val="Título Car"/>
    <w:basedOn w:val="Fuentedeprrafopredeter"/>
    <w:link w:val="Ttulo"/>
    <w:uiPriority w:val="10"/>
    <w:rsid w:val="006D398C"/>
    <w:rPr>
      <w:rFonts w:ascii="Times New Roman" w:eastAsiaTheme="majorEastAsia" w:hAnsi="Times New Roman" w:cstheme="majorBidi"/>
      <w:b/>
      <w:spacing w:val="5"/>
      <w:kern w:val="28"/>
      <w:sz w:val="28"/>
      <w:szCs w:val="52"/>
      <w:lang w:eastAsia="es-ES"/>
    </w:rPr>
  </w:style>
  <w:style w:type="character" w:customStyle="1" w:styleId="Ttulo1Car">
    <w:name w:val="Título 1 Car"/>
    <w:basedOn w:val="Fuentedeprrafopredeter"/>
    <w:link w:val="Ttulo1"/>
    <w:uiPriority w:val="9"/>
    <w:rsid w:val="008305DD"/>
    <w:rPr>
      <w:rFonts w:ascii="Times New Roman" w:eastAsiaTheme="majorEastAsia" w:hAnsi="Times New Roman" w:cstheme="majorBidi"/>
      <w:b/>
      <w:bCs/>
      <w:sz w:val="28"/>
      <w:szCs w:val="28"/>
      <w:lang w:eastAsia="es-ES"/>
    </w:rPr>
  </w:style>
  <w:style w:type="paragraph" w:styleId="Sinespaciado">
    <w:name w:val="No Spacing"/>
    <w:uiPriority w:val="1"/>
    <w:rsid w:val="001904F6"/>
    <w:pPr>
      <w:spacing w:after="0" w:line="240" w:lineRule="auto"/>
      <w:jc w:val="both"/>
    </w:pPr>
    <w:rPr>
      <w:rFonts w:ascii="Times New Roman" w:hAnsi="Times New Roman" w:cs="Times New Roman"/>
      <w:szCs w:val="24"/>
      <w:lang w:eastAsia="es-ES"/>
    </w:rPr>
  </w:style>
  <w:style w:type="character" w:customStyle="1" w:styleId="Ttulo3Car">
    <w:name w:val="Título 3 Car"/>
    <w:basedOn w:val="Fuentedeprrafopredeter"/>
    <w:link w:val="Ttulo3"/>
    <w:uiPriority w:val="9"/>
    <w:rsid w:val="00210868"/>
    <w:rPr>
      <w:rFonts w:ascii="Times New Roman" w:eastAsiaTheme="majorEastAsia" w:hAnsi="Times New Roman" w:cstheme="majorBidi"/>
      <w:b/>
      <w:bCs/>
      <w:i/>
      <w:szCs w:val="24"/>
      <w:lang w:eastAsia="es-ES"/>
    </w:rPr>
  </w:style>
  <w:style w:type="paragraph" w:styleId="Subttulo">
    <w:name w:val="Subtitle"/>
    <w:basedOn w:val="Normal"/>
    <w:next w:val="Normal"/>
    <w:link w:val="SubttuloCar"/>
    <w:uiPriority w:val="11"/>
    <w:qFormat/>
    <w:rsid w:val="001904F6"/>
    <w:pPr>
      <w:numPr>
        <w:ilvl w:val="1"/>
      </w:numPr>
    </w:pPr>
    <w:rPr>
      <w:rFonts w:asciiTheme="majorHAnsi" w:eastAsiaTheme="majorEastAsia" w:hAnsiTheme="majorHAnsi" w:cstheme="majorBidi"/>
      <w:i/>
      <w:iCs/>
      <w:color w:val="4F81BD" w:themeColor="accent1"/>
      <w:spacing w:val="15"/>
      <w:sz w:val="24"/>
    </w:rPr>
  </w:style>
  <w:style w:type="character" w:customStyle="1" w:styleId="SubttuloCar">
    <w:name w:val="Subtítulo Car"/>
    <w:basedOn w:val="Fuentedeprrafopredeter"/>
    <w:link w:val="Subttulo"/>
    <w:uiPriority w:val="11"/>
    <w:rsid w:val="001904F6"/>
    <w:rPr>
      <w:rFonts w:asciiTheme="majorHAnsi" w:eastAsiaTheme="majorEastAsia" w:hAnsiTheme="majorHAnsi" w:cstheme="majorBidi"/>
      <w:i/>
      <w:iCs/>
      <w:color w:val="4F81BD" w:themeColor="accent1"/>
      <w:spacing w:val="15"/>
      <w:sz w:val="24"/>
      <w:szCs w:val="24"/>
      <w:lang w:eastAsia="es-ES"/>
    </w:rPr>
  </w:style>
  <w:style w:type="paragraph" w:styleId="Descripcin">
    <w:name w:val="caption"/>
    <w:basedOn w:val="Normal"/>
    <w:next w:val="Normal"/>
    <w:uiPriority w:val="35"/>
    <w:unhideWhenUsed/>
    <w:qFormat/>
    <w:rsid w:val="00793B06"/>
    <w:pPr>
      <w:spacing w:before="0" w:after="200"/>
      <w:jc w:val="center"/>
    </w:pPr>
    <w:rPr>
      <w:b/>
      <w:bCs/>
      <w:sz w:val="18"/>
      <w:szCs w:val="18"/>
    </w:rPr>
  </w:style>
  <w:style w:type="table" w:styleId="Tablaconcuadrcula">
    <w:name w:val="Table Grid"/>
    <w:basedOn w:val="Tablanormal"/>
    <w:uiPriority w:val="59"/>
    <w:rsid w:val="00793B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F329B5"/>
    <w:pPr>
      <w:ind w:left="720"/>
      <w:contextualSpacing/>
    </w:pPr>
  </w:style>
  <w:style w:type="paragraph" w:styleId="TtuloTDC">
    <w:name w:val="TOC Heading"/>
    <w:basedOn w:val="Ttulo1"/>
    <w:next w:val="Normal"/>
    <w:uiPriority w:val="39"/>
    <w:unhideWhenUsed/>
    <w:qFormat/>
    <w:rsid w:val="00F329B5"/>
    <w:pPr>
      <w:pageBreakBefore w:val="0"/>
      <w:numPr>
        <w:numId w:val="0"/>
      </w:numPr>
      <w:spacing w:before="480" w:after="0" w:line="276" w:lineRule="auto"/>
      <w:jc w:val="left"/>
      <w:outlineLvl w:val="9"/>
    </w:pPr>
    <w:rPr>
      <w:rFonts w:asciiTheme="majorHAnsi" w:hAnsiTheme="majorHAnsi"/>
      <w:color w:val="365F91" w:themeColor="accent1" w:themeShade="BF"/>
    </w:rPr>
  </w:style>
  <w:style w:type="paragraph" w:styleId="TDC1">
    <w:name w:val="toc 1"/>
    <w:basedOn w:val="Normal"/>
    <w:next w:val="Normal"/>
    <w:autoRedefine/>
    <w:uiPriority w:val="39"/>
    <w:unhideWhenUsed/>
    <w:rsid w:val="001A6DA8"/>
    <w:pPr>
      <w:tabs>
        <w:tab w:val="left" w:pos="1320"/>
        <w:tab w:val="right" w:leader="dot" w:pos="8494"/>
      </w:tabs>
      <w:spacing w:after="100"/>
    </w:pPr>
    <w:rPr>
      <w:b/>
      <w:bCs/>
      <w:noProof/>
    </w:rPr>
  </w:style>
  <w:style w:type="paragraph" w:styleId="TDC2">
    <w:name w:val="toc 2"/>
    <w:basedOn w:val="Normal"/>
    <w:next w:val="Normal"/>
    <w:autoRedefine/>
    <w:uiPriority w:val="39"/>
    <w:unhideWhenUsed/>
    <w:rsid w:val="00F329B5"/>
    <w:pPr>
      <w:spacing w:after="100"/>
      <w:ind w:left="220"/>
    </w:pPr>
  </w:style>
  <w:style w:type="character" w:styleId="Hipervnculo">
    <w:name w:val="Hyperlink"/>
    <w:basedOn w:val="Fuentedeprrafopredeter"/>
    <w:uiPriority w:val="99"/>
    <w:unhideWhenUsed/>
    <w:rsid w:val="00F329B5"/>
    <w:rPr>
      <w:color w:val="0000FF" w:themeColor="hyperlink"/>
      <w:u w:val="single"/>
    </w:rPr>
  </w:style>
  <w:style w:type="paragraph" w:styleId="TDC3">
    <w:name w:val="toc 3"/>
    <w:basedOn w:val="Normal"/>
    <w:next w:val="Normal"/>
    <w:autoRedefine/>
    <w:uiPriority w:val="39"/>
    <w:unhideWhenUsed/>
    <w:rsid w:val="00BD2CF1"/>
    <w:pPr>
      <w:spacing w:after="100"/>
      <w:ind w:left="440"/>
    </w:pPr>
  </w:style>
  <w:style w:type="character" w:customStyle="1" w:styleId="Ttulo4Car">
    <w:name w:val="Título 4 Car"/>
    <w:basedOn w:val="Fuentedeprrafopredeter"/>
    <w:link w:val="Ttulo4"/>
    <w:uiPriority w:val="9"/>
    <w:rsid w:val="008305DD"/>
    <w:rPr>
      <w:rFonts w:asciiTheme="majorHAnsi" w:eastAsiaTheme="majorEastAsia" w:hAnsiTheme="majorHAnsi" w:cstheme="majorBidi"/>
      <w:b/>
      <w:bCs/>
      <w:i/>
      <w:iCs/>
      <w:color w:val="4F81BD" w:themeColor="accent1"/>
      <w:szCs w:val="24"/>
      <w:lang w:eastAsia="es-ES"/>
    </w:rPr>
  </w:style>
  <w:style w:type="character" w:customStyle="1" w:styleId="Ttulo5Car">
    <w:name w:val="Título 5 Car"/>
    <w:basedOn w:val="Fuentedeprrafopredeter"/>
    <w:link w:val="Ttulo5"/>
    <w:uiPriority w:val="9"/>
    <w:semiHidden/>
    <w:rsid w:val="008305DD"/>
    <w:rPr>
      <w:rFonts w:asciiTheme="majorHAnsi" w:eastAsiaTheme="majorEastAsia" w:hAnsiTheme="majorHAnsi" w:cstheme="majorBidi"/>
      <w:color w:val="243F60" w:themeColor="accent1" w:themeShade="7F"/>
      <w:szCs w:val="24"/>
      <w:lang w:eastAsia="es-ES"/>
    </w:rPr>
  </w:style>
  <w:style w:type="character" w:customStyle="1" w:styleId="Ttulo6Car">
    <w:name w:val="Título 6 Car"/>
    <w:basedOn w:val="Fuentedeprrafopredeter"/>
    <w:link w:val="Ttulo6"/>
    <w:uiPriority w:val="9"/>
    <w:rsid w:val="008305DD"/>
    <w:rPr>
      <w:rFonts w:asciiTheme="majorHAnsi" w:eastAsiaTheme="majorEastAsia" w:hAnsiTheme="majorHAnsi" w:cstheme="majorBidi"/>
      <w:i/>
      <w:iCs/>
      <w:color w:val="243F60" w:themeColor="accent1" w:themeShade="7F"/>
      <w:szCs w:val="24"/>
      <w:lang w:eastAsia="es-ES"/>
    </w:rPr>
  </w:style>
  <w:style w:type="character" w:customStyle="1" w:styleId="Ttulo7Car">
    <w:name w:val="Título 7 Car"/>
    <w:basedOn w:val="Fuentedeprrafopredeter"/>
    <w:link w:val="Ttulo7"/>
    <w:uiPriority w:val="9"/>
    <w:semiHidden/>
    <w:rsid w:val="008305DD"/>
    <w:rPr>
      <w:rFonts w:asciiTheme="majorHAnsi" w:eastAsiaTheme="majorEastAsia" w:hAnsiTheme="majorHAnsi" w:cstheme="majorBidi"/>
      <w:i/>
      <w:iCs/>
      <w:color w:val="404040" w:themeColor="text1" w:themeTint="BF"/>
      <w:szCs w:val="24"/>
      <w:lang w:eastAsia="es-ES"/>
    </w:rPr>
  </w:style>
  <w:style w:type="character" w:customStyle="1" w:styleId="Ttulo8Car">
    <w:name w:val="Título 8 Car"/>
    <w:basedOn w:val="Fuentedeprrafopredeter"/>
    <w:link w:val="Ttulo8"/>
    <w:uiPriority w:val="9"/>
    <w:semiHidden/>
    <w:rsid w:val="008305DD"/>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8305DD"/>
    <w:rPr>
      <w:rFonts w:asciiTheme="majorHAnsi" w:eastAsiaTheme="majorEastAsia" w:hAnsiTheme="majorHAnsi" w:cstheme="majorBidi"/>
      <w:i/>
      <w:iCs/>
      <w:color w:val="404040" w:themeColor="text1" w:themeTint="BF"/>
      <w:sz w:val="20"/>
      <w:szCs w:val="20"/>
      <w:lang w:eastAsia="es-ES"/>
    </w:rPr>
  </w:style>
  <w:style w:type="character" w:styleId="Mencinsinresolver">
    <w:name w:val="Unresolved Mention"/>
    <w:basedOn w:val="Fuentedeprrafopredeter"/>
    <w:uiPriority w:val="99"/>
    <w:semiHidden/>
    <w:unhideWhenUsed/>
    <w:rsid w:val="00DC525D"/>
    <w:rPr>
      <w:color w:val="605E5C"/>
      <w:shd w:val="clear" w:color="auto" w:fill="E1DFDD"/>
    </w:rPr>
  </w:style>
  <w:style w:type="paragraph" w:styleId="Bibliografa">
    <w:name w:val="Bibliography"/>
    <w:basedOn w:val="Normal"/>
    <w:next w:val="Normal"/>
    <w:uiPriority w:val="37"/>
    <w:unhideWhenUsed/>
    <w:rsid w:val="00734DB7"/>
  </w:style>
  <w:style w:type="character" w:styleId="Hipervnculovisitado">
    <w:name w:val="FollowedHyperlink"/>
    <w:basedOn w:val="Fuentedeprrafopredeter"/>
    <w:uiPriority w:val="99"/>
    <w:semiHidden/>
    <w:unhideWhenUsed/>
    <w:rsid w:val="009A3DC2"/>
    <w:rPr>
      <w:color w:val="800080" w:themeColor="followedHyperlink"/>
      <w:u w:val="single"/>
    </w:rPr>
  </w:style>
  <w:style w:type="paragraph" w:styleId="Saludo">
    <w:name w:val="Salutation"/>
    <w:basedOn w:val="Normal"/>
    <w:next w:val="Normal"/>
    <w:link w:val="SaludoCar"/>
    <w:uiPriority w:val="99"/>
    <w:unhideWhenUsed/>
    <w:rsid w:val="00EC691F"/>
  </w:style>
  <w:style w:type="character" w:customStyle="1" w:styleId="SaludoCar">
    <w:name w:val="Saludo Car"/>
    <w:basedOn w:val="Fuentedeprrafopredeter"/>
    <w:link w:val="Saludo"/>
    <w:uiPriority w:val="99"/>
    <w:rsid w:val="00EC691F"/>
    <w:rPr>
      <w:rFonts w:ascii="Times New Roman" w:hAnsi="Times New Roman" w:cs="Times New Roman"/>
      <w:szCs w:val="24"/>
      <w:lang w:eastAsia="es-ES"/>
    </w:rPr>
  </w:style>
  <w:style w:type="paragraph" w:styleId="Listaconvietas">
    <w:name w:val="List Bullet"/>
    <w:basedOn w:val="Normal"/>
    <w:uiPriority w:val="99"/>
    <w:unhideWhenUsed/>
    <w:rsid w:val="00EC691F"/>
    <w:pPr>
      <w:numPr>
        <w:numId w:val="15"/>
      </w:numPr>
      <w:contextualSpacing/>
    </w:pPr>
  </w:style>
  <w:style w:type="paragraph" w:styleId="Listaconvietas2">
    <w:name w:val="List Bullet 2"/>
    <w:basedOn w:val="Normal"/>
    <w:uiPriority w:val="99"/>
    <w:unhideWhenUsed/>
    <w:rsid w:val="00EC691F"/>
    <w:pPr>
      <w:numPr>
        <w:numId w:val="16"/>
      </w:numPr>
      <w:contextualSpacing/>
    </w:pPr>
  </w:style>
  <w:style w:type="paragraph" w:styleId="Textoindependiente">
    <w:name w:val="Body Text"/>
    <w:basedOn w:val="Normal"/>
    <w:link w:val="TextoindependienteCar"/>
    <w:uiPriority w:val="99"/>
    <w:unhideWhenUsed/>
    <w:rsid w:val="00EC691F"/>
    <w:pPr>
      <w:spacing w:after="120"/>
    </w:pPr>
  </w:style>
  <w:style w:type="character" w:customStyle="1" w:styleId="TextoindependienteCar">
    <w:name w:val="Texto independiente Car"/>
    <w:basedOn w:val="Fuentedeprrafopredeter"/>
    <w:link w:val="Textoindependiente"/>
    <w:uiPriority w:val="99"/>
    <w:rsid w:val="00EC691F"/>
    <w:rPr>
      <w:rFonts w:ascii="Times New Roman" w:hAnsi="Times New Roman" w:cs="Times New Roman"/>
      <w:szCs w:val="24"/>
      <w:lang w:eastAsia="es-ES"/>
    </w:rPr>
  </w:style>
  <w:style w:type="paragraph" w:styleId="Sangradetextonormal">
    <w:name w:val="Body Text Indent"/>
    <w:basedOn w:val="Normal"/>
    <w:link w:val="SangradetextonormalCar"/>
    <w:uiPriority w:val="99"/>
    <w:unhideWhenUsed/>
    <w:rsid w:val="00EC691F"/>
    <w:pPr>
      <w:spacing w:after="120"/>
      <w:ind w:left="283"/>
    </w:pPr>
  </w:style>
  <w:style w:type="character" w:customStyle="1" w:styleId="SangradetextonormalCar">
    <w:name w:val="Sangría de texto normal Car"/>
    <w:basedOn w:val="Fuentedeprrafopredeter"/>
    <w:link w:val="Sangradetextonormal"/>
    <w:uiPriority w:val="99"/>
    <w:rsid w:val="00EC691F"/>
    <w:rPr>
      <w:rFonts w:ascii="Times New Roman" w:hAnsi="Times New Roman" w:cs="Times New Roman"/>
      <w:szCs w:val="24"/>
      <w:lang w:eastAsia="es-ES"/>
    </w:rPr>
  </w:style>
  <w:style w:type="paragraph" w:styleId="Textoindependienteprimerasangra">
    <w:name w:val="Body Text First Indent"/>
    <w:basedOn w:val="Textoindependiente"/>
    <w:link w:val="TextoindependienteprimerasangraCar"/>
    <w:uiPriority w:val="99"/>
    <w:unhideWhenUsed/>
    <w:rsid w:val="00EC691F"/>
    <w:pPr>
      <w:spacing w:after="0"/>
      <w:ind w:firstLine="360"/>
    </w:pPr>
  </w:style>
  <w:style w:type="character" w:customStyle="1" w:styleId="TextoindependienteprimerasangraCar">
    <w:name w:val="Texto independiente primera sangría Car"/>
    <w:basedOn w:val="TextoindependienteCar"/>
    <w:link w:val="Textoindependienteprimerasangra"/>
    <w:uiPriority w:val="99"/>
    <w:rsid w:val="00EC691F"/>
    <w:rPr>
      <w:rFonts w:ascii="Times New Roman" w:hAnsi="Times New Roman" w:cs="Times New Roman"/>
      <w:szCs w:val="24"/>
      <w:lang w:eastAsia="es-ES"/>
    </w:rPr>
  </w:style>
  <w:style w:type="paragraph" w:styleId="Textoindependienteprimerasangra2">
    <w:name w:val="Body Text First Indent 2"/>
    <w:basedOn w:val="Sangradetextonormal"/>
    <w:link w:val="Textoindependienteprimerasangra2Car"/>
    <w:uiPriority w:val="99"/>
    <w:unhideWhenUsed/>
    <w:rsid w:val="00EC691F"/>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EC691F"/>
    <w:rPr>
      <w:rFonts w:ascii="Times New Roman" w:hAnsi="Times New Roman" w:cs="Times New Roman"/>
      <w:szCs w:val="24"/>
      <w:lang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227127">
      <w:bodyDiv w:val="1"/>
      <w:marLeft w:val="0"/>
      <w:marRight w:val="0"/>
      <w:marTop w:val="0"/>
      <w:marBottom w:val="0"/>
      <w:divBdr>
        <w:top w:val="none" w:sz="0" w:space="0" w:color="auto"/>
        <w:left w:val="none" w:sz="0" w:space="0" w:color="auto"/>
        <w:bottom w:val="none" w:sz="0" w:space="0" w:color="auto"/>
        <w:right w:val="none" w:sz="0" w:space="0" w:color="auto"/>
      </w:divBdr>
    </w:div>
    <w:div w:id="130054442">
      <w:bodyDiv w:val="1"/>
      <w:marLeft w:val="0"/>
      <w:marRight w:val="0"/>
      <w:marTop w:val="0"/>
      <w:marBottom w:val="0"/>
      <w:divBdr>
        <w:top w:val="none" w:sz="0" w:space="0" w:color="auto"/>
        <w:left w:val="none" w:sz="0" w:space="0" w:color="auto"/>
        <w:bottom w:val="none" w:sz="0" w:space="0" w:color="auto"/>
        <w:right w:val="none" w:sz="0" w:space="0" w:color="auto"/>
      </w:divBdr>
    </w:div>
    <w:div w:id="168567827">
      <w:bodyDiv w:val="1"/>
      <w:marLeft w:val="0"/>
      <w:marRight w:val="0"/>
      <w:marTop w:val="0"/>
      <w:marBottom w:val="0"/>
      <w:divBdr>
        <w:top w:val="none" w:sz="0" w:space="0" w:color="auto"/>
        <w:left w:val="none" w:sz="0" w:space="0" w:color="auto"/>
        <w:bottom w:val="none" w:sz="0" w:space="0" w:color="auto"/>
        <w:right w:val="none" w:sz="0" w:space="0" w:color="auto"/>
      </w:divBdr>
    </w:div>
    <w:div w:id="174005809">
      <w:bodyDiv w:val="1"/>
      <w:marLeft w:val="0"/>
      <w:marRight w:val="0"/>
      <w:marTop w:val="0"/>
      <w:marBottom w:val="0"/>
      <w:divBdr>
        <w:top w:val="none" w:sz="0" w:space="0" w:color="auto"/>
        <w:left w:val="none" w:sz="0" w:space="0" w:color="auto"/>
        <w:bottom w:val="none" w:sz="0" w:space="0" w:color="auto"/>
        <w:right w:val="none" w:sz="0" w:space="0" w:color="auto"/>
      </w:divBdr>
    </w:div>
    <w:div w:id="279537813">
      <w:bodyDiv w:val="1"/>
      <w:marLeft w:val="0"/>
      <w:marRight w:val="0"/>
      <w:marTop w:val="0"/>
      <w:marBottom w:val="0"/>
      <w:divBdr>
        <w:top w:val="none" w:sz="0" w:space="0" w:color="auto"/>
        <w:left w:val="none" w:sz="0" w:space="0" w:color="auto"/>
        <w:bottom w:val="none" w:sz="0" w:space="0" w:color="auto"/>
        <w:right w:val="none" w:sz="0" w:space="0" w:color="auto"/>
      </w:divBdr>
    </w:div>
    <w:div w:id="322390352">
      <w:bodyDiv w:val="1"/>
      <w:marLeft w:val="0"/>
      <w:marRight w:val="0"/>
      <w:marTop w:val="0"/>
      <w:marBottom w:val="0"/>
      <w:divBdr>
        <w:top w:val="none" w:sz="0" w:space="0" w:color="auto"/>
        <w:left w:val="none" w:sz="0" w:space="0" w:color="auto"/>
        <w:bottom w:val="none" w:sz="0" w:space="0" w:color="auto"/>
        <w:right w:val="none" w:sz="0" w:space="0" w:color="auto"/>
      </w:divBdr>
    </w:div>
    <w:div w:id="323122271">
      <w:bodyDiv w:val="1"/>
      <w:marLeft w:val="0"/>
      <w:marRight w:val="0"/>
      <w:marTop w:val="0"/>
      <w:marBottom w:val="0"/>
      <w:divBdr>
        <w:top w:val="none" w:sz="0" w:space="0" w:color="auto"/>
        <w:left w:val="none" w:sz="0" w:space="0" w:color="auto"/>
        <w:bottom w:val="none" w:sz="0" w:space="0" w:color="auto"/>
        <w:right w:val="none" w:sz="0" w:space="0" w:color="auto"/>
      </w:divBdr>
    </w:div>
    <w:div w:id="373504963">
      <w:bodyDiv w:val="1"/>
      <w:marLeft w:val="0"/>
      <w:marRight w:val="0"/>
      <w:marTop w:val="0"/>
      <w:marBottom w:val="0"/>
      <w:divBdr>
        <w:top w:val="none" w:sz="0" w:space="0" w:color="auto"/>
        <w:left w:val="none" w:sz="0" w:space="0" w:color="auto"/>
        <w:bottom w:val="none" w:sz="0" w:space="0" w:color="auto"/>
        <w:right w:val="none" w:sz="0" w:space="0" w:color="auto"/>
      </w:divBdr>
    </w:div>
    <w:div w:id="535580246">
      <w:bodyDiv w:val="1"/>
      <w:marLeft w:val="0"/>
      <w:marRight w:val="0"/>
      <w:marTop w:val="0"/>
      <w:marBottom w:val="0"/>
      <w:divBdr>
        <w:top w:val="none" w:sz="0" w:space="0" w:color="auto"/>
        <w:left w:val="none" w:sz="0" w:space="0" w:color="auto"/>
        <w:bottom w:val="none" w:sz="0" w:space="0" w:color="auto"/>
        <w:right w:val="none" w:sz="0" w:space="0" w:color="auto"/>
      </w:divBdr>
    </w:div>
    <w:div w:id="536624918">
      <w:bodyDiv w:val="1"/>
      <w:marLeft w:val="0"/>
      <w:marRight w:val="0"/>
      <w:marTop w:val="0"/>
      <w:marBottom w:val="0"/>
      <w:divBdr>
        <w:top w:val="none" w:sz="0" w:space="0" w:color="auto"/>
        <w:left w:val="none" w:sz="0" w:space="0" w:color="auto"/>
        <w:bottom w:val="none" w:sz="0" w:space="0" w:color="auto"/>
        <w:right w:val="none" w:sz="0" w:space="0" w:color="auto"/>
      </w:divBdr>
    </w:div>
    <w:div w:id="537544720">
      <w:bodyDiv w:val="1"/>
      <w:marLeft w:val="0"/>
      <w:marRight w:val="0"/>
      <w:marTop w:val="0"/>
      <w:marBottom w:val="0"/>
      <w:divBdr>
        <w:top w:val="none" w:sz="0" w:space="0" w:color="auto"/>
        <w:left w:val="none" w:sz="0" w:space="0" w:color="auto"/>
        <w:bottom w:val="none" w:sz="0" w:space="0" w:color="auto"/>
        <w:right w:val="none" w:sz="0" w:space="0" w:color="auto"/>
      </w:divBdr>
    </w:div>
    <w:div w:id="560365435">
      <w:bodyDiv w:val="1"/>
      <w:marLeft w:val="0"/>
      <w:marRight w:val="0"/>
      <w:marTop w:val="0"/>
      <w:marBottom w:val="0"/>
      <w:divBdr>
        <w:top w:val="none" w:sz="0" w:space="0" w:color="auto"/>
        <w:left w:val="none" w:sz="0" w:space="0" w:color="auto"/>
        <w:bottom w:val="none" w:sz="0" w:space="0" w:color="auto"/>
        <w:right w:val="none" w:sz="0" w:space="0" w:color="auto"/>
      </w:divBdr>
    </w:div>
    <w:div w:id="608391788">
      <w:bodyDiv w:val="1"/>
      <w:marLeft w:val="0"/>
      <w:marRight w:val="0"/>
      <w:marTop w:val="0"/>
      <w:marBottom w:val="0"/>
      <w:divBdr>
        <w:top w:val="none" w:sz="0" w:space="0" w:color="auto"/>
        <w:left w:val="none" w:sz="0" w:space="0" w:color="auto"/>
        <w:bottom w:val="none" w:sz="0" w:space="0" w:color="auto"/>
        <w:right w:val="none" w:sz="0" w:space="0" w:color="auto"/>
      </w:divBdr>
    </w:div>
    <w:div w:id="625744740">
      <w:bodyDiv w:val="1"/>
      <w:marLeft w:val="0"/>
      <w:marRight w:val="0"/>
      <w:marTop w:val="0"/>
      <w:marBottom w:val="0"/>
      <w:divBdr>
        <w:top w:val="none" w:sz="0" w:space="0" w:color="auto"/>
        <w:left w:val="none" w:sz="0" w:space="0" w:color="auto"/>
        <w:bottom w:val="none" w:sz="0" w:space="0" w:color="auto"/>
        <w:right w:val="none" w:sz="0" w:space="0" w:color="auto"/>
      </w:divBdr>
    </w:div>
    <w:div w:id="1037464341">
      <w:bodyDiv w:val="1"/>
      <w:marLeft w:val="0"/>
      <w:marRight w:val="0"/>
      <w:marTop w:val="0"/>
      <w:marBottom w:val="0"/>
      <w:divBdr>
        <w:top w:val="none" w:sz="0" w:space="0" w:color="auto"/>
        <w:left w:val="none" w:sz="0" w:space="0" w:color="auto"/>
        <w:bottom w:val="none" w:sz="0" w:space="0" w:color="auto"/>
        <w:right w:val="none" w:sz="0" w:space="0" w:color="auto"/>
      </w:divBdr>
    </w:div>
    <w:div w:id="1177425785">
      <w:bodyDiv w:val="1"/>
      <w:marLeft w:val="0"/>
      <w:marRight w:val="0"/>
      <w:marTop w:val="0"/>
      <w:marBottom w:val="0"/>
      <w:divBdr>
        <w:top w:val="none" w:sz="0" w:space="0" w:color="auto"/>
        <w:left w:val="none" w:sz="0" w:space="0" w:color="auto"/>
        <w:bottom w:val="none" w:sz="0" w:space="0" w:color="auto"/>
        <w:right w:val="none" w:sz="0" w:space="0" w:color="auto"/>
      </w:divBdr>
    </w:div>
    <w:div w:id="1209295795">
      <w:bodyDiv w:val="1"/>
      <w:marLeft w:val="0"/>
      <w:marRight w:val="0"/>
      <w:marTop w:val="0"/>
      <w:marBottom w:val="0"/>
      <w:divBdr>
        <w:top w:val="none" w:sz="0" w:space="0" w:color="auto"/>
        <w:left w:val="none" w:sz="0" w:space="0" w:color="auto"/>
        <w:bottom w:val="none" w:sz="0" w:space="0" w:color="auto"/>
        <w:right w:val="none" w:sz="0" w:space="0" w:color="auto"/>
      </w:divBdr>
    </w:div>
    <w:div w:id="1228688797">
      <w:bodyDiv w:val="1"/>
      <w:marLeft w:val="0"/>
      <w:marRight w:val="0"/>
      <w:marTop w:val="0"/>
      <w:marBottom w:val="0"/>
      <w:divBdr>
        <w:top w:val="none" w:sz="0" w:space="0" w:color="auto"/>
        <w:left w:val="none" w:sz="0" w:space="0" w:color="auto"/>
        <w:bottom w:val="none" w:sz="0" w:space="0" w:color="auto"/>
        <w:right w:val="none" w:sz="0" w:space="0" w:color="auto"/>
      </w:divBdr>
    </w:div>
    <w:div w:id="1255671262">
      <w:bodyDiv w:val="1"/>
      <w:marLeft w:val="0"/>
      <w:marRight w:val="0"/>
      <w:marTop w:val="0"/>
      <w:marBottom w:val="0"/>
      <w:divBdr>
        <w:top w:val="none" w:sz="0" w:space="0" w:color="auto"/>
        <w:left w:val="none" w:sz="0" w:space="0" w:color="auto"/>
        <w:bottom w:val="none" w:sz="0" w:space="0" w:color="auto"/>
        <w:right w:val="none" w:sz="0" w:space="0" w:color="auto"/>
      </w:divBdr>
    </w:div>
    <w:div w:id="1287468219">
      <w:bodyDiv w:val="1"/>
      <w:marLeft w:val="0"/>
      <w:marRight w:val="0"/>
      <w:marTop w:val="0"/>
      <w:marBottom w:val="0"/>
      <w:divBdr>
        <w:top w:val="none" w:sz="0" w:space="0" w:color="auto"/>
        <w:left w:val="none" w:sz="0" w:space="0" w:color="auto"/>
        <w:bottom w:val="none" w:sz="0" w:space="0" w:color="auto"/>
        <w:right w:val="none" w:sz="0" w:space="0" w:color="auto"/>
      </w:divBdr>
    </w:div>
    <w:div w:id="1544321859">
      <w:bodyDiv w:val="1"/>
      <w:marLeft w:val="0"/>
      <w:marRight w:val="0"/>
      <w:marTop w:val="0"/>
      <w:marBottom w:val="0"/>
      <w:divBdr>
        <w:top w:val="none" w:sz="0" w:space="0" w:color="auto"/>
        <w:left w:val="none" w:sz="0" w:space="0" w:color="auto"/>
        <w:bottom w:val="none" w:sz="0" w:space="0" w:color="auto"/>
        <w:right w:val="none" w:sz="0" w:space="0" w:color="auto"/>
      </w:divBdr>
    </w:div>
    <w:div w:id="1703827429">
      <w:bodyDiv w:val="1"/>
      <w:marLeft w:val="0"/>
      <w:marRight w:val="0"/>
      <w:marTop w:val="0"/>
      <w:marBottom w:val="0"/>
      <w:divBdr>
        <w:top w:val="none" w:sz="0" w:space="0" w:color="auto"/>
        <w:left w:val="none" w:sz="0" w:space="0" w:color="auto"/>
        <w:bottom w:val="none" w:sz="0" w:space="0" w:color="auto"/>
        <w:right w:val="none" w:sz="0" w:space="0" w:color="auto"/>
      </w:divBdr>
    </w:div>
    <w:div w:id="1953438896">
      <w:bodyDiv w:val="1"/>
      <w:marLeft w:val="0"/>
      <w:marRight w:val="0"/>
      <w:marTop w:val="0"/>
      <w:marBottom w:val="0"/>
      <w:divBdr>
        <w:top w:val="none" w:sz="0" w:space="0" w:color="auto"/>
        <w:left w:val="none" w:sz="0" w:space="0" w:color="auto"/>
        <w:bottom w:val="none" w:sz="0" w:space="0" w:color="auto"/>
        <w:right w:val="none" w:sz="0" w:space="0" w:color="auto"/>
      </w:divBdr>
    </w:div>
    <w:div w:id="2093578554">
      <w:bodyDiv w:val="1"/>
      <w:marLeft w:val="0"/>
      <w:marRight w:val="0"/>
      <w:marTop w:val="0"/>
      <w:marBottom w:val="0"/>
      <w:divBdr>
        <w:top w:val="none" w:sz="0" w:space="0" w:color="auto"/>
        <w:left w:val="none" w:sz="0" w:space="0" w:color="auto"/>
        <w:bottom w:val="none" w:sz="0" w:space="0" w:color="auto"/>
        <w:right w:val="none" w:sz="0" w:space="0" w:color="auto"/>
      </w:divBdr>
    </w:div>
    <w:div w:id="21064175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www.nxp.com/docs/en/data-sheet/FXOS8700CQ.pdf" TargetMode="External"/><Relationship Id="rId21" Type="http://schemas.openxmlformats.org/officeDocument/2006/relationships/image" Target="media/image12.jpeg"/><Relationship Id="rId34" Type="http://schemas.openxmlformats.org/officeDocument/2006/relationships/hyperlink" Target="https://www.padelfederacion.es/Datos_Federacion.asp?Id=0" TargetMode="External"/><Relationship Id="rId42" Type="http://schemas.openxmlformats.org/officeDocument/2006/relationships/hyperlink" Target="https://www.nxp.com/products/sensors/motion-sensors/6-axis/digital-motion-sensor-3d-%09accelerometer-2g-4g-8g-plus-3d-magnetometer:FXOS8700CQ" TargetMode="External"/><Relationship Id="rId47" Type="http://schemas.openxmlformats.org/officeDocument/2006/relationships/hyperlink" Target="https://www.ti.com/lit/ds/symlink/cc3200.pdf" TargetMode="External"/><Relationship Id="rId50" Type="http://schemas.openxmlformats.org/officeDocument/2006/relationships/hyperlink" Target="https://www.st.com/en/evaluation-tools/steval-wesu1.html" TargetMode="External"/><Relationship Id="rId55" Type="http://schemas.openxmlformats.org/officeDocument/2006/relationships/hyperlink" Target="https://www.android.com/intl/es_es/what-is-androi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mikroe.com/hexiwear" TargetMode="External"/><Relationship Id="rId40" Type="http://schemas.openxmlformats.org/officeDocument/2006/relationships/hyperlink" Target="https://www.nxp.com/products/processors-and-microcontrollers/arm-%09microcontrollers/general-purpose-mcus/k-series-cortex-m4/k6x-ethernet/kinetis-k64-%09120-mhz-256-kb-sram-microcontrollers-mcus-based-on-arm-cortex-m4-core:K64_120" TargetMode="External"/><Relationship Id="rId45" Type="http://schemas.openxmlformats.org/officeDocument/2006/relationships/hyperlink" Target="http://www.ti.com/lit/ds/symlink/cc1350.pdf" TargetMode="External"/><Relationship Id="rId53" Type="http://schemas.openxmlformats.org/officeDocument/2006/relationships/hyperlink" Target="https://www.st.com/resource/en/datasheet/lsm6ds3.pdf"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arketingnews.es/investigacion/noticia/1156101031605/wearables-crece-%09numero-de-espanoles-tienen-uno.1.html" TargetMode="External"/><Relationship Id="rId43" Type="http://schemas.openxmlformats.org/officeDocument/2006/relationships/hyperlink" Target="https://www.nxp.com/products/no-longer-manufactured/3-axis-digital-%09gyroscope:FXAS21002C" TargetMode="External"/><Relationship Id="rId48" Type="http://schemas.openxmlformats.org/officeDocument/2006/relationships/hyperlink" Target="https://invensense.tdk.com/products/motion-tracking/9-axis/mpu-9250/" TargetMode="External"/><Relationship Id="rId56" Type="http://schemas.openxmlformats.org/officeDocument/2006/relationships/hyperlink" Target="https://www.apple.com/es/ios/ios-13/" TargetMode="External"/><Relationship Id="rId8" Type="http://schemas.openxmlformats.org/officeDocument/2006/relationships/header" Target="header1.xml"/><Relationship Id="rId51" Type="http://schemas.openxmlformats.org/officeDocument/2006/relationships/hyperlink" Target="https://www.st.com/resource/en/data_brief/steval-wesu1.pdf"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www.rfet.es/es_licencias_introduccion.html" TargetMode="External"/><Relationship Id="rId38" Type="http://schemas.openxmlformats.org/officeDocument/2006/relationships/hyperlink" Target="https://www.nxp.com/docs/en/data-%09sheet/FXOS8700CQ.pdf" TargetMode="External"/><Relationship Id="rId46" Type="http://schemas.openxmlformats.org/officeDocument/2006/relationships/hyperlink" Target="http://www.ti.com/product/CC3200" TargetMode="External"/><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nxp.com/products/wireless/bluetooth-low-energy/kinetis-kw40z-2-4-ghz-%09dual-mode-bluetooth-low-energy-and-802-15-4-wireless-radio-microcontroller-mcu-%09based-on-arm-cortex-m0-plus-core:KW40Z" TargetMode="External"/><Relationship Id="rId54" Type="http://schemas.openxmlformats.org/officeDocument/2006/relationships/hyperlink" Target="https://www.st.com/resource/en/datasheet/lis3mdl.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lobaldata.com/wearable-tech-is-maturing-but-is-still-out-of-the-%09mainstream-says-globaldata/" TargetMode="External"/><Relationship Id="rId49" Type="http://schemas.openxmlformats.org/officeDocument/2006/relationships/hyperlink" Target="https://invensense.tdk.com/wp-content/uploads/2015/02/PS-MPU-9250A-01-%09v1.1.pdf" TargetMode="External"/><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image" Target="media/image22.png"/><Relationship Id="rId44" Type="http://schemas.openxmlformats.org/officeDocument/2006/relationships/hyperlink" Target="http://www.ti.com/product/CC1350" TargetMode="External"/><Relationship Id="rId52" Type="http://schemas.openxmlformats.org/officeDocument/2006/relationships/hyperlink" Target="https://www.st.com/resource/en/user_manual/dm00279614-how-to-%09use-the-stevalwesu1-stmicroelectronics.pdf" TargetMode="External"/></Relationships>
</file>

<file path=word/_rels/footer2.xml.rels><?xml version="1.0" encoding="UTF-8" standalone="yes"?>
<Relationships xmlns="http://schemas.openxmlformats.org/package/2006/relationships"><Relationship Id="rId2" Type="http://schemas.openxmlformats.org/officeDocument/2006/relationships/hyperlink" Target="http://www.etsit.upv.es/" TargetMode="External"/><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3" Type="http://schemas.openxmlformats.org/officeDocument/2006/relationships/image" Target="http://upvrenew.upv.es/perfiles/pas-pdi/imagenes/marca_UPV_principal_negro300.png" TargetMode="External"/><Relationship Id="rId2" Type="http://schemas.openxmlformats.org/officeDocument/2006/relationships/image" Target="media/image3.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Licencias tenis y pádel</a:t>
            </a:r>
            <a:r>
              <a:rPr lang="es-ES" baseline="0"/>
              <a:t> en España (2012-2019)</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Tenis</c:v>
                </c:pt>
              </c:strCache>
            </c:strRef>
          </c:tx>
          <c:spPr>
            <a:solidFill>
              <a:srgbClr val="FFFF0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Hoja1!$B$2:$B$9</c:f>
              <c:numCache>
                <c:formatCode>General</c:formatCode>
                <c:ptCount val="8"/>
                <c:pt idx="0">
                  <c:v>103898</c:v>
                </c:pt>
                <c:pt idx="1">
                  <c:v>89830</c:v>
                </c:pt>
                <c:pt idx="2">
                  <c:v>85668</c:v>
                </c:pt>
                <c:pt idx="3">
                  <c:v>81581</c:v>
                </c:pt>
                <c:pt idx="4">
                  <c:v>80227</c:v>
                </c:pt>
                <c:pt idx="5">
                  <c:v>77864</c:v>
                </c:pt>
                <c:pt idx="6">
                  <c:v>78100</c:v>
                </c:pt>
                <c:pt idx="7">
                  <c:v>71091</c:v>
                </c:pt>
              </c:numCache>
            </c:numRef>
          </c:val>
          <c:extLst>
            <c:ext xmlns:c16="http://schemas.microsoft.com/office/drawing/2014/chart" uri="{C3380CC4-5D6E-409C-BE32-E72D297353CC}">
              <c16:uniqueId val="{00000000-F028-47A2-B843-D0B23B9B81C5}"/>
            </c:ext>
          </c:extLst>
        </c:ser>
        <c:ser>
          <c:idx val="1"/>
          <c:order val="1"/>
          <c:tx>
            <c:strRef>
              <c:f>Hoja1!$C$1</c:f>
              <c:strCache>
                <c:ptCount val="1"/>
                <c:pt idx="0">
                  <c:v>Pádel</c:v>
                </c:pt>
              </c:strCache>
            </c:strRef>
          </c:tx>
          <c:spPr>
            <a:solidFill>
              <a:srgbClr val="0070C0"/>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Hoja1!$C$2:$C$9</c:f>
              <c:numCache>
                <c:formatCode>General</c:formatCode>
                <c:ptCount val="8"/>
                <c:pt idx="0">
                  <c:v>39652</c:v>
                </c:pt>
                <c:pt idx="1">
                  <c:v>43312</c:v>
                </c:pt>
                <c:pt idx="2">
                  <c:v>49463</c:v>
                </c:pt>
                <c:pt idx="3">
                  <c:v>56263</c:v>
                </c:pt>
                <c:pt idx="4">
                  <c:v>58333</c:v>
                </c:pt>
                <c:pt idx="5">
                  <c:v>68786</c:v>
                </c:pt>
                <c:pt idx="6">
                  <c:v>72266</c:v>
                </c:pt>
                <c:pt idx="7">
                  <c:v>75819</c:v>
                </c:pt>
              </c:numCache>
            </c:numRef>
          </c:val>
          <c:extLst>
            <c:ext xmlns:c16="http://schemas.microsoft.com/office/drawing/2014/chart" uri="{C3380CC4-5D6E-409C-BE32-E72D297353CC}">
              <c16:uniqueId val="{00000001-F028-47A2-B843-D0B23B9B81C5}"/>
            </c:ext>
          </c:extLst>
        </c:ser>
        <c:ser>
          <c:idx val="2"/>
          <c:order val="2"/>
          <c:tx>
            <c:strRef>
              <c:f>Hoja1!$D$1</c:f>
              <c:strCache>
                <c:ptCount val="1"/>
                <c:pt idx="0">
                  <c:v>Total</c:v>
                </c:pt>
              </c:strCache>
            </c:strRef>
          </c:tx>
          <c:spPr>
            <a:solidFill>
              <a:schemeClr val="accent6"/>
            </a:solidFill>
            <a:ln>
              <a:solidFill>
                <a:schemeClr val="tx1"/>
              </a:solidFill>
            </a:ln>
            <a:effectLst/>
          </c:spPr>
          <c:invertIfNegative val="0"/>
          <c:cat>
            <c:numRef>
              <c:f>Hoja1!$A$2:$A$9</c:f>
              <c:numCache>
                <c:formatCode>General</c:formatCode>
                <c:ptCount val="8"/>
                <c:pt idx="0">
                  <c:v>2012</c:v>
                </c:pt>
                <c:pt idx="1">
                  <c:v>2013</c:v>
                </c:pt>
                <c:pt idx="2">
                  <c:v>2014</c:v>
                </c:pt>
                <c:pt idx="3">
                  <c:v>2015</c:v>
                </c:pt>
                <c:pt idx="4">
                  <c:v>2016</c:v>
                </c:pt>
                <c:pt idx="5">
                  <c:v>2017</c:v>
                </c:pt>
                <c:pt idx="6">
                  <c:v>2018</c:v>
                </c:pt>
                <c:pt idx="7">
                  <c:v>2019</c:v>
                </c:pt>
              </c:numCache>
            </c:numRef>
          </c:cat>
          <c:val>
            <c:numRef>
              <c:f>Hoja1!$D$2:$D$9</c:f>
              <c:numCache>
                <c:formatCode>General</c:formatCode>
                <c:ptCount val="8"/>
                <c:pt idx="0">
                  <c:v>143550</c:v>
                </c:pt>
                <c:pt idx="1">
                  <c:v>133142</c:v>
                </c:pt>
                <c:pt idx="2">
                  <c:v>135131</c:v>
                </c:pt>
                <c:pt idx="3">
                  <c:v>137844</c:v>
                </c:pt>
                <c:pt idx="4">
                  <c:v>138560</c:v>
                </c:pt>
                <c:pt idx="5">
                  <c:v>146650</c:v>
                </c:pt>
                <c:pt idx="6">
                  <c:v>150366</c:v>
                </c:pt>
                <c:pt idx="7">
                  <c:v>146910</c:v>
                </c:pt>
              </c:numCache>
            </c:numRef>
          </c:val>
          <c:extLst>
            <c:ext xmlns:c16="http://schemas.microsoft.com/office/drawing/2014/chart" uri="{C3380CC4-5D6E-409C-BE32-E72D297353CC}">
              <c16:uniqueId val="{00000002-F028-47A2-B843-D0B23B9B81C5}"/>
            </c:ext>
          </c:extLst>
        </c:ser>
        <c:dLbls>
          <c:showLegendKey val="0"/>
          <c:showVal val="0"/>
          <c:showCatName val="0"/>
          <c:showSerName val="0"/>
          <c:showPercent val="0"/>
          <c:showBubbleSize val="0"/>
        </c:dLbls>
        <c:gapWidth val="150"/>
        <c:axId val="1811135759"/>
        <c:axId val="1486902447"/>
      </c:barChart>
      <c:catAx>
        <c:axId val="181113575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486902447"/>
        <c:crosses val="autoZero"/>
        <c:auto val="1"/>
        <c:lblAlgn val="ctr"/>
        <c:lblOffset val="100"/>
        <c:noMultiLvlLbl val="0"/>
      </c:catAx>
      <c:valAx>
        <c:axId val="148690244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81113575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encia numérica" Version="1987">
  <b:Source>
    <b:Tag>RFE</b:Tag>
    <b:SourceType>InternetSite</b:SourceType>
    <b:Guid>{9445CC37-0D84-49BD-A4A3-FC5CBE7A8672}</b:Guid>
    <b:Title>RFET (Real Federación Española de Tenis)</b:Title>
    <b:InternetSiteTitle>Federación de pádel</b:InternetSiteTitle>
    <b:URL>http://www.rfet.es/es_licencias_introduccion.html https://www.padelfederacion.es/Datos_Federacion.asp?Id=0</b:URL>
    <b:RefOrder>1</b:RefOrder>
  </b:Source>
  <b:Source>
    <b:Tag>Por</b:Tag>
    <b:SourceType>InternetSite</b:SourceType>
    <b:Guid>{82BB6A42-67FD-487D-8D15-02A7B395F0E1}</b:Guid>
    <b:Title>Porcentaje de penetración de wearables</b:Title>
    <b:URL>https://www.marketingnews.es/investigacion/noticia/1156101031605/wearables-crece-numero-de-espanoles-tienen-uno.1.html</b:URL>
    <b:RefOrder>2</b:RefOrder>
  </b:Source>
</b:Sources>
</file>

<file path=customXml/itemProps1.xml><?xml version="1.0" encoding="utf-8"?>
<ds:datastoreItem xmlns:ds="http://schemas.openxmlformats.org/officeDocument/2006/customXml" ds:itemID="{F271FB12-3A61-44EA-A589-A78278E1E8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24</Pages>
  <Words>5670</Words>
  <Characters>31186</Characters>
  <Application>Microsoft Office Word</Application>
  <DocSecurity>0</DocSecurity>
  <Lines>259</Lines>
  <Paragraphs>73</Paragraphs>
  <ScaleCrop>false</ScaleCrop>
  <HeadingPairs>
    <vt:vector size="2" baseType="variant">
      <vt:variant>
        <vt:lpstr>Título</vt:lpstr>
      </vt:variant>
      <vt:variant>
        <vt:i4>1</vt:i4>
      </vt:variant>
    </vt:vector>
  </HeadingPairs>
  <TitlesOfParts>
    <vt:vector size="1" baseType="lpstr">
      <vt:lpstr/>
    </vt:vector>
  </TitlesOfParts>
  <Company>UPV</Company>
  <LinksUpToDate>false</LinksUpToDate>
  <CharactersWithSpaces>36783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mabacmar</dc:creator>
  <cp:lastModifiedBy>DIEGO PÉREZ LAVARÍAS</cp:lastModifiedBy>
  <cp:revision>78</cp:revision>
  <cp:lastPrinted>2020-05-04T13:23:00Z</cp:lastPrinted>
  <dcterms:created xsi:type="dcterms:W3CDTF">2020-05-01T08:53:00Z</dcterms:created>
  <dcterms:modified xsi:type="dcterms:W3CDTF">2020-05-16T10:14:00Z</dcterms:modified>
</cp:coreProperties>
</file>