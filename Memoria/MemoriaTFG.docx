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63FF92" w14:textId="77777777" w:rsidR="00A06FC6" w:rsidRDefault="00A06FC6">
      <w:pPr>
        <w:spacing w:before="0" w:after="200" w:line="276" w:lineRule="auto"/>
        <w:jc w:val="left"/>
      </w:pPr>
    </w:p>
    <w:p w14:paraId="5C50399D" w14:textId="77777777" w:rsidR="00A06FC6" w:rsidRDefault="00A06FC6">
      <w:pPr>
        <w:spacing w:before="0" w:after="200" w:line="276" w:lineRule="auto"/>
        <w:jc w:val="left"/>
      </w:pPr>
    </w:p>
    <w:p w14:paraId="0CBF1102" w14:textId="77777777" w:rsidR="00A06FC6" w:rsidRDefault="00A06FC6">
      <w:pPr>
        <w:spacing w:before="0" w:after="200" w:line="276" w:lineRule="auto"/>
        <w:jc w:val="left"/>
      </w:pPr>
    </w:p>
    <w:p w14:paraId="18FC2C75" w14:textId="77777777" w:rsidR="00A06FC6" w:rsidRDefault="00A06FC6" w:rsidP="00ED547E">
      <w:pPr>
        <w:spacing w:before="0" w:after="200" w:line="276" w:lineRule="auto"/>
        <w:jc w:val="right"/>
      </w:pPr>
    </w:p>
    <w:p w14:paraId="1D4236DC" w14:textId="77777777" w:rsidR="00A06FC6" w:rsidRDefault="00A06FC6">
      <w:pPr>
        <w:spacing w:before="0" w:after="200" w:line="276" w:lineRule="auto"/>
        <w:jc w:val="left"/>
      </w:pPr>
    </w:p>
    <w:p w14:paraId="103F4BCC" w14:textId="77777777" w:rsidR="00A06FC6" w:rsidRDefault="00A06FC6">
      <w:pPr>
        <w:spacing w:before="0" w:after="200" w:line="276" w:lineRule="auto"/>
        <w:jc w:val="left"/>
      </w:pPr>
    </w:p>
    <w:p w14:paraId="674B9B96" w14:textId="77777777" w:rsidR="00A06FC6" w:rsidRDefault="00A06FC6">
      <w:pPr>
        <w:spacing w:before="0" w:after="200" w:line="276" w:lineRule="auto"/>
        <w:jc w:val="left"/>
      </w:pPr>
    </w:p>
    <w:p w14:paraId="5A9CB876" w14:textId="77777777" w:rsidR="00A06FC6" w:rsidRDefault="00231323" w:rsidP="00A06FC6">
      <w:pPr>
        <w:spacing w:before="0" w:after="200" w:line="276" w:lineRule="auto"/>
        <w:jc w:val="center"/>
        <w:rPr>
          <w:b/>
          <w:sz w:val="28"/>
          <w:szCs w:val="28"/>
        </w:rPr>
      </w:pPr>
      <w:r>
        <w:rPr>
          <w:b/>
          <w:sz w:val="28"/>
          <w:szCs w:val="28"/>
        </w:rPr>
        <w:t>DISPOSITIVO WEARABLE DE MEDIDA DE RENDIMIENTO EN DEPORTES DE RAQUETA CON COMUNICACIÓN CON DISPOSITIVO MÓVIL</w:t>
      </w:r>
    </w:p>
    <w:p w14:paraId="495D6115" w14:textId="77777777" w:rsidR="00A06FC6" w:rsidRDefault="00A06FC6" w:rsidP="00A06FC6">
      <w:pPr>
        <w:spacing w:before="0" w:after="200" w:line="276" w:lineRule="auto"/>
        <w:jc w:val="center"/>
        <w:rPr>
          <w:b/>
          <w:sz w:val="28"/>
          <w:szCs w:val="28"/>
        </w:rPr>
      </w:pPr>
    </w:p>
    <w:p w14:paraId="1E6230C8" w14:textId="77777777" w:rsidR="00A06FC6" w:rsidRDefault="00A06FC6" w:rsidP="00A06FC6">
      <w:pPr>
        <w:spacing w:before="0" w:after="200" w:line="276" w:lineRule="auto"/>
        <w:jc w:val="center"/>
        <w:rPr>
          <w:b/>
          <w:sz w:val="28"/>
          <w:szCs w:val="28"/>
        </w:rPr>
      </w:pPr>
    </w:p>
    <w:p w14:paraId="37F62D71" w14:textId="362D8E5D" w:rsidR="00A06FC6" w:rsidRDefault="00231323" w:rsidP="00A06FC6">
      <w:pPr>
        <w:spacing w:before="0" w:after="200" w:line="276" w:lineRule="auto"/>
        <w:jc w:val="center"/>
        <w:rPr>
          <w:b/>
          <w:szCs w:val="22"/>
        </w:rPr>
      </w:pPr>
      <w:r>
        <w:rPr>
          <w:b/>
          <w:szCs w:val="22"/>
        </w:rPr>
        <w:t>Diego Pérez Lavarías</w:t>
      </w:r>
    </w:p>
    <w:p w14:paraId="7A3A1825" w14:textId="77777777" w:rsidR="00A06FC6" w:rsidRDefault="00A06FC6" w:rsidP="00A06FC6">
      <w:pPr>
        <w:spacing w:before="0" w:after="200" w:line="276" w:lineRule="auto"/>
        <w:jc w:val="center"/>
        <w:rPr>
          <w:b/>
          <w:szCs w:val="22"/>
        </w:rPr>
      </w:pPr>
    </w:p>
    <w:p w14:paraId="21BD4A51" w14:textId="77777777" w:rsidR="00A06FC6" w:rsidRDefault="00A06FC6" w:rsidP="00A06FC6">
      <w:pPr>
        <w:spacing w:before="0" w:after="200" w:line="276" w:lineRule="auto"/>
        <w:jc w:val="center"/>
        <w:rPr>
          <w:b/>
          <w:szCs w:val="22"/>
        </w:rPr>
      </w:pPr>
    </w:p>
    <w:p w14:paraId="75D8B71A" w14:textId="3093A8D2" w:rsidR="00A06FC6" w:rsidRDefault="00A06FC6" w:rsidP="00A06FC6">
      <w:pPr>
        <w:spacing w:before="0" w:after="200" w:line="276" w:lineRule="auto"/>
        <w:jc w:val="center"/>
        <w:rPr>
          <w:b/>
          <w:szCs w:val="22"/>
        </w:rPr>
      </w:pPr>
      <w:r>
        <w:rPr>
          <w:b/>
          <w:szCs w:val="22"/>
        </w:rPr>
        <w:t xml:space="preserve">Tutor: </w:t>
      </w:r>
      <w:r w:rsidR="00231323">
        <w:rPr>
          <w:b/>
          <w:szCs w:val="22"/>
        </w:rPr>
        <w:t>Marina Alonso Díaz</w:t>
      </w:r>
    </w:p>
    <w:p w14:paraId="15F54AB2" w14:textId="11CAEB86" w:rsidR="00A06FC6" w:rsidRDefault="00A06FC6" w:rsidP="00A06FC6">
      <w:pPr>
        <w:spacing w:before="0" w:after="200" w:line="276" w:lineRule="auto"/>
        <w:jc w:val="center"/>
        <w:rPr>
          <w:b/>
          <w:szCs w:val="22"/>
        </w:rPr>
      </w:pPr>
      <w:r>
        <w:rPr>
          <w:b/>
          <w:szCs w:val="22"/>
        </w:rPr>
        <w:t xml:space="preserve">Cotutor: </w:t>
      </w:r>
      <w:r w:rsidR="00FB3EC4">
        <w:rPr>
          <w:b/>
          <w:szCs w:val="22"/>
        </w:rPr>
        <w:t>Salvador Coll Arnau</w:t>
      </w:r>
    </w:p>
    <w:p w14:paraId="7E3F5804" w14:textId="77777777" w:rsidR="00A06FC6" w:rsidRDefault="00A06FC6" w:rsidP="00A06FC6">
      <w:pPr>
        <w:spacing w:before="0" w:after="200" w:line="276" w:lineRule="auto"/>
        <w:jc w:val="center"/>
        <w:rPr>
          <w:b/>
          <w:szCs w:val="22"/>
        </w:rPr>
      </w:pPr>
    </w:p>
    <w:p w14:paraId="5F208AFC" w14:textId="77777777" w:rsidR="00A06FC6" w:rsidRDefault="00A06FC6" w:rsidP="00A06FC6">
      <w:pPr>
        <w:spacing w:before="0" w:after="200" w:line="276" w:lineRule="auto"/>
        <w:jc w:val="center"/>
        <w:rPr>
          <w:b/>
          <w:szCs w:val="22"/>
        </w:rPr>
      </w:pPr>
    </w:p>
    <w:p w14:paraId="7E80D75C" w14:textId="77777777" w:rsidR="00A06FC6" w:rsidRDefault="00A06FC6" w:rsidP="00A06FC6">
      <w:pPr>
        <w:spacing w:before="0" w:after="200" w:line="276" w:lineRule="auto"/>
        <w:jc w:val="center"/>
        <w:rPr>
          <w:b/>
          <w:szCs w:val="22"/>
        </w:rPr>
      </w:pPr>
    </w:p>
    <w:p w14:paraId="2FD2E141" w14:textId="77777777" w:rsidR="00A06FC6" w:rsidRDefault="00A06FC6" w:rsidP="00A06FC6">
      <w:pPr>
        <w:spacing w:before="0" w:after="200" w:line="276" w:lineRule="auto"/>
        <w:jc w:val="center"/>
        <w:rPr>
          <w:b/>
          <w:szCs w:val="22"/>
        </w:rPr>
      </w:pPr>
    </w:p>
    <w:p w14:paraId="481845C4" w14:textId="77777777" w:rsidR="00A06FC6" w:rsidRPr="00A06FC6" w:rsidRDefault="00A06FC6" w:rsidP="00A06FC6">
      <w:pPr>
        <w:spacing w:before="0" w:after="200" w:line="276" w:lineRule="auto"/>
        <w:ind w:left="3540"/>
        <w:rPr>
          <w:szCs w:val="22"/>
        </w:rPr>
      </w:pPr>
      <w:r w:rsidRPr="00A06FC6">
        <w:rPr>
          <w:szCs w:val="22"/>
        </w:rPr>
        <w:t>Trabajo Fin de Grado presentado en la Escuela Técnica Superior de Ingenieros de Telecomunicación de la Universitat Politècnica de València</w:t>
      </w:r>
      <w:r>
        <w:rPr>
          <w:szCs w:val="22"/>
        </w:rPr>
        <w:t>,</w:t>
      </w:r>
      <w:r w:rsidRPr="00A06FC6">
        <w:rPr>
          <w:szCs w:val="22"/>
        </w:rPr>
        <w:t xml:space="preserve"> para la obtención del Título de Graduado en Ingeniería de Tecnologías y Servicios de Telecomunicación</w:t>
      </w:r>
    </w:p>
    <w:p w14:paraId="66395129" w14:textId="40B12455" w:rsidR="00A06FC6" w:rsidRPr="00A06FC6" w:rsidRDefault="00A06FC6" w:rsidP="00A06FC6">
      <w:pPr>
        <w:spacing w:before="0" w:after="200" w:line="276" w:lineRule="auto"/>
        <w:ind w:left="3540"/>
        <w:rPr>
          <w:szCs w:val="22"/>
        </w:rPr>
      </w:pPr>
      <w:r w:rsidRPr="00A06FC6">
        <w:rPr>
          <w:szCs w:val="22"/>
        </w:rPr>
        <w:t xml:space="preserve">Curso </w:t>
      </w:r>
      <w:r w:rsidR="00231323">
        <w:rPr>
          <w:szCs w:val="22"/>
        </w:rPr>
        <w:t>2019-20</w:t>
      </w:r>
    </w:p>
    <w:p w14:paraId="3FEB6D62" w14:textId="65ADC8F6" w:rsidR="00037D81" w:rsidRPr="00A06FC6" w:rsidRDefault="00A06FC6" w:rsidP="00A06FC6">
      <w:pPr>
        <w:spacing w:before="0" w:after="200" w:line="276" w:lineRule="auto"/>
        <w:ind w:left="3540"/>
        <w:rPr>
          <w:b/>
          <w:sz w:val="28"/>
          <w:szCs w:val="28"/>
        </w:rPr>
      </w:pPr>
      <w:r w:rsidRPr="00A06FC6">
        <w:rPr>
          <w:szCs w:val="22"/>
        </w:rPr>
        <w:t>Valencia,</w:t>
      </w:r>
      <w:r w:rsidR="00A544FD">
        <w:rPr>
          <w:szCs w:val="22"/>
        </w:rPr>
        <w:t xml:space="preserve"> </w:t>
      </w:r>
      <w:r w:rsidR="005B5E74">
        <w:rPr>
          <w:szCs w:val="22"/>
        </w:rPr>
        <w:fldChar w:fldCharType="begin"/>
      </w:r>
      <w:r w:rsidR="005B5E74">
        <w:rPr>
          <w:szCs w:val="22"/>
        </w:rPr>
        <w:instrText xml:space="preserve"> TIME \@ "d' de 'MMMM' de 'yyyy" </w:instrText>
      </w:r>
      <w:r w:rsidR="005B5E74">
        <w:rPr>
          <w:szCs w:val="22"/>
        </w:rPr>
        <w:fldChar w:fldCharType="separate"/>
      </w:r>
      <w:ins w:id="0" w:author="DIEGO PÉREZ LAVARÍAS" w:date="2020-05-27T15:44:00Z">
        <w:r w:rsidR="00C8331B">
          <w:rPr>
            <w:noProof/>
            <w:szCs w:val="22"/>
          </w:rPr>
          <w:t>27 de mayo de 2020</w:t>
        </w:r>
      </w:ins>
      <w:del w:id="1" w:author="DIEGO PÉREZ LAVARÍAS" w:date="2020-05-16T11:29:00Z">
        <w:r w:rsidR="00004DF5" w:rsidDel="009A5D6C">
          <w:rPr>
            <w:noProof/>
            <w:szCs w:val="22"/>
          </w:rPr>
          <w:delText>15 de mayo de 2020</w:delText>
        </w:r>
      </w:del>
      <w:r w:rsidR="005B5E74">
        <w:rPr>
          <w:szCs w:val="22"/>
        </w:rPr>
        <w:fldChar w:fldCharType="end"/>
      </w:r>
      <w:r w:rsidR="00037D81" w:rsidRPr="00A06FC6">
        <w:rPr>
          <w:b/>
          <w:sz w:val="28"/>
          <w:szCs w:val="28"/>
        </w:rPr>
        <w:br w:type="page"/>
      </w:r>
    </w:p>
    <w:p w14:paraId="45D01A20" w14:textId="77777777" w:rsidR="00A06FC6" w:rsidRDefault="006D398C" w:rsidP="006D398C">
      <w:pPr>
        <w:pStyle w:val="Ttulo"/>
      </w:pPr>
      <w:r>
        <w:lastRenderedPageBreak/>
        <w:t xml:space="preserve">Resumen </w:t>
      </w:r>
    </w:p>
    <w:p w14:paraId="66741ABB" w14:textId="4A5206BB" w:rsidR="00705F15" w:rsidRDefault="00031348">
      <w:pPr>
        <w:spacing w:before="0" w:after="200" w:line="276" w:lineRule="auto"/>
        <w:jc w:val="left"/>
      </w:pPr>
      <w:r>
        <w:t>Breve resumen entre 150 y 200 palabras.</w:t>
      </w:r>
    </w:p>
    <w:p w14:paraId="47D90FF2" w14:textId="77777777" w:rsidR="00031348" w:rsidRDefault="00031348">
      <w:pPr>
        <w:spacing w:before="0" w:after="200" w:line="276" w:lineRule="auto"/>
        <w:jc w:val="left"/>
      </w:pPr>
    </w:p>
    <w:p w14:paraId="0F32694E" w14:textId="77777777" w:rsidR="00705F15" w:rsidRDefault="00705F15" w:rsidP="00705F15">
      <w:pPr>
        <w:pStyle w:val="Ttulo"/>
      </w:pPr>
      <w:r>
        <w:t>Resum</w:t>
      </w:r>
    </w:p>
    <w:p w14:paraId="1BFE81FF" w14:textId="77777777" w:rsidR="00705F15" w:rsidRPr="007B22DE" w:rsidRDefault="00705F15" w:rsidP="00705F15">
      <w:pPr>
        <w:rPr>
          <w:lang w:val="en-US"/>
        </w:rPr>
      </w:pPr>
      <w:r>
        <w:t xml:space="preserve">La memoria del TFG comença amb un breu resum d’entre 150 i 200 paraules, escrit en castellà, valencià i anglès. </w:t>
      </w:r>
      <w:r w:rsidRPr="007B22DE">
        <w:rPr>
          <w:lang w:val="en-US"/>
        </w:rPr>
        <w:t>Aquestes pàgines van sense numerar.</w:t>
      </w:r>
    </w:p>
    <w:p w14:paraId="0DCDD102" w14:textId="77777777" w:rsidR="00705F15" w:rsidRPr="007B22DE" w:rsidRDefault="00705F15" w:rsidP="00705F15">
      <w:pPr>
        <w:rPr>
          <w:lang w:val="en-US"/>
        </w:rPr>
      </w:pPr>
    </w:p>
    <w:p w14:paraId="2BD7E423" w14:textId="77777777" w:rsidR="00705F15" w:rsidRPr="007B22DE" w:rsidRDefault="00705F15" w:rsidP="00705F15">
      <w:pPr>
        <w:rPr>
          <w:lang w:val="en-US"/>
        </w:rPr>
      </w:pPr>
    </w:p>
    <w:p w14:paraId="1457E537" w14:textId="77777777" w:rsidR="00705F15" w:rsidRPr="00705F15" w:rsidRDefault="00705F15" w:rsidP="00705F15">
      <w:pPr>
        <w:pStyle w:val="Ttulo"/>
        <w:rPr>
          <w:lang w:val="en-US"/>
        </w:rPr>
      </w:pPr>
      <w:r w:rsidRPr="00705F15">
        <w:rPr>
          <w:lang w:val="en-US"/>
        </w:rPr>
        <w:t>Abstract</w:t>
      </w:r>
    </w:p>
    <w:p w14:paraId="0B0121EF" w14:textId="77777777" w:rsidR="00705F15" w:rsidRPr="00705F15" w:rsidRDefault="00705F15" w:rsidP="00705F15">
      <w:pPr>
        <w:rPr>
          <w:lang w:val="en-US"/>
        </w:rPr>
      </w:pPr>
      <w:r w:rsidRPr="00705F15">
        <w:rPr>
          <w:lang w:val="en-US"/>
        </w:rPr>
        <w:t xml:space="preserve">The memory of the TFG begins with a short abstract from 150 to 200 words, writen in </w:t>
      </w:r>
      <w:r>
        <w:rPr>
          <w:lang w:val="en-US"/>
        </w:rPr>
        <w:t xml:space="preserve">Spanish, </w:t>
      </w:r>
      <w:r w:rsidR="00F7094D">
        <w:rPr>
          <w:lang w:val="en-US"/>
        </w:rPr>
        <w:t>Valencian</w:t>
      </w:r>
      <w:r>
        <w:rPr>
          <w:lang w:val="en-US"/>
        </w:rPr>
        <w:t xml:space="preserve"> and English. These pages are not numbered.</w:t>
      </w:r>
    </w:p>
    <w:p w14:paraId="457F9515" w14:textId="77777777" w:rsidR="00A06FC6" w:rsidRPr="00705F15" w:rsidRDefault="00A06FC6">
      <w:pPr>
        <w:spacing w:before="0" w:after="200" w:line="276" w:lineRule="auto"/>
        <w:jc w:val="left"/>
        <w:rPr>
          <w:lang w:val="en-US"/>
        </w:rPr>
      </w:pPr>
    </w:p>
    <w:p w14:paraId="4A871681" w14:textId="77777777" w:rsidR="0066712F" w:rsidRDefault="0066712F">
      <w:pPr>
        <w:spacing w:before="0" w:after="200" w:line="276" w:lineRule="auto"/>
        <w:jc w:val="left"/>
        <w:rPr>
          <w:lang w:val="en-US"/>
        </w:rPr>
        <w:sectPr w:rsidR="0066712F" w:rsidSect="00ED547E">
          <w:headerReference w:type="default" r:id="rId8"/>
          <w:footerReference w:type="default" r:id="rId9"/>
          <w:headerReference w:type="first" r:id="rId10"/>
          <w:footerReference w:type="first" r:id="rId11"/>
          <w:pgSz w:w="11906" w:h="16838"/>
          <w:pgMar w:top="1417" w:right="1701" w:bottom="1417" w:left="1701" w:header="1134" w:footer="850" w:gutter="0"/>
          <w:cols w:space="708"/>
          <w:titlePg/>
          <w:docGrid w:linePitch="360"/>
        </w:sectPr>
      </w:pPr>
    </w:p>
    <w:p w14:paraId="1AD1932B" w14:textId="77777777" w:rsidR="0066712F" w:rsidRDefault="0066712F" w:rsidP="001F333F">
      <w:pPr>
        <w:spacing w:before="0" w:after="200" w:line="276" w:lineRule="auto"/>
        <w:jc w:val="left"/>
        <w:rPr>
          <w:lang w:val="en-US"/>
        </w:rPr>
      </w:pPr>
    </w:p>
    <w:p w14:paraId="63D89FA2" w14:textId="1A2F11FB" w:rsidR="001F333F" w:rsidRDefault="001F333F" w:rsidP="001F333F">
      <w:pPr>
        <w:spacing w:before="0" w:after="200" w:line="276" w:lineRule="auto"/>
        <w:jc w:val="left"/>
        <w:rPr>
          <w:lang w:val="en-US"/>
        </w:rPr>
        <w:sectPr w:rsidR="001F333F" w:rsidSect="0066712F">
          <w:footerReference w:type="default" r:id="rId12"/>
          <w:type w:val="continuous"/>
          <w:pgSz w:w="11906" w:h="16838"/>
          <w:pgMar w:top="1417" w:right="1701" w:bottom="1417" w:left="1701" w:header="708" w:footer="708" w:gutter="0"/>
          <w:pgNumType w:start="1"/>
          <w:cols w:space="708"/>
          <w:docGrid w:linePitch="360"/>
        </w:sectPr>
      </w:pPr>
    </w:p>
    <w:p w14:paraId="0870F2FB" w14:textId="3749A219" w:rsidR="00705F15" w:rsidRDefault="00705F15" w:rsidP="00705F15">
      <w:pPr>
        <w:pStyle w:val="Ttulo"/>
        <w:rPr>
          <w:lang w:val="en-US"/>
        </w:rPr>
      </w:pPr>
    </w:p>
    <w:p w14:paraId="1EDC5793" w14:textId="0618689D" w:rsidR="001F333F" w:rsidRDefault="001F333F" w:rsidP="001F333F">
      <w:pPr>
        <w:rPr>
          <w:lang w:val="en-US"/>
        </w:rPr>
      </w:pPr>
    </w:p>
    <w:p w14:paraId="71720A13" w14:textId="3EF98033" w:rsidR="001F333F" w:rsidRDefault="001F333F" w:rsidP="001F333F">
      <w:pPr>
        <w:rPr>
          <w:lang w:val="en-US"/>
        </w:rPr>
      </w:pPr>
    </w:p>
    <w:p w14:paraId="04B803C4" w14:textId="22752483" w:rsidR="001F333F" w:rsidRDefault="001F333F" w:rsidP="001F333F">
      <w:pPr>
        <w:rPr>
          <w:lang w:val="en-US"/>
        </w:rPr>
      </w:pPr>
    </w:p>
    <w:p w14:paraId="030672CF" w14:textId="296F3209" w:rsidR="001F333F" w:rsidRDefault="001F333F" w:rsidP="001F333F">
      <w:pPr>
        <w:rPr>
          <w:lang w:val="en-US"/>
        </w:rPr>
      </w:pPr>
    </w:p>
    <w:p w14:paraId="29DF5E03" w14:textId="7926624B" w:rsidR="001F333F" w:rsidRDefault="001F333F" w:rsidP="001F333F">
      <w:pPr>
        <w:rPr>
          <w:lang w:val="en-US"/>
        </w:rPr>
      </w:pPr>
    </w:p>
    <w:p w14:paraId="5095C2D8" w14:textId="1C60AC04" w:rsidR="001F333F" w:rsidRDefault="001F333F" w:rsidP="001F333F">
      <w:pPr>
        <w:rPr>
          <w:lang w:val="en-US"/>
        </w:rPr>
      </w:pPr>
    </w:p>
    <w:p w14:paraId="43B3DD3C" w14:textId="663B2115" w:rsidR="001F333F" w:rsidRDefault="001F333F" w:rsidP="001F333F">
      <w:pPr>
        <w:rPr>
          <w:lang w:val="en-US"/>
        </w:rPr>
      </w:pPr>
    </w:p>
    <w:p w14:paraId="05711E1D" w14:textId="2ABA3551" w:rsidR="001F333F" w:rsidRDefault="001F333F" w:rsidP="001F333F">
      <w:pPr>
        <w:rPr>
          <w:lang w:val="en-US"/>
        </w:rPr>
      </w:pPr>
    </w:p>
    <w:p w14:paraId="449C35DF" w14:textId="37CB96DC" w:rsidR="001F333F" w:rsidRDefault="001F333F" w:rsidP="001F333F">
      <w:pPr>
        <w:rPr>
          <w:lang w:val="en-US"/>
        </w:rPr>
      </w:pPr>
    </w:p>
    <w:p w14:paraId="18675083" w14:textId="4E887C38" w:rsidR="001F333F" w:rsidRDefault="001F333F" w:rsidP="001F333F">
      <w:pPr>
        <w:rPr>
          <w:lang w:val="en-US"/>
        </w:rPr>
      </w:pPr>
    </w:p>
    <w:p w14:paraId="651246E2" w14:textId="09364471" w:rsidR="001F333F" w:rsidRDefault="001F333F" w:rsidP="001F333F">
      <w:pPr>
        <w:rPr>
          <w:lang w:val="en-US"/>
        </w:rPr>
      </w:pPr>
    </w:p>
    <w:p w14:paraId="01EC4B97" w14:textId="611C9D98" w:rsidR="001F333F" w:rsidRDefault="001F333F" w:rsidP="001F333F">
      <w:pPr>
        <w:rPr>
          <w:lang w:val="en-US"/>
        </w:rPr>
      </w:pPr>
    </w:p>
    <w:p w14:paraId="21D6C3D6" w14:textId="4723BDA3" w:rsidR="001F333F" w:rsidRDefault="001F333F" w:rsidP="001F333F">
      <w:pPr>
        <w:rPr>
          <w:lang w:val="en-US"/>
        </w:rPr>
      </w:pPr>
    </w:p>
    <w:p w14:paraId="412EE856" w14:textId="3F940814" w:rsidR="001F333F" w:rsidRDefault="001F333F" w:rsidP="001F333F">
      <w:pPr>
        <w:rPr>
          <w:lang w:val="en-US"/>
        </w:rPr>
      </w:pPr>
    </w:p>
    <w:p w14:paraId="2D06C321" w14:textId="777896FC" w:rsidR="001F333F" w:rsidRDefault="001F333F" w:rsidP="001F333F">
      <w:pPr>
        <w:rPr>
          <w:lang w:val="en-US"/>
        </w:rPr>
      </w:pPr>
    </w:p>
    <w:p w14:paraId="6845451E" w14:textId="44798E9A" w:rsidR="001F333F" w:rsidRDefault="001F333F" w:rsidP="001F333F">
      <w:pPr>
        <w:rPr>
          <w:lang w:val="en-US"/>
        </w:rPr>
      </w:pPr>
    </w:p>
    <w:p w14:paraId="066089B5" w14:textId="408F9D7A" w:rsidR="001F333F" w:rsidRDefault="001F333F" w:rsidP="001F333F">
      <w:pPr>
        <w:rPr>
          <w:lang w:val="en-US"/>
        </w:rPr>
      </w:pPr>
    </w:p>
    <w:p w14:paraId="6099180D" w14:textId="6C3C968B" w:rsidR="001F333F" w:rsidRDefault="001F333F" w:rsidP="001F333F">
      <w:pPr>
        <w:rPr>
          <w:lang w:val="en-US"/>
        </w:rPr>
      </w:pPr>
    </w:p>
    <w:p w14:paraId="6B683AF2" w14:textId="18AA37D9" w:rsidR="001F333F" w:rsidDel="007303E4" w:rsidRDefault="001F333F" w:rsidP="001F333F">
      <w:pPr>
        <w:rPr>
          <w:del w:id="2" w:author="DIEGO PÉREZ LAVARÍAS" w:date="2020-05-19T15:40:00Z"/>
          <w:lang w:val="en-US"/>
        </w:rPr>
      </w:pPr>
    </w:p>
    <w:p w14:paraId="518DF64B" w14:textId="77777777" w:rsidR="001F333F" w:rsidDel="007303E4" w:rsidRDefault="001F333F" w:rsidP="001F333F">
      <w:pPr>
        <w:rPr>
          <w:del w:id="3" w:author="DIEGO PÉREZ LAVARÍAS" w:date="2020-05-19T15:40:00Z"/>
          <w:lang w:val="en-US"/>
        </w:rPr>
      </w:pPr>
    </w:p>
    <w:p w14:paraId="015A322A" w14:textId="77777777" w:rsidR="001F333F" w:rsidRPr="001F333F" w:rsidRDefault="001F333F" w:rsidP="001F333F">
      <w:pPr>
        <w:rPr>
          <w:lang w:val="en-US"/>
        </w:rPr>
      </w:pPr>
    </w:p>
    <w:sdt>
      <w:sdtPr>
        <w:rPr>
          <w:rFonts w:ascii="Times New Roman" w:eastAsiaTheme="minorHAnsi" w:hAnsi="Times New Roman" w:cs="Times New Roman"/>
          <w:b w:val="0"/>
          <w:bCs w:val="0"/>
          <w:color w:val="auto"/>
          <w:sz w:val="22"/>
          <w:szCs w:val="24"/>
        </w:rPr>
        <w:id w:val="152805395"/>
        <w:docPartObj>
          <w:docPartGallery w:val="Table of Contents"/>
          <w:docPartUnique/>
        </w:docPartObj>
      </w:sdtPr>
      <w:sdtContent>
        <w:p w14:paraId="59E62AFB" w14:textId="2DF14332" w:rsidR="001F333F" w:rsidRDefault="001F333F" w:rsidP="001F333F">
          <w:pPr>
            <w:pStyle w:val="TtuloTDC"/>
            <w:rPr>
              <w:rFonts w:ascii="Times New Roman" w:hAnsi="Times New Roman" w:cs="Times New Roman"/>
              <w:color w:val="000000" w:themeColor="text1"/>
            </w:rPr>
          </w:pPr>
          <w:r w:rsidRPr="001F333F">
            <w:rPr>
              <w:rFonts w:ascii="Times New Roman" w:hAnsi="Times New Roman" w:cs="Times New Roman"/>
              <w:color w:val="000000" w:themeColor="text1"/>
            </w:rPr>
            <w:t>Índice</w:t>
          </w:r>
        </w:p>
        <w:p w14:paraId="1BAB98AD" w14:textId="77777777" w:rsidR="001F333F" w:rsidRPr="001F333F" w:rsidRDefault="001F333F" w:rsidP="001F333F"/>
        <w:p w14:paraId="471542F2" w14:textId="51DDEC97" w:rsidR="00FD34B4" w:rsidRDefault="001F333F">
          <w:pPr>
            <w:pStyle w:val="TDC1"/>
            <w:rPr>
              <w:ins w:id="4" w:author="DIEGO PÉREZ LAVARÍAS" w:date="2020-05-27T12:21:00Z"/>
              <w:rFonts w:asciiTheme="minorHAnsi" w:eastAsiaTheme="minorEastAsia" w:hAnsiTheme="minorHAnsi" w:cstheme="minorBidi"/>
              <w:b w:val="0"/>
              <w:bCs w:val="0"/>
              <w:szCs w:val="22"/>
            </w:rPr>
          </w:pPr>
          <w:r>
            <w:fldChar w:fldCharType="begin"/>
          </w:r>
          <w:r>
            <w:instrText xml:space="preserve"> TOC \o "1-3" \h \z \u </w:instrText>
          </w:r>
          <w:r>
            <w:fldChar w:fldCharType="separate"/>
          </w:r>
          <w:ins w:id="5" w:author="DIEGO PÉREZ LAVARÍAS" w:date="2020-05-27T12:21:00Z">
            <w:r w:rsidR="00FD34B4" w:rsidRPr="00380C32">
              <w:rPr>
                <w:rStyle w:val="Hipervnculo"/>
              </w:rPr>
              <w:fldChar w:fldCharType="begin"/>
            </w:r>
            <w:r w:rsidR="00FD34B4" w:rsidRPr="00380C32">
              <w:rPr>
                <w:rStyle w:val="Hipervnculo"/>
              </w:rPr>
              <w:instrText xml:space="preserve"> </w:instrText>
            </w:r>
            <w:r w:rsidR="00FD34B4">
              <w:instrText>HYPERLINK \l "_Toc41474511"</w:instrText>
            </w:r>
            <w:r w:rsidR="00FD34B4" w:rsidRPr="00380C32">
              <w:rPr>
                <w:rStyle w:val="Hipervnculo"/>
              </w:rPr>
              <w:instrText xml:space="preserve"> </w:instrText>
            </w:r>
            <w:r w:rsidR="00FD34B4" w:rsidRPr="00380C32">
              <w:rPr>
                <w:rStyle w:val="Hipervnculo"/>
              </w:rPr>
              <w:fldChar w:fldCharType="separate"/>
            </w:r>
            <w:r w:rsidR="00FD34B4" w:rsidRPr="00380C32">
              <w:rPr>
                <w:rStyle w:val="Hipervnculo"/>
              </w:rPr>
              <w:t>Capítulo 1.</w:t>
            </w:r>
            <w:r w:rsidR="00FD34B4">
              <w:rPr>
                <w:rFonts w:asciiTheme="minorHAnsi" w:eastAsiaTheme="minorEastAsia" w:hAnsiTheme="minorHAnsi" w:cstheme="minorBidi"/>
                <w:b w:val="0"/>
                <w:bCs w:val="0"/>
                <w:szCs w:val="22"/>
              </w:rPr>
              <w:tab/>
            </w:r>
            <w:r w:rsidR="00FD34B4" w:rsidRPr="00380C32">
              <w:rPr>
                <w:rStyle w:val="Hipervnculo"/>
              </w:rPr>
              <w:t>Introducción</w:t>
            </w:r>
            <w:r w:rsidR="00FD34B4">
              <w:rPr>
                <w:webHidden/>
              </w:rPr>
              <w:tab/>
            </w:r>
            <w:r w:rsidR="00FD34B4">
              <w:rPr>
                <w:webHidden/>
              </w:rPr>
              <w:fldChar w:fldCharType="begin"/>
            </w:r>
            <w:r w:rsidR="00FD34B4">
              <w:rPr>
                <w:webHidden/>
              </w:rPr>
              <w:instrText xml:space="preserve"> PAGEREF _Toc41474511 \h </w:instrText>
            </w:r>
          </w:ins>
          <w:r w:rsidR="00FD34B4">
            <w:rPr>
              <w:webHidden/>
            </w:rPr>
          </w:r>
          <w:r w:rsidR="00FD34B4">
            <w:rPr>
              <w:webHidden/>
            </w:rPr>
            <w:fldChar w:fldCharType="separate"/>
          </w:r>
          <w:ins w:id="6" w:author="DIEGO PÉREZ LAVARÍAS" w:date="2020-05-27T12:21:00Z">
            <w:r w:rsidR="00FD34B4">
              <w:rPr>
                <w:webHidden/>
              </w:rPr>
              <w:t>4</w:t>
            </w:r>
            <w:r w:rsidR="00FD34B4">
              <w:rPr>
                <w:webHidden/>
              </w:rPr>
              <w:fldChar w:fldCharType="end"/>
            </w:r>
            <w:r w:rsidR="00FD34B4" w:rsidRPr="00380C32">
              <w:rPr>
                <w:rStyle w:val="Hipervnculo"/>
              </w:rPr>
              <w:fldChar w:fldCharType="end"/>
            </w:r>
          </w:ins>
        </w:p>
        <w:p w14:paraId="15B6294A" w14:textId="4EB62ED7" w:rsidR="00FD34B4" w:rsidRDefault="00FD34B4">
          <w:pPr>
            <w:pStyle w:val="TDC2"/>
            <w:tabs>
              <w:tab w:val="left" w:pos="880"/>
              <w:tab w:val="right" w:leader="dot" w:pos="8494"/>
            </w:tabs>
            <w:rPr>
              <w:ins w:id="7" w:author="DIEGO PÉREZ LAVARÍAS" w:date="2020-05-27T12:21:00Z"/>
              <w:rFonts w:asciiTheme="minorHAnsi" w:eastAsiaTheme="minorEastAsia" w:hAnsiTheme="minorHAnsi" w:cstheme="minorBidi"/>
              <w:noProof/>
              <w:szCs w:val="22"/>
            </w:rPr>
          </w:pPr>
          <w:ins w:id="8" w:author="DIEGO PÉREZ LAVARÍAS" w:date="2020-05-27T12:21:00Z">
            <w:r w:rsidRPr="00380C32">
              <w:rPr>
                <w:rStyle w:val="Hipervnculo"/>
                <w:noProof/>
              </w:rPr>
              <w:fldChar w:fldCharType="begin"/>
            </w:r>
            <w:r w:rsidRPr="00380C32">
              <w:rPr>
                <w:rStyle w:val="Hipervnculo"/>
                <w:noProof/>
              </w:rPr>
              <w:instrText xml:space="preserve"> </w:instrText>
            </w:r>
            <w:r>
              <w:rPr>
                <w:noProof/>
              </w:rPr>
              <w:instrText>HYPERLINK \l "_Toc41474512"</w:instrText>
            </w:r>
            <w:r w:rsidRPr="00380C32">
              <w:rPr>
                <w:rStyle w:val="Hipervnculo"/>
                <w:noProof/>
              </w:rPr>
              <w:instrText xml:space="preserve"> </w:instrText>
            </w:r>
            <w:r w:rsidRPr="00380C32">
              <w:rPr>
                <w:rStyle w:val="Hipervnculo"/>
                <w:noProof/>
              </w:rPr>
              <w:fldChar w:fldCharType="separate"/>
            </w:r>
            <w:r w:rsidRPr="00380C32">
              <w:rPr>
                <w:rStyle w:val="Hipervnculo"/>
                <w:noProof/>
              </w:rPr>
              <w:t>1.1</w:t>
            </w:r>
            <w:r>
              <w:rPr>
                <w:rFonts w:asciiTheme="minorHAnsi" w:eastAsiaTheme="minorEastAsia" w:hAnsiTheme="minorHAnsi" w:cstheme="minorBidi"/>
                <w:noProof/>
                <w:szCs w:val="22"/>
              </w:rPr>
              <w:tab/>
            </w:r>
            <w:r w:rsidRPr="00380C32">
              <w:rPr>
                <w:rStyle w:val="Hipervnculo"/>
                <w:noProof/>
              </w:rPr>
              <w:t>Motivación</w:t>
            </w:r>
            <w:r>
              <w:rPr>
                <w:noProof/>
                <w:webHidden/>
              </w:rPr>
              <w:tab/>
            </w:r>
            <w:r>
              <w:rPr>
                <w:noProof/>
                <w:webHidden/>
              </w:rPr>
              <w:fldChar w:fldCharType="begin"/>
            </w:r>
            <w:r>
              <w:rPr>
                <w:noProof/>
                <w:webHidden/>
              </w:rPr>
              <w:instrText xml:space="preserve"> PAGEREF _Toc41474512 \h </w:instrText>
            </w:r>
          </w:ins>
          <w:r>
            <w:rPr>
              <w:noProof/>
              <w:webHidden/>
            </w:rPr>
          </w:r>
          <w:r>
            <w:rPr>
              <w:noProof/>
              <w:webHidden/>
            </w:rPr>
            <w:fldChar w:fldCharType="separate"/>
          </w:r>
          <w:ins w:id="9" w:author="DIEGO PÉREZ LAVARÍAS" w:date="2020-05-27T12:21:00Z">
            <w:r>
              <w:rPr>
                <w:noProof/>
                <w:webHidden/>
              </w:rPr>
              <w:t>4</w:t>
            </w:r>
            <w:r>
              <w:rPr>
                <w:noProof/>
                <w:webHidden/>
              </w:rPr>
              <w:fldChar w:fldCharType="end"/>
            </w:r>
            <w:r w:rsidRPr="00380C32">
              <w:rPr>
                <w:rStyle w:val="Hipervnculo"/>
                <w:noProof/>
              </w:rPr>
              <w:fldChar w:fldCharType="end"/>
            </w:r>
          </w:ins>
        </w:p>
        <w:p w14:paraId="085ABA87" w14:textId="616DDD8C" w:rsidR="00FD34B4" w:rsidRDefault="00FD34B4">
          <w:pPr>
            <w:pStyle w:val="TDC3"/>
            <w:tabs>
              <w:tab w:val="left" w:pos="1320"/>
              <w:tab w:val="right" w:leader="dot" w:pos="8494"/>
            </w:tabs>
            <w:rPr>
              <w:ins w:id="10" w:author="DIEGO PÉREZ LAVARÍAS" w:date="2020-05-27T12:21:00Z"/>
              <w:rFonts w:asciiTheme="minorHAnsi" w:eastAsiaTheme="minorEastAsia" w:hAnsiTheme="minorHAnsi" w:cstheme="minorBidi"/>
              <w:noProof/>
              <w:szCs w:val="22"/>
            </w:rPr>
          </w:pPr>
          <w:ins w:id="11" w:author="DIEGO PÉREZ LAVARÍAS" w:date="2020-05-27T12:21:00Z">
            <w:r w:rsidRPr="00380C32">
              <w:rPr>
                <w:rStyle w:val="Hipervnculo"/>
                <w:noProof/>
              </w:rPr>
              <w:fldChar w:fldCharType="begin"/>
            </w:r>
            <w:r w:rsidRPr="00380C32">
              <w:rPr>
                <w:rStyle w:val="Hipervnculo"/>
                <w:noProof/>
              </w:rPr>
              <w:instrText xml:space="preserve"> </w:instrText>
            </w:r>
            <w:r>
              <w:rPr>
                <w:noProof/>
              </w:rPr>
              <w:instrText>HYPERLINK \l "_Toc41474513"</w:instrText>
            </w:r>
            <w:r w:rsidRPr="00380C32">
              <w:rPr>
                <w:rStyle w:val="Hipervnculo"/>
                <w:noProof/>
              </w:rPr>
              <w:instrText xml:space="preserve"> </w:instrText>
            </w:r>
            <w:r w:rsidRPr="00380C32">
              <w:rPr>
                <w:rStyle w:val="Hipervnculo"/>
                <w:noProof/>
              </w:rPr>
              <w:fldChar w:fldCharType="separate"/>
            </w:r>
            <w:r w:rsidRPr="00380C32">
              <w:rPr>
                <w:rStyle w:val="Hipervnculo"/>
                <w:noProof/>
              </w:rPr>
              <w:t>1.1.1</w:t>
            </w:r>
            <w:r>
              <w:rPr>
                <w:rFonts w:asciiTheme="minorHAnsi" w:eastAsiaTheme="minorEastAsia" w:hAnsiTheme="minorHAnsi" w:cstheme="minorBidi"/>
                <w:noProof/>
                <w:szCs w:val="22"/>
              </w:rPr>
              <w:tab/>
            </w:r>
            <w:r w:rsidRPr="00380C32">
              <w:rPr>
                <w:rStyle w:val="Hipervnculo"/>
                <w:noProof/>
              </w:rPr>
              <w:t>Deportes de raqueta</w:t>
            </w:r>
            <w:r>
              <w:rPr>
                <w:noProof/>
                <w:webHidden/>
              </w:rPr>
              <w:tab/>
            </w:r>
            <w:r>
              <w:rPr>
                <w:noProof/>
                <w:webHidden/>
              </w:rPr>
              <w:fldChar w:fldCharType="begin"/>
            </w:r>
            <w:r>
              <w:rPr>
                <w:noProof/>
                <w:webHidden/>
              </w:rPr>
              <w:instrText xml:space="preserve"> PAGEREF _Toc41474513 \h </w:instrText>
            </w:r>
          </w:ins>
          <w:r>
            <w:rPr>
              <w:noProof/>
              <w:webHidden/>
            </w:rPr>
          </w:r>
          <w:r>
            <w:rPr>
              <w:noProof/>
              <w:webHidden/>
            </w:rPr>
            <w:fldChar w:fldCharType="separate"/>
          </w:r>
          <w:ins w:id="12" w:author="DIEGO PÉREZ LAVARÍAS" w:date="2020-05-27T12:21:00Z">
            <w:r>
              <w:rPr>
                <w:noProof/>
                <w:webHidden/>
              </w:rPr>
              <w:t>4</w:t>
            </w:r>
            <w:r>
              <w:rPr>
                <w:noProof/>
                <w:webHidden/>
              </w:rPr>
              <w:fldChar w:fldCharType="end"/>
            </w:r>
            <w:r w:rsidRPr="00380C32">
              <w:rPr>
                <w:rStyle w:val="Hipervnculo"/>
                <w:noProof/>
              </w:rPr>
              <w:fldChar w:fldCharType="end"/>
            </w:r>
          </w:ins>
        </w:p>
        <w:p w14:paraId="1BB27AD4" w14:textId="28187EE4" w:rsidR="00FD34B4" w:rsidRDefault="00FD34B4">
          <w:pPr>
            <w:pStyle w:val="TDC3"/>
            <w:tabs>
              <w:tab w:val="left" w:pos="1320"/>
              <w:tab w:val="right" w:leader="dot" w:pos="8494"/>
            </w:tabs>
            <w:rPr>
              <w:ins w:id="13" w:author="DIEGO PÉREZ LAVARÍAS" w:date="2020-05-27T12:21:00Z"/>
              <w:rFonts w:asciiTheme="minorHAnsi" w:eastAsiaTheme="minorEastAsia" w:hAnsiTheme="minorHAnsi" w:cstheme="minorBidi"/>
              <w:noProof/>
              <w:szCs w:val="22"/>
            </w:rPr>
          </w:pPr>
          <w:ins w:id="14" w:author="DIEGO PÉREZ LAVARÍAS" w:date="2020-05-27T12:21:00Z">
            <w:r w:rsidRPr="00380C32">
              <w:rPr>
                <w:rStyle w:val="Hipervnculo"/>
                <w:noProof/>
              </w:rPr>
              <w:fldChar w:fldCharType="begin"/>
            </w:r>
            <w:r w:rsidRPr="00380C32">
              <w:rPr>
                <w:rStyle w:val="Hipervnculo"/>
                <w:noProof/>
              </w:rPr>
              <w:instrText xml:space="preserve"> </w:instrText>
            </w:r>
            <w:r>
              <w:rPr>
                <w:noProof/>
              </w:rPr>
              <w:instrText>HYPERLINK \l "_Toc41474514"</w:instrText>
            </w:r>
            <w:r w:rsidRPr="00380C32">
              <w:rPr>
                <w:rStyle w:val="Hipervnculo"/>
                <w:noProof/>
              </w:rPr>
              <w:instrText xml:space="preserve"> </w:instrText>
            </w:r>
            <w:r w:rsidRPr="00380C32">
              <w:rPr>
                <w:rStyle w:val="Hipervnculo"/>
                <w:noProof/>
              </w:rPr>
              <w:fldChar w:fldCharType="separate"/>
            </w:r>
            <w:r w:rsidRPr="00380C32">
              <w:rPr>
                <w:rStyle w:val="Hipervnculo"/>
                <w:noProof/>
              </w:rPr>
              <w:t>1.1.2</w:t>
            </w:r>
            <w:r>
              <w:rPr>
                <w:rFonts w:asciiTheme="minorHAnsi" w:eastAsiaTheme="minorEastAsia" w:hAnsiTheme="minorHAnsi" w:cstheme="minorBidi"/>
                <w:noProof/>
                <w:szCs w:val="22"/>
              </w:rPr>
              <w:tab/>
            </w:r>
            <w:r w:rsidRPr="00380C32">
              <w:rPr>
                <w:rStyle w:val="Hipervnculo"/>
                <w:noProof/>
              </w:rPr>
              <w:t>Tecnología wearable</w:t>
            </w:r>
            <w:r>
              <w:rPr>
                <w:noProof/>
                <w:webHidden/>
              </w:rPr>
              <w:tab/>
            </w:r>
            <w:r>
              <w:rPr>
                <w:noProof/>
                <w:webHidden/>
              </w:rPr>
              <w:fldChar w:fldCharType="begin"/>
            </w:r>
            <w:r>
              <w:rPr>
                <w:noProof/>
                <w:webHidden/>
              </w:rPr>
              <w:instrText xml:space="preserve"> PAGEREF _Toc41474514 \h </w:instrText>
            </w:r>
          </w:ins>
          <w:r>
            <w:rPr>
              <w:noProof/>
              <w:webHidden/>
            </w:rPr>
          </w:r>
          <w:r>
            <w:rPr>
              <w:noProof/>
              <w:webHidden/>
            </w:rPr>
            <w:fldChar w:fldCharType="separate"/>
          </w:r>
          <w:ins w:id="15" w:author="DIEGO PÉREZ LAVARÍAS" w:date="2020-05-27T12:21:00Z">
            <w:r>
              <w:rPr>
                <w:noProof/>
                <w:webHidden/>
              </w:rPr>
              <w:t>5</w:t>
            </w:r>
            <w:r>
              <w:rPr>
                <w:noProof/>
                <w:webHidden/>
              </w:rPr>
              <w:fldChar w:fldCharType="end"/>
            </w:r>
            <w:r w:rsidRPr="00380C32">
              <w:rPr>
                <w:rStyle w:val="Hipervnculo"/>
                <w:noProof/>
              </w:rPr>
              <w:fldChar w:fldCharType="end"/>
            </w:r>
          </w:ins>
        </w:p>
        <w:p w14:paraId="291EC9D2" w14:textId="4E45FE3E" w:rsidR="00FD34B4" w:rsidRDefault="00FD34B4">
          <w:pPr>
            <w:pStyle w:val="TDC2"/>
            <w:tabs>
              <w:tab w:val="left" w:pos="880"/>
              <w:tab w:val="right" w:leader="dot" w:pos="8494"/>
            </w:tabs>
            <w:rPr>
              <w:ins w:id="16" w:author="DIEGO PÉREZ LAVARÍAS" w:date="2020-05-27T12:21:00Z"/>
              <w:rFonts w:asciiTheme="minorHAnsi" w:eastAsiaTheme="minorEastAsia" w:hAnsiTheme="minorHAnsi" w:cstheme="minorBidi"/>
              <w:noProof/>
              <w:szCs w:val="22"/>
            </w:rPr>
          </w:pPr>
          <w:ins w:id="17" w:author="DIEGO PÉREZ LAVARÍAS" w:date="2020-05-27T12:21:00Z">
            <w:r w:rsidRPr="00380C32">
              <w:rPr>
                <w:rStyle w:val="Hipervnculo"/>
                <w:noProof/>
              </w:rPr>
              <w:fldChar w:fldCharType="begin"/>
            </w:r>
            <w:r w:rsidRPr="00380C32">
              <w:rPr>
                <w:rStyle w:val="Hipervnculo"/>
                <w:noProof/>
              </w:rPr>
              <w:instrText xml:space="preserve"> </w:instrText>
            </w:r>
            <w:r>
              <w:rPr>
                <w:noProof/>
              </w:rPr>
              <w:instrText>HYPERLINK \l "_Toc41474515"</w:instrText>
            </w:r>
            <w:r w:rsidRPr="00380C32">
              <w:rPr>
                <w:rStyle w:val="Hipervnculo"/>
                <w:noProof/>
              </w:rPr>
              <w:instrText xml:space="preserve"> </w:instrText>
            </w:r>
            <w:r w:rsidRPr="00380C32">
              <w:rPr>
                <w:rStyle w:val="Hipervnculo"/>
                <w:noProof/>
              </w:rPr>
              <w:fldChar w:fldCharType="separate"/>
            </w:r>
            <w:r w:rsidRPr="00380C32">
              <w:rPr>
                <w:rStyle w:val="Hipervnculo"/>
                <w:noProof/>
              </w:rPr>
              <w:t>1.2</w:t>
            </w:r>
            <w:r>
              <w:rPr>
                <w:rFonts w:asciiTheme="minorHAnsi" w:eastAsiaTheme="minorEastAsia" w:hAnsiTheme="minorHAnsi" w:cstheme="minorBidi"/>
                <w:noProof/>
                <w:szCs w:val="22"/>
              </w:rPr>
              <w:tab/>
            </w:r>
            <w:r w:rsidRPr="00380C32">
              <w:rPr>
                <w:rStyle w:val="Hipervnculo"/>
                <w:noProof/>
              </w:rPr>
              <w:t>Objetivos</w:t>
            </w:r>
            <w:r>
              <w:rPr>
                <w:noProof/>
                <w:webHidden/>
              </w:rPr>
              <w:tab/>
            </w:r>
            <w:r>
              <w:rPr>
                <w:noProof/>
                <w:webHidden/>
              </w:rPr>
              <w:fldChar w:fldCharType="begin"/>
            </w:r>
            <w:r>
              <w:rPr>
                <w:noProof/>
                <w:webHidden/>
              </w:rPr>
              <w:instrText xml:space="preserve"> PAGEREF _Toc41474515 \h </w:instrText>
            </w:r>
          </w:ins>
          <w:r>
            <w:rPr>
              <w:noProof/>
              <w:webHidden/>
            </w:rPr>
          </w:r>
          <w:r>
            <w:rPr>
              <w:noProof/>
              <w:webHidden/>
            </w:rPr>
            <w:fldChar w:fldCharType="separate"/>
          </w:r>
          <w:ins w:id="18" w:author="DIEGO PÉREZ LAVARÍAS" w:date="2020-05-27T12:21:00Z">
            <w:r>
              <w:rPr>
                <w:noProof/>
                <w:webHidden/>
              </w:rPr>
              <w:t>6</w:t>
            </w:r>
            <w:r>
              <w:rPr>
                <w:noProof/>
                <w:webHidden/>
              </w:rPr>
              <w:fldChar w:fldCharType="end"/>
            </w:r>
            <w:r w:rsidRPr="00380C32">
              <w:rPr>
                <w:rStyle w:val="Hipervnculo"/>
                <w:noProof/>
              </w:rPr>
              <w:fldChar w:fldCharType="end"/>
            </w:r>
          </w:ins>
        </w:p>
        <w:p w14:paraId="1D31369D" w14:textId="595E1614" w:rsidR="00FD34B4" w:rsidRDefault="00FD34B4">
          <w:pPr>
            <w:pStyle w:val="TDC2"/>
            <w:tabs>
              <w:tab w:val="left" w:pos="880"/>
              <w:tab w:val="right" w:leader="dot" w:pos="8494"/>
            </w:tabs>
            <w:rPr>
              <w:ins w:id="19" w:author="DIEGO PÉREZ LAVARÍAS" w:date="2020-05-27T12:21:00Z"/>
              <w:rFonts w:asciiTheme="minorHAnsi" w:eastAsiaTheme="minorEastAsia" w:hAnsiTheme="minorHAnsi" w:cstheme="minorBidi"/>
              <w:noProof/>
              <w:szCs w:val="22"/>
            </w:rPr>
          </w:pPr>
          <w:ins w:id="20" w:author="DIEGO PÉREZ LAVARÍAS" w:date="2020-05-27T12:21:00Z">
            <w:r w:rsidRPr="00380C32">
              <w:rPr>
                <w:rStyle w:val="Hipervnculo"/>
                <w:noProof/>
              </w:rPr>
              <w:fldChar w:fldCharType="begin"/>
            </w:r>
            <w:r w:rsidRPr="00380C32">
              <w:rPr>
                <w:rStyle w:val="Hipervnculo"/>
                <w:noProof/>
              </w:rPr>
              <w:instrText xml:space="preserve"> </w:instrText>
            </w:r>
            <w:r>
              <w:rPr>
                <w:noProof/>
              </w:rPr>
              <w:instrText>HYPERLINK \l "_Toc41474516"</w:instrText>
            </w:r>
            <w:r w:rsidRPr="00380C32">
              <w:rPr>
                <w:rStyle w:val="Hipervnculo"/>
                <w:noProof/>
              </w:rPr>
              <w:instrText xml:space="preserve"> </w:instrText>
            </w:r>
            <w:r w:rsidRPr="00380C32">
              <w:rPr>
                <w:rStyle w:val="Hipervnculo"/>
                <w:noProof/>
              </w:rPr>
              <w:fldChar w:fldCharType="separate"/>
            </w:r>
            <w:r w:rsidRPr="00380C32">
              <w:rPr>
                <w:rStyle w:val="Hipervnculo"/>
                <w:noProof/>
              </w:rPr>
              <w:t>1.3</w:t>
            </w:r>
            <w:r>
              <w:rPr>
                <w:rFonts w:asciiTheme="minorHAnsi" w:eastAsiaTheme="minorEastAsia" w:hAnsiTheme="minorHAnsi" w:cstheme="minorBidi"/>
                <w:noProof/>
                <w:szCs w:val="22"/>
              </w:rPr>
              <w:tab/>
            </w:r>
            <w:r w:rsidRPr="00380C32">
              <w:rPr>
                <w:rStyle w:val="Hipervnculo"/>
                <w:noProof/>
              </w:rPr>
              <w:t>Metodología</w:t>
            </w:r>
            <w:r>
              <w:rPr>
                <w:noProof/>
                <w:webHidden/>
              </w:rPr>
              <w:tab/>
            </w:r>
            <w:r>
              <w:rPr>
                <w:noProof/>
                <w:webHidden/>
              </w:rPr>
              <w:fldChar w:fldCharType="begin"/>
            </w:r>
            <w:r>
              <w:rPr>
                <w:noProof/>
                <w:webHidden/>
              </w:rPr>
              <w:instrText xml:space="preserve"> PAGEREF _Toc41474516 \h </w:instrText>
            </w:r>
          </w:ins>
          <w:r>
            <w:rPr>
              <w:noProof/>
              <w:webHidden/>
            </w:rPr>
          </w:r>
          <w:r>
            <w:rPr>
              <w:noProof/>
              <w:webHidden/>
            </w:rPr>
            <w:fldChar w:fldCharType="separate"/>
          </w:r>
          <w:ins w:id="21" w:author="DIEGO PÉREZ LAVARÍAS" w:date="2020-05-27T12:21:00Z">
            <w:r>
              <w:rPr>
                <w:noProof/>
                <w:webHidden/>
              </w:rPr>
              <w:t>7</w:t>
            </w:r>
            <w:r>
              <w:rPr>
                <w:noProof/>
                <w:webHidden/>
              </w:rPr>
              <w:fldChar w:fldCharType="end"/>
            </w:r>
            <w:r w:rsidRPr="00380C32">
              <w:rPr>
                <w:rStyle w:val="Hipervnculo"/>
                <w:noProof/>
              </w:rPr>
              <w:fldChar w:fldCharType="end"/>
            </w:r>
          </w:ins>
        </w:p>
        <w:p w14:paraId="0408D6CB" w14:textId="53ED177E" w:rsidR="00FD34B4" w:rsidRDefault="00FD34B4">
          <w:pPr>
            <w:pStyle w:val="TDC1"/>
            <w:rPr>
              <w:ins w:id="22" w:author="DIEGO PÉREZ LAVARÍAS" w:date="2020-05-27T12:21:00Z"/>
              <w:rFonts w:asciiTheme="minorHAnsi" w:eastAsiaTheme="minorEastAsia" w:hAnsiTheme="minorHAnsi" w:cstheme="minorBidi"/>
              <w:b w:val="0"/>
              <w:bCs w:val="0"/>
              <w:szCs w:val="22"/>
            </w:rPr>
          </w:pPr>
          <w:ins w:id="23" w:author="DIEGO PÉREZ LAVARÍAS" w:date="2020-05-27T12:21:00Z">
            <w:r w:rsidRPr="00380C32">
              <w:rPr>
                <w:rStyle w:val="Hipervnculo"/>
              </w:rPr>
              <w:fldChar w:fldCharType="begin"/>
            </w:r>
            <w:r w:rsidRPr="00380C32">
              <w:rPr>
                <w:rStyle w:val="Hipervnculo"/>
              </w:rPr>
              <w:instrText xml:space="preserve"> </w:instrText>
            </w:r>
            <w:r>
              <w:instrText>HYPERLINK \l "_Toc41474517"</w:instrText>
            </w:r>
            <w:r w:rsidRPr="00380C32">
              <w:rPr>
                <w:rStyle w:val="Hipervnculo"/>
              </w:rPr>
              <w:instrText xml:space="preserve"> </w:instrText>
            </w:r>
            <w:r w:rsidRPr="00380C32">
              <w:rPr>
                <w:rStyle w:val="Hipervnculo"/>
              </w:rPr>
              <w:fldChar w:fldCharType="separate"/>
            </w:r>
            <w:r w:rsidRPr="00380C32">
              <w:rPr>
                <w:rStyle w:val="Hipervnculo"/>
              </w:rPr>
              <w:t>Capítulo 2.</w:t>
            </w:r>
            <w:r>
              <w:rPr>
                <w:rFonts w:asciiTheme="minorHAnsi" w:eastAsiaTheme="minorEastAsia" w:hAnsiTheme="minorHAnsi" w:cstheme="minorBidi"/>
                <w:b w:val="0"/>
                <w:bCs w:val="0"/>
                <w:szCs w:val="22"/>
              </w:rPr>
              <w:tab/>
            </w:r>
            <w:r w:rsidRPr="00380C32">
              <w:rPr>
                <w:rStyle w:val="Hipervnculo"/>
              </w:rPr>
              <w:t>Identificación y análisis de posibles soluciones</w:t>
            </w:r>
            <w:r>
              <w:rPr>
                <w:webHidden/>
              </w:rPr>
              <w:tab/>
            </w:r>
            <w:r>
              <w:rPr>
                <w:webHidden/>
              </w:rPr>
              <w:fldChar w:fldCharType="begin"/>
            </w:r>
            <w:r>
              <w:rPr>
                <w:webHidden/>
              </w:rPr>
              <w:instrText xml:space="preserve"> PAGEREF _Toc41474517 \h </w:instrText>
            </w:r>
          </w:ins>
          <w:r>
            <w:rPr>
              <w:webHidden/>
            </w:rPr>
          </w:r>
          <w:r>
            <w:rPr>
              <w:webHidden/>
            </w:rPr>
            <w:fldChar w:fldCharType="separate"/>
          </w:r>
          <w:ins w:id="24" w:author="DIEGO PÉREZ LAVARÍAS" w:date="2020-05-27T12:21:00Z">
            <w:r>
              <w:rPr>
                <w:webHidden/>
              </w:rPr>
              <w:t>8</w:t>
            </w:r>
            <w:r>
              <w:rPr>
                <w:webHidden/>
              </w:rPr>
              <w:fldChar w:fldCharType="end"/>
            </w:r>
            <w:r w:rsidRPr="00380C32">
              <w:rPr>
                <w:rStyle w:val="Hipervnculo"/>
              </w:rPr>
              <w:fldChar w:fldCharType="end"/>
            </w:r>
          </w:ins>
        </w:p>
        <w:p w14:paraId="6224CE3C" w14:textId="53C9E4A5" w:rsidR="00FD34B4" w:rsidRDefault="00FD34B4">
          <w:pPr>
            <w:pStyle w:val="TDC2"/>
            <w:tabs>
              <w:tab w:val="left" w:pos="880"/>
              <w:tab w:val="right" w:leader="dot" w:pos="8494"/>
            </w:tabs>
            <w:rPr>
              <w:ins w:id="25" w:author="DIEGO PÉREZ LAVARÍAS" w:date="2020-05-27T12:21:00Z"/>
              <w:rFonts w:asciiTheme="minorHAnsi" w:eastAsiaTheme="minorEastAsia" w:hAnsiTheme="minorHAnsi" w:cstheme="minorBidi"/>
              <w:noProof/>
              <w:szCs w:val="22"/>
            </w:rPr>
          </w:pPr>
          <w:ins w:id="26" w:author="DIEGO PÉREZ LAVARÍAS" w:date="2020-05-27T12:21:00Z">
            <w:r w:rsidRPr="00380C32">
              <w:rPr>
                <w:rStyle w:val="Hipervnculo"/>
                <w:noProof/>
              </w:rPr>
              <w:fldChar w:fldCharType="begin"/>
            </w:r>
            <w:r w:rsidRPr="00380C32">
              <w:rPr>
                <w:rStyle w:val="Hipervnculo"/>
                <w:noProof/>
              </w:rPr>
              <w:instrText xml:space="preserve"> </w:instrText>
            </w:r>
            <w:r>
              <w:rPr>
                <w:noProof/>
              </w:rPr>
              <w:instrText>HYPERLINK \l "_Toc41474518"</w:instrText>
            </w:r>
            <w:r w:rsidRPr="00380C32">
              <w:rPr>
                <w:rStyle w:val="Hipervnculo"/>
                <w:noProof/>
              </w:rPr>
              <w:instrText xml:space="preserve"> </w:instrText>
            </w:r>
            <w:r w:rsidRPr="00380C32">
              <w:rPr>
                <w:rStyle w:val="Hipervnculo"/>
                <w:noProof/>
              </w:rPr>
              <w:fldChar w:fldCharType="separate"/>
            </w:r>
            <w:r w:rsidRPr="00380C32">
              <w:rPr>
                <w:rStyle w:val="Hipervnculo"/>
                <w:noProof/>
              </w:rPr>
              <w:t>2.1</w:t>
            </w:r>
            <w:r>
              <w:rPr>
                <w:rFonts w:asciiTheme="minorHAnsi" w:eastAsiaTheme="minorEastAsia" w:hAnsiTheme="minorHAnsi" w:cstheme="minorBidi"/>
                <w:noProof/>
                <w:szCs w:val="22"/>
              </w:rPr>
              <w:tab/>
            </w:r>
            <w:r w:rsidRPr="00380C32">
              <w:rPr>
                <w:rStyle w:val="Hipervnculo"/>
                <w:noProof/>
              </w:rPr>
              <w:t>Posibles soluciones hardware</w:t>
            </w:r>
            <w:r>
              <w:rPr>
                <w:noProof/>
                <w:webHidden/>
              </w:rPr>
              <w:tab/>
            </w:r>
            <w:r>
              <w:rPr>
                <w:noProof/>
                <w:webHidden/>
              </w:rPr>
              <w:fldChar w:fldCharType="begin"/>
            </w:r>
            <w:r>
              <w:rPr>
                <w:noProof/>
                <w:webHidden/>
              </w:rPr>
              <w:instrText xml:space="preserve"> PAGEREF _Toc41474518 \h </w:instrText>
            </w:r>
          </w:ins>
          <w:r>
            <w:rPr>
              <w:noProof/>
              <w:webHidden/>
            </w:rPr>
          </w:r>
          <w:r>
            <w:rPr>
              <w:noProof/>
              <w:webHidden/>
            </w:rPr>
            <w:fldChar w:fldCharType="separate"/>
          </w:r>
          <w:ins w:id="27" w:author="DIEGO PÉREZ LAVARÍAS" w:date="2020-05-27T12:21:00Z">
            <w:r>
              <w:rPr>
                <w:noProof/>
                <w:webHidden/>
              </w:rPr>
              <w:t>8</w:t>
            </w:r>
            <w:r>
              <w:rPr>
                <w:noProof/>
                <w:webHidden/>
              </w:rPr>
              <w:fldChar w:fldCharType="end"/>
            </w:r>
            <w:r w:rsidRPr="00380C32">
              <w:rPr>
                <w:rStyle w:val="Hipervnculo"/>
                <w:noProof/>
              </w:rPr>
              <w:fldChar w:fldCharType="end"/>
            </w:r>
          </w:ins>
        </w:p>
        <w:p w14:paraId="3908BF3F" w14:textId="14CB1FC1" w:rsidR="00FD34B4" w:rsidRDefault="00FD34B4">
          <w:pPr>
            <w:pStyle w:val="TDC3"/>
            <w:tabs>
              <w:tab w:val="left" w:pos="1320"/>
              <w:tab w:val="right" w:leader="dot" w:pos="8494"/>
            </w:tabs>
            <w:rPr>
              <w:ins w:id="28" w:author="DIEGO PÉREZ LAVARÍAS" w:date="2020-05-27T12:21:00Z"/>
              <w:rFonts w:asciiTheme="minorHAnsi" w:eastAsiaTheme="minorEastAsia" w:hAnsiTheme="minorHAnsi" w:cstheme="minorBidi"/>
              <w:noProof/>
              <w:szCs w:val="22"/>
            </w:rPr>
          </w:pPr>
          <w:ins w:id="29" w:author="DIEGO PÉREZ LAVARÍAS" w:date="2020-05-27T12:21:00Z">
            <w:r w:rsidRPr="00380C32">
              <w:rPr>
                <w:rStyle w:val="Hipervnculo"/>
                <w:noProof/>
              </w:rPr>
              <w:fldChar w:fldCharType="begin"/>
            </w:r>
            <w:r w:rsidRPr="00380C32">
              <w:rPr>
                <w:rStyle w:val="Hipervnculo"/>
                <w:noProof/>
              </w:rPr>
              <w:instrText xml:space="preserve"> </w:instrText>
            </w:r>
            <w:r>
              <w:rPr>
                <w:noProof/>
              </w:rPr>
              <w:instrText>HYPERLINK \l "_Toc41474519"</w:instrText>
            </w:r>
            <w:r w:rsidRPr="00380C32">
              <w:rPr>
                <w:rStyle w:val="Hipervnculo"/>
                <w:noProof/>
              </w:rPr>
              <w:instrText xml:space="preserve"> </w:instrText>
            </w:r>
            <w:r w:rsidRPr="00380C32">
              <w:rPr>
                <w:rStyle w:val="Hipervnculo"/>
                <w:noProof/>
              </w:rPr>
              <w:fldChar w:fldCharType="separate"/>
            </w:r>
            <w:r w:rsidRPr="00380C32">
              <w:rPr>
                <w:rStyle w:val="Hipervnculo"/>
                <w:noProof/>
              </w:rPr>
              <w:t>2.1.1</w:t>
            </w:r>
            <w:r>
              <w:rPr>
                <w:rFonts w:asciiTheme="minorHAnsi" w:eastAsiaTheme="minorEastAsia" w:hAnsiTheme="minorHAnsi" w:cstheme="minorBidi"/>
                <w:noProof/>
                <w:szCs w:val="22"/>
              </w:rPr>
              <w:tab/>
            </w:r>
            <w:r w:rsidRPr="00380C32">
              <w:rPr>
                <w:rStyle w:val="Hipervnculo"/>
                <w:noProof/>
              </w:rPr>
              <w:t>MIKROE-2026 (Hexiwear)</w:t>
            </w:r>
            <w:r>
              <w:rPr>
                <w:noProof/>
                <w:webHidden/>
              </w:rPr>
              <w:tab/>
            </w:r>
            <w:r>
              <w:rPr>
                <w:noProof/>
                <w:webHidden/>
              </w:rPr>
              <w:fldChar w:fldCharType="begin"/>
            </w:r>
            <w:r>
              <w:rPr>
                <w:noProof/>
                <w:webHidden/>
              </w:rPr>
              <w:instrText xml:space="preserve"> PAGEREF _Toc41474519 \h </w:instrText>
            </w:r>
          </w:ins>
          <w:r>
            <w:rPr>
              <w:noProof/>
              <w:webHidden/>
            </w:rPr>
          </w:r>
          <w:r>
            <w:rPr>
              <w:noProof/>
              <w:webHidden/>
            </w:rPr>
            <w:fldChar w:fldCharType="separate"/>
          </w:r>
          <w:ins w:id="30" w:author="DIEGO PÉREZ LAVARÍAS" w:date="2020-05-27T12:21:00Z">
            <w:r>
              <w:rPr>
                <w:noProof/>
                <w:webHidden/>
              </w:rPr>
              <w:t>8</w:t>
            </w:r>
            <w:r>
              <w:rPr>
                <w:noProof/>
                <w:webHidden/>
              </w:rPr>
              <w:fldChar w:fldCharType="end"/>
            </w:r>
            <w:r w:rsidRPr="00380C32">
              <w:rPr>
                <w:rStyle w:val="Hipervnculo"/>
                <w:noProof/>
              </w:rPr>
              <w:fldChar w:fldCharType="end"/>
            </w:r>
          </w:ins>
        </w:p>
        <w:p w14:paraId="1F9D997F" w14:textId="2C3E361A" w:rsidR="00FD34B4" w:rsidRDefault="00FD34B4">
          <w:pPr>
            <w:pStyle w:val="TDC3"/>
            <w:tabs>
              <w:tab w:val="left" w:pos="1320"/>
              <w:tab w:val="right" w:leader="dot" w:pos="8494"/>
            </w:tabs>
            <w:rPr>
              <w:ins w:id="31" w:author="DIEGO PÉREZ LAVARÍAS" w:date="2020-05-27T12:21:00Z"/>
              <w:rFonts w:asciiTheme="minorHAnsi" w:eastAsiaTheme="minorEastAsia" w:hAnsiTheme="minorHAnsi" w:cstheme="minorBidi"/>
              <w:noProof/>
              <w:szCs w:val="22"/>
            </w:rPr>
          </w:pPr>
          <w:ins w:id="32" w:author="DIEGO PÉREZ LAVARÍAS" w:date="2020-05-27T12:21:00Z">
            <w:r w:rsidRPr="00380C32">
              <w:rPr>
                <w:rStyle w:val="Hipervnculo"/>
                <w:noProof/>
              </w:rPr>
              <w:fldChar w:fldCharType="begin"/>
            </w:r>
            <w:r w:rsidRPr="00380C32">
              <w:rPr>
                <w:rStyle w:val="Hipervnculo"/>
                <w:noProof/>
              </w:rPr>
              <w:instrText xml:space="preserve"> </w:instrText>
            </w:r>
            <w:r>
              <w:rPr>
                <w:noProof/>
              </w:rPr>
              <w:instrText>HYPERLINK \l "_Toc41474520"</w:instrText>
            </w:r>
            <w:r w:rsidRPr="00380C32">
              <w:rPr>
                <w:rStyle w:val="Hipervnculo"/>
                <w:noProof/>
              </w:rPr>
              <w:instrText xml:space="preserve"> </w:instrText>
            </w:r>
            <w:r w:rsidRPr="00380C32">
              <w:rPr>
                <w:rStyle w:val="Hipervnculo"/>
                <w:noProof/>
              </w:rPr>
              <w:fldChar w:fldCharType="separate"/>
            </w:r>
            <w:r w:rsidRPr="00380C32">
              <w:rPr>
                <w:rStyle w:val="Hipervnculo"/>
                <w:noProof/>
              </w:rPr>
              <w:t>2.1.2</w:t>
            </w:r>
            <w:r>
              <w:rPr>
                <w:rFonts w:asciiTheme="minorHAnsi" w:eastAsiaTheme="minorEastAsia" w:hAnsiTheme="minorHAnsi" w:cstheme="minorBidi"/>
                <w:noProof/>
                <w:szCs w:val="22"/>
              </w:rPr>
              <w:tab/>
            </w:r>
            <w:r w:rsidRPr="00380C32">
              <w:rPr>
                <w:rStyle w:val="Hipervnculo"/>
                <w:noProof/>
              </w:rPr>
              <w:t>SensorTag CC1350STK EU</w:t>
            </w:r>
            <w:r>
              <w:rPr>
                <w:noProof/>
                <w:webHidden/>
              </w:rPr>
              <w:tab/>
            </w:r>
            <w:r>
              <w:rPr>
                <w:noProof/>
                <w:webHidden/>
              </w:rPr>
              <w:fldChar w:fldCharType="begin"/>
            </w:r>
            <w:r>
              <w:rPr>
                <w:noProof/>
                <w:webHidden/>
              </w:rPr>
              <w:instrText xml:space="preserve"> PAGEREF _Toc41474520 \h </w:instrText>
            </w:r>
          </w:ins>
          <w:r>
            <w:rPr>
              <w:noProof/>
              <w:webHidden/>
            </w:rPr>
          </w:r>
          <w:r>
            <w:rPr>
              <w:noProof/>
              <w:webHidden/>
            </w:rPr>
            <w:fldChar w:fldCharType="separate"/>
          </w:r>
          <w:ins w:id="33" w:author="DIEGO PÉREZ LAVARÍAS" w:date="2020-05-27T12:21:00Z">
            <w:r>
              <w:rPr>
                <w:noProof/>
                <w:webHidden/>
              </w:rPr>
              <w:t>9</w:t>
            </w:r>
            <w:r>
              <w:rPr>
                <w:noProof/>
                <w:webHidden/>
              </w:rPr>
              <w:fldChar w:fldCharType="end"/>
            </w:r>
            <w:r w:rsidRPr="00380C32">
              <w:rPr>
                <w:rStyle w:val="Hipervnculo"/>
                <w:noProof/>
              </w:rPr>
              <w:fldChar w:fldCharType="end"/>
            </w:r>
          </w:ins>
        </w:p>
        <w:p w14:paraId="7C166D28" w14:textId="13FF77D6" w:rsidR="00FD34B4" w:rsidRDefault="00FD34B4">
          <w:pPr>
            <w:pStyle w:val="TDC3"/>
            <w:tabs>
              <w:tab w:val="left" w:pos="1320"/>
              <w:tab w:val="right" w:leader="dot" w:pos="8494"/>
            </w:tabs>
            <w:rPr>
              <w:ins w:id="34" w:author="DIEGO PÉREZ LAVARÍAS" w:date="2020-05-27T12:21:00Z"/>
              <w:rFonts w:asciiTheme="minorHAnsi" w:eastAsiaTheme="minorEastAsia" w:hAnsiTheme="minorHAnsi" w:cstheme="minorBidi"/>
              <w:noProof/>
              <w:szCs w:val="22"/>
            </w:rPr>
          </w:pPr>
          <w:ins w:id="35" w:author="DIEGO PÉREZ LAVARÍAS" w:date="2020-05-27T12:21:00Z">
            <w:r w:rsidRPr="00380C32">
              <w:rPr>
                <w:rStyle w:val="Hipervnculo"/>
                <w:noProof/>
              </w:rPr>
              <w:fldChar w:fldCharType="begin"/>
            </w:r>
            <w:r w:rsidRPr="00380C32">
              <w:rPr>
                <w:rStyle w:val="Hipervnculo"/>
                <w:noProof/>
              </w:rPr>
              <w:instrText xml:space="preserve"> </w:instrText>
            </w:r>
            <w:r>
              <w:rPr>
                <w:noProof/>
              </w:rPr>
              <w:instrText>HYPERLINK \l "_Toc41474521"</w:instrText>
            </w:r>
            <w:r w:rsidRPr="00380C32">
              <w:rPr>
                <w:rStyle w:val="Hipervnculo"/>
                <w:noProof/>
              </w:rPr>
              <w:instrText xml:space="preserve"> </w:instrText>
            </w:r>
            <w:r w:rsidRPr="00380C32">
              <w:rPr>
                <w:rStyle w:val="Hipervnculo"/>
                <w:noProof/>
              </w:rPr>
              <w:fldChar w:fldCharType="separate"/>
            </w:r>
            <w:r w:rsidRPr="00380C32">
              <w:rPr>
                <w:rStyle w:val="Hipervnculo"/>
                <w:noProof/>
              </w:rPr>
              <w:t>2.1.3</w:t>
            </w:r>
            <w:r>
              <w:rPr>
                <w:rFonts w:asciiTheme="minorHAnsi" w:eastAsiaTheme="minorEastAsia" w:hAnsiTheme="minorHAnsi" w:cstheme="minorBidi"/>
                <w:noProof/>
                <w:szCs w:val="22"/>
              </w:rPr>
              <w:tab/>
            </w:r>
            <w:r w:rsidRPr="00380C32">
              <w:rPr>
                <w:rStyle w:val="Hipervnculo"/>
                <w:noProof/>
              </w:rPr>
              <w:t>SensorTag CC3200STK - WIFIMK</w:t>
            </w:r>
            <w:r>
              <w:rPr>
                <w:noProof/>
                <w:webHidden/>
              </w:rPr>
              <w:tab/>
            </w:r>
            <w:r>
              <w:rPr>
                <w:noProof/>
                <w:webHidden/>
              </w:rPr>
              <w:fldChar w:fldCharType="begin"/>
            </w:r>
            <w:r>
              <w:rPr>
                <w:noProof/>
                <w:webHidden/>
              </w:rPr>
              <w:instrText xml:space="preserve"> PAGEREF _Toc41474521 \h </w:instrText>
            </w:r>
          </w:ins>
          <w:r>
            <w:rPr>
              <w:noProof/>
              <w:webHidden/>
            </w:rPr>
          </w:r>
          <w:r>
            <w:rPr>
              <w:noProof/>
              <w:webHidden/>
            </w:rPr>
            <w:fldChar w:fldCharType="separate"/>
          </w:r>
          <w:ins w:id="36" w:author="DIEGO PÉREZ LAVARÍAS" w:date="2020-05-27T12:21:00Z">
            <w:r>
              <w:rPr>
                <w:noProof/>
                <w:webHidden/>
              </w:rPr>
              <w:t>10</w:t>
            </w:r>
            <w:r>
              <w:rPr>
                <w:noProof/>
                <w:webHidden/>
              </w:rPr>
              <w:fldChar w:fldCharType="end"/>
            </w:r>
            <w:r w:rsidRPr="00380C32">
              <w:rPr>
                <w:rStyle w:val="Hipervnculo"/>
                <w:noProof/>
              </w:rPr>
              <w:fldChar w:fldCharType="end"/>
            </w:r>
          </w:ins>
        </w:p>
        <w:p w14:paraId="03669770" w14:textId="2DBBBF9E" w:rsidR="00FD34B4" w:rsidRDefault="00FD34B4">
          <w:pPr>
            <w:pStyle w:val="TDC3"/>
            <w:tabs>
              <w:tab w:val="left" w:pos="1320"/>
              <w:tab w:val="right" w:leader="dot" w:pos="8494"/>
            </w:tabs>
            <w:rPr>
              <w:ins w:id="37" w:author="DIEGO PÉREZ LAVARÍAS" w:date="2020-05-27T12:21:00Z"/>
              <w:rFonts w:asciiTheme="minorHAnsi" w:eastAsiaTheme="minorEastAsia" w:hAnsiTheme="minorHAnsi" w:cstheme="minorBidi"/>
              <w:noProof/>
              <w:szCs w:val="22"/>
            </w:rPr>
          </w:pPr>
          <w:ins w:id="38" w:author="DIEGO PÉREZ LAVARÍAS" w:date="2020-05-27T12:21:00Z">
            <w:r w:rsidRPr="00380C32">
              <w:rPr>
                <w:rStyle w:val="Hipervnculo"/>
                <w:noProof/>
              </w:rPr>
              <w:fldChar w:fldCharType="begin"/>
            </w:r>
            <w:r w:rsidRPr="00380C32">
              <w:rPr>
                <w:rStyle w:val="Hipervnculo"/>
                <w:noProof/>
              </w:rPr>
              <w:instrText xml:space="preserve"> </w:instrText>
            </w:r>
            <w:r>
              <w:rPr>
                <w:noProof/>
              </w:rPr>
              <w:instrText>HYPERLINK \l "_Toc41474522"</w:instrText>
            </w:r>
            <w:r w:rsidRPr="00380C32">
              <w:rPr>
                <w:rStyle w:val="Hipervnculo"/>
                <w:noProof/>
              </w:rPr>
              <w:instrText xml:space="preserve"> </w:instrText>
            </w:r>
            <w:r w:rsidRPr="00380C32">
              <w:rPr>
                <w:rStyle w:val="Hipervnculo"/>
                <w:noProof/>
              </w:rPr>
              <w:fldChar w:fldCharType="separate"/>
            </w:r>
            <w:r w:rsidRPr="00380C32">
              <w:rPr>
                <w:rStyle w:val="Hipervnculo"/>
                <w:noProof/>
              </w:rPr>
              <w:t>2.1.4</w:t>
            </w:r>
            <w:r>
              <w:rPr>
                <w:rFonts w:asciiTheme="minorHAnsi" w:eastAsiaTheme="minorEastAsia" w:hAnsiTheme="minorHAnsi" w:cstheme="minorBidi"/>
                <w:noProof/>
                <w:szCs w:val="22"/>
              </w:rPr>
              <w:tab/>
            </w:r>
            <w:r w:rsidRPr="00380C32">
              <w:rPr>
                <w:rStyle w:val="Hipervnculo"/>
                <w:noProof/>
              </w:rPr>
              <w:t>STEVAL-WESU1</w:t>
            </w:r>
            <w:r>
              <w:rPr>
                <w:noProof/>
                <w:webHidden/>
              </w:rPr>
              <w:tab/>
            </w:r>
            <w:r>
              <w:rPr>
                <w:noProof/>
                <w:webHidden/>
              </w:rPr>
              <w:fldChar w:fldCharType="begin"/>
            </w:r>
            <w:r>
              <w:rPr>
                <w:noProof/>
                <w:webHidden/>
              </w:rPr>
              <w:instrText xml:space="preserve"> PAGEREF _Toc41474522 \h </w:instrText>
            </w:r>
          </w:ins>
          <w:r>
            <w:rPr>
              <w:noProof/>
              <w:webHidden/>
            </w:rPr>
          </w:r>
          <w:r>
            <w:rPr>
              <w:noProof/>
              <w:webHidden/>
            </w:rPr>
            <w:fldChar w:fldCharType="separate"/>
          </w:r>
          <w:ins w:id="39" w:author="DIEGO PÉREZ LAVARÍAS" w:date="2020-05-27T12:21:00Z">
            <w:r>
              <w:rPr>
                <w:noProof/>
                <w:webHidden/>
              </w:rPr>
              <w:t>10</w:t>
            </w:r>
            <w:r>
              <w:rPr>
                <w:noProof/>
                <w:webHidden/>
              </w:rPr>
              <w:fldChar w:fldCharType="end"/>
            </w:r>
            <w:r w:rsidRPr="00380C32">
              <w:rPr>
                <w:rStyle w:val="Hipervnculo"/>
                <w:noProof/>
              </w:rPr>
              <w:fldChar w:fldCharType="end"/>
            </w:r>
          </w:ins>
        </w:p>
        <w:p w14:paraId="11CC5990" w14:textId="3C701483" w:rsidR="00FD34B4" w:rsidRDefault="00FD34B4">
          <w:pPr>
            <w:pStyle w:val="TDC3"/>
            <w:tabs>
              <w:tab w:val="left" w:pos="1320"/>
              <w:tab w:val="right" w:leader="dot" w:pos="8494"/>
            </w:tabs>
            <w:rPr>
              <w:ins w:id="40" w:author="DIEGO PÉREZ LAVARÍAS" w:date="2020-05-27T12:21:00Z"/>
              <w:rFonts w:asciiTheme="minorHAnsi" w:eastAsiaTheme="minorEastAsia" w:hAnsiTheme="minorHAnsi" w:cstheme="minorBidi"/>
              <w:noProof/>
              <w:szCs w:val="22"/>
            </w:rPr>
          </w:pPr>
          <w:ins w:id="41" w:author="DIEGO PÉREZ LAVARÍAS" w:date="2020-05-27T12:21:00Z">
            <w:r w:rsidRPr="00380C32">
              <w:rPr>
                <w:rStyle w:val="Hipervnculo"/>
                <w:noProof/>
              </w:rPr>
              <w:fldChar w:fldCharType="begin"/>
            </w:r>
            <w:r w:rsidRPr="00380C32">
              <w:rPr>
                <w:rStyle w:val="Hipervnculo"/>
                <w:noProof/>
              </w:rPr>
              <w:instrText xml:space="preserve"> </w:instrText>
            </w:r>
            <w:r>
              <w:rPr>
                <w:noProof/>
              </w:rPr>
              <w:instrText>HYPERLINK \l "_Toc41474523"</w:instrText>
            </w:r>
            <w:r w:rsidRPr="00380C32">
              <w:rPr>
                <w:rStyle w:val="Hipervnculo"/>
                <w:noProof/>
              </w:rPr>
              <w:instrText xml:space="preserve"> </w:instrText>
            </w:r>
            <w:r w:rsidRPr="00380C32">
              <w:rPr>
                <w:rStyle w:val="Hipervnculo"/>
                <w:noProof/>
              </w:rPr>
              <w:fldChar w:fldCharType="separate"/>
            </w:r>
            <w:r w:rsidRPr="00380C32">
              <w:rPr>
                <w:rStyle w:val="Hipervnculo"/>
                <w:noProof/>
              </w:rPr>
              <w:t>2.1.5</w:t>
            </w:r>
            <w:r>
              <w:rPr>
                <w:rFonts w:asciiTheme="minorHAnsi" w:eastAsiaTheme="minorEastAsia" w:hAnsiTheme="minorHAnsi" w:cstheme="minorBidi"/>
                <w:noProof/>
                <w:szCs w:val="22"/>
              </w:rPr>
              <w:tab/>
            </w:r>
            <w:r w:rsidRPr="00380C32">
              <w:rPr>
                <w:rStyle w:val="Hipervnculo"/>
                <w:noProof/>
              </w:rPr>
              <w:t>Tabla comparativa</w:t>
            </w:r>
            <w:r>
              <w:rPr>
                <w:noProof/>
                <w:webHidden/>
              </w:rPr>
              <w:tab/>
            </w:r>
            <w:r>
              <w:rPr>
                <w:noProof/>
                <w:webHidden/>
              </w:rPr>
              <w:fldChar w:fldCharType="begin"/>
            </w:r>
            <w:r>
              <w:rPr>
                <w:noProof/>
                <w:webHidden/>
              </w:rPr>
              <w:instrText xml:space="preserve"> PAGEREF _Toc41474523 \h </w:instrText>
            </w:r>
          </w:ins>
          <w:r>
            <w:rPr>
              <w:noProof/>
              <w:webHidden/>
            </w:rPr>
          </w:r>
          <w:r>
            <w:rPr>
              <w:noProof/>
              <w:webHidden/>
            </w:rPr>
            <w:fldChar w:fldCharType="separate"/>
          </w:r>
          <w:ins w:id="42" w:author="DIEGO PÉREZ LAVARÍAS" w:date="2020-05-27T12:21:00Z">
            <w:r>
              <w:rPr>
                <w:noProof/>
                <w:webHidden/>
              </w:rPr>
              <w:t>12</w:t>
            </w:r>
            <w:r>
              <w:rPr>
                <w:noProof/>
                <w:webHidden/>
              </w:rPr>
              <w:fldChar w:fldCharType="end"/>
            </w:r>
            <w:r w:rsidRPr="00380C32">
              <w:rPr>
                <w:rStyle w:val="Hipervnculo"/>
                <w:noProof/>
              </w:rPr>
              <w:fldChar w:fldCharType="end"/>
            </w:r>
          </w:ins>
        </w:p>
        <w:p w14:paraId="6794B3CA" w14:textId="0590A4BD" w:rsidR="00FD34B4" w:rsidRDefault="00FD34B4">
          <w:pPr>
            <w:pStyle w:val="TDC2"/>
            <w:tabs>
              <w:tab w:val="left" w:pos="880"/>
              <w:tab w:val="right" w:leader="dot" w:pos="8494"/>
            </w:tabs>
            <w:rPr>
              <w:ins w:id="43" w:author="DIEGO PÉREZ LAVARÍAS" w:date="2020-05-27T12:21:00Z"/>
              <w:rFonts w:asciiTheme="minorHAnsi" w:eastAsiaTheme="minorEastAsia" w:hAnsiTheme="minorHAnsi" w:cstheme="minorBidi"/>
              <w:noProof/>
              <w:szCs w:val="22"/>
            </w:rPr>
          </w:pPr>
          <w:ins w:id="44" w:author="DIEGO PÉREZ LAVARÍAS" w:date="2020-05-27T12:21:00Z">
            <w:r w:rsidRPr="00380C32">
              <w:rPr>
                <w:rStyle w:val="Hipervnculo"/>
                <w:noProof/>
              </w:rPr>
              <w:fldChar w:fldCharType="begin"/>
            </w:r>
            <w:r w:rsidRPr="00380C32">
              <w:rPr>
                <w:rStyle w:val="Hipervnculo"/>
                <w:noProof/>
              </w:rPr>
              <w:instrText xml:space="preserve"> </w:instrText>
            </w:r>
            <w:r>
              <w:rPr>
                <w:noProof/>
              </w:rPr>
              <w:instrText>HYPERLINK \l "_Toc41474524"</w:instrText>
            </w:r>
            <w:r w:rsidRPr="00380C32">
              <w:rPr>
                <w:rStyle w:val="Hipervnculo"/>
                <w:noProof/>
              </w:rPr>
              <w:instrText xml:space="preserve"> </w:instrText>
            </w:r>
            <w:r w:rsidRPr="00380C32">
              <w:rPr>
                <w:rStyle w:val="Hipervnculo"/>
                <w:noProof/>
              </w:rPr>
              <w:fldChar w:fldCharType="separate"/>
            </w:r>
            <w:r w:rsidRPr="00380C32">
              <w:rPr>
                <w:rStyle w:val="Hipervnculo"/>
                <w:noProof/>
              </w:rPr>
              <w:t>2.2</w:t>
            </w:r>
            <w:r>
              <w:rPr>
                <w:rFonts w:asciiTheme="minorHAnsi" w:eastAsiaTheme="minorEastAsia" w:hAnsiTheme="minorHAnsi" w:cstheme="minorBidi"/>
                <w:noProof/>
                <w:szCs w:val="22"/>
              </w:rPr>
              <w:tab/>
            </w:r>
            <w:r w:rsidRPr="00380C32">
              <w:rPr>
                <w:rStyle w:val="Hipervnculo"/>
                <w:noProof/>
              </w:rPr>
              <w:t>Posibles soluciones software</w:t>
            </w:r>
            <w:r>
              <w:rPr>
                <w:noProof/>
                <w:webHidden/>
              </w:rPr>
              <w:tab/>
            </w:r>
            <w:r>
              <w:rPr>
                <w:noProof/>
                <w:webHidden/>
              </w:rPr>
              <w:fldChar w:fldCharType="begin"/>
            </w:r>
            <w:r>
              <w:rPr>
                <w:noProof/>
                <w:webHidden/>
              </w:rPr>
              <w:instrText xml:space="preserve"> PAGEREF _Toc41474524 \h </w:instrText>
            </w:r>
          </w:ins>
          <w:r>
            <w:rPr>
              <w:noProof/>
              <w:webHidden/>
            </w:rPr>
          </w:r>
          <w:r>
            <w:rPr>
              <w:noProof/>
              <w:webHidden/>
            </w:rPr>
            <w:fldChar w:fldCharType="separate"/>
          </w:r>
          <w:ins w:id="45" w:author="DIEGO PÉREZ LAVARÍAS" w:date="2020-05-27T12:21:00Z">
            <w:r>
              <w:rPr>
                <w:noProof/>
                <w:webHidden/>
              </w:rPr>
              <w:t>13</w:t>
            </w:r>
            <w:r>
              <w:rPr>
                <w:noProof/>
                <w:webHidden/>
              </w:rPr>
              <w:fldChar w:fldCharType="end"/>
            </w:r>
            <w:r w:rsidRPr="00380C32">
              <w:rPr>
                <w:rStyle w:val="Hipervnculo"/>
                <w:noProof/>
              </w:rPr>
              <w:fldChar w:fldCharType="end"/>
            </w:r>
          </w:ins>
        </w:p>
        <w:p w14:paraId="4EC23B5A" w14:textId="0F7F1AA6" w:rsidR="00FD34B4" w:rsidRDefault="00FD34B4">
          <w:pPr>
            <w:pStyle w:val="TDC3"/>
            <w:tabs>
              <w:tab w:val="left" w:pos="1320"/>
              <w:tab w:val="right" w:leader="dot" w:pos="8494"/>
            </w:tabs>
            <w:rPr>
              <w:ins w:id="46" w:author="DIEGO PÉREZ LAVARÍAS" w:date="2020-05-27T12:21:00Z"/>
              <w:rFonts w:asciiTheme="minorHAnsi" w:eastAsiaTheme="minorEastAsia" w:hAnsiTheme="minorHAnsi" w:cstheme="minorBidi"/>
              <w:noProof/>
              <w:szCs w:val="22"/>
            </w:rPr>
          </w:pPr>
          <w:ins w:id="47" w:author="DIEGO PÉREZ LAVARÍAS" w:date="2020-05-27T12:21:00Z">
            <w:r w:rsidRPr="00380C32">
              <w:rPr>
                <w:rStyle w:val="Hipervnculo"/>
                <w:noProof/>
              </w:rPr>
              <w:fldChar w:fldCharType="begin"/>
            </w:r>
            <w:r w:rsidRPr="00380C32">
              <w:rPr>
                <w:rStyle w:val="Hipervnculo"/>
                <w:noProof/>
              </w:rPr>
              <w:instrText xml:space="preserve"> </w:instrText>
            </w:r>
            <w:r>
              <w:rPr>
                <w:noProof/>
              </w:rPr>
              <w:instrText>HYPERLINK \l "_Toc41474525"</w:instrText>
            </w:r>
            <w:r w:rsidRPr="00380C32">
              <w:rPr>
                <w:rStyle w:val="Hipervnculo"/>
                <w:noProof/>
              </w:rPr>
              <w:instrText xml:space="preserve"> </w:instrText>
            </w:r>
            <w:r w:rsidRPr="00380C32">
              <w:rPr>
                <w:rStyle w:val="Hipervnculo"/>
                <w:noProof/>
              </w:rPr>
              <w:fldChar w:fldCharType="separate"/>
            </w:r>
            <w:r w:rsidRPr="00380C32">
              <w:rPr>
                <w:rStyle w:val="Hipervnculo"/>
                <w:noProof/>
              </w:rPr>
              <w:t>2.2.1</w:t>
            </w:r>
            <w:r>
              <w:rPr>
                <w:rFonts w:asciiTheme="minorHAnsi" w:eastAsiaTheme="minorEastAsia" w:hAnsiTheme="minorHAnsi" w:cstheme="minorBidi"/>
                <w:noProof/>
                <w:szCs w:val="22"/>
              </w:rPr>
              <w:tab/>
            </w:r>
            <w:r w:rsidRPr="00380C32">
              <w:rPr>
                <w:rStyle w:val="Hipervnculo"/>
                <w:noProof/>
              </w:rPr>
              <w:t>Android</w:t>
            </w:r>
            <w:r>
              <w:rPr>
                <w:noProof/>
                <w:webHidden/>
              </w:rPr>
              <w:tab/>
            </w:r>
            <w:r>
              <w:rPr>
                <w:noProof/>
                <w:webHidden/>
              </w:rPr>
              <w:fldChar w:fldCharType="begin"/>
            </w:r>
            <w:r>
              <w:rPr>
                <w:noProof/>
                <w:webHidden/>
              </w:rPr>
              <w:instrText xml:space="preserve"> PAGEREF _Toc41474525 \h </w:instrText>
            </w:r>
          </w:ins>
          <w:r>
            <w:rPr>
              <w:noProof/>
              <w:webHidden/>
            </w:rPr>
          </w:r>
          <w:r>
            <w:rPr>
              <w:noProof/>
              <w:webHidden/>
            </w:rPr>
            <w:fldChar w:fldCharType="separate"/>
          </w:r>
          <w:ins w:id="48" w:author="DIEGO PÉREZ LAVARÍAS" w:date="2020-05-27T12:21:00Z">
            <w:r>
              <w:rPr>
                <w:noProof/>
                <w:webHidden/>
              </w:rPr>
              <w:t>13</w:t>
            </w:r>
            <w:r>
              <w:rPr>
                <w:noProof/>
                <w:webHidden/>
              </w:rPr>
              <w:fldChar w:fldCharType="end"/>
            </w:r>
            <w:r w:rsidRPr="00380C32">
              <w:rPr>
                <w:rStyle w:val="Hipervnculo"/>
                <w:noProof/>
              </w:rPr>
              <w:fldChar w:fldCharType="end"/>
            </w:r>
          </w:ins>
        </w:p>
        <w:p w14:paraId="0C6BC5EA" w14:textId="41D977BE" w:rsidR="00FD34B4" w:rsidRDefault="00FD34B4">
          <w:pPr>
            <w:pStyle w:val="TDC3"/>
            <w:tabs>
              <w:tab w:val="left" w:pos="1320"/>
              <w:tab w:val="right" w:leader="dot" w:pos="8494"/>
            </w:tabs>
            <w:rPr>
              <w:ins w:id="49" w:author="DIEGO PÉREZ LAVARÍAS" w:date="2020-05-27T12:21:00Z"/>
              <w:rFonts w:asciiTheme="minorHAnsi" w:eastAsiaTheme="minorEastAsia" w:hAnsiTheme="minorHAnsi" w:cstheme="minorBidi"/>
              <w:noProof/>
              <w:szCs w:val="22"/>
            </w:rPr>
          </w:pPr>
          <w:ins w:id="50" w:author="DIEGO PÉREZ LAVARÍAS" w:date="2020-05-27T12:21:00Z">
            <w:r w:rsidRPr="00380C32">
              <w:rPr>
                <w:rStyle w:val="Hipervnculo"/>
                <w:noProof/>
              </w:rPr>
              <w:fldChar w:fldCharType="begin"/>
            </w:r>
            <w:r w:rsidRPr="00380C32">
              <w:rPr>
                <w:rStyle w:val="Hipervnculo"/>
                <w:noProof/>
              </w:rPr>
              <w:instrText xml:space="preserve"> </w:instrText>
            </w:r>
            <w:r>
              <w:rPr>
                <w:noProof/>
              </w:rPr>
              <w:instrText>HYPERLINK \l "_Toc41474526"</w:instrText>
            </w:r>
            <w:r w:rsidRPr="00380C32">
              <w:rPr>
                <w:rStyle w:val="Hipervnculo"/>
                <w:noProof/>
              </w:rPr>
              <w:instrText xml:space="preserve"> </w:instrText>
            </w:r>
            <w:r w:rsidRPr="00380C32">
              <w:rPr>
                <w:rStyle w:val="Hipervnculo"/>
                <w:noProof/>
              </w:rPr>
              <w:fldChar w:fldCharType="separate"/>
            </w:r>
            <w:r w:rsidRPr="00380C32">
              <w:rPr>
                <w:rStyle w:val="Hipervnculo"/>
                <w:noProof/>
              </w:rPr>
              <w:t>2.2.2</w:t>
            </w:r>
            <w:r>
              <w:rPr>
                <w:rFonts w:asciiTheme="minorHAnsi" w:eastAsiaTheme="minorEastAsia" w:hAnsiTheme="minorHAnsi" w:cstheme="minorBidi"/>
                <w:noProof/>
                <w:szCs w:val="22"/>
              </w:rPr>
              <w:tab/>
            </w:r>
            <w:r w:rsidRPr="00380C32">
              <w:rPr>
                <w:rStyle w:val="Hipervnculo"/>
                <w:noProof/>
              </w:rPr>
              <w:t>iOS</w:t>
            </w:r>
            <w:r>
              <w:rPr>
                <w:noProof/>
                <w:webHidden/>
              </w:rPr>
              <w:tab/>
            </w:r>
            <w:r>
              <w:rPr>
                <w:noProof/>
                <w:webHidden/>
              </w:rPr>
              <w:fldChar w:fldCharType="begin"/>
            </w:r>
            <w:r>
              <w:rPr>
                <w:noProof/>
                <w:webHidden/>
              </w:rPr>
              <w:instrText xml:space="preserve"> PAGEREF _Toc41474526 \h </w:instrText>
            </w:r>
          </w:ins>
          <w:r>
            <w:rPr>
              <w:noProof/>
              <w:webHidden/>
            </w:rPr>
          </w:r>
          <w:r>
            <w:rPr>
              <w:noProof/>
              <w:webHidden/>
            </w:rPr>
            <w:fldChar w:fldCharType="separate"/>
          </w:r>
          <w:ins w:id="51" w:author="DIEGO PÉREZ LAVARÍAS" w:date="2020-05-27T12:21:00Z">
            <w:r>
              <w:rPr>
                <w:noProof/>
                <w:webHidden/>
              </w:rPr>
              <w:t>14</w:t>
            </w:r>
            <w:r>
              <w:rPr>
                <w:noProof/>
                <w:webHidden/>
              </w:rPr>
              <w:fldChar w:fldCharType="end"/>
            </w:r>
            <w:r w:rsidRPr="00380C32">
              <w:rPr>
                <w:rStyle w:val="Hipervnculo"/>
                <w:noProof/>
              </w:rPr>
              <w:fldChar w:fldCharType="end"/>
            </w:r>
          </w:ins>
        </w:p>
        <w:p w14:paraId="1D9449CC" w14:textId="33843740" w:rsidR="00FD34B4" w:rsidRDefault="00FD34B4">
          <w:pPr>
            <w:pStyle w:val="TDC3"/>
            <w:tabs>
              <w:tab w:val="left" w:pos="1320"/>
              <w:tab w:val="right" w:leader="dot" w:pos="8494"/>
            </w:tabs>
            <w:rPr>
              <w:ins w:id="52" w:author="DIEGO PÉREZ LAVARÍAS" w:date="2020-05-27T12:21:00Z"/>
              <w:rFonts w:asciiTheme="minorHAnsi" w:eastAsiaTheme="minorEastAsia" w:hAnsiTheme="minorHAnsi" w:cstheme="minorBidi"/>
              <w:noProof/>
              <w:szCs w:val="22"/>
            </w:rPr>
          </w:pPr>
          <w:ins w:id="53" w:author="DIEGO PÉREZ LAVARÍAS" w:date="2020-05-27T12:21:00Z">
            <w:r w:rsidRPr="00380C32">
              <w:rPr>
                <w:rStyle w:val="Hipervnculo"/>
                <w:noProof/>
              </w:rPr>
              <w:fldChar w:fldCharType="begin"/>
            </w:r>
            <w:r w:rsidRPr="00380C32">
              <w:rPr>
                <w:rStyle w:val="Hipervnculo"/>
                <w:noProof/>
              </w:rPr>
              <w:instrText xml:space="preserve"> </w:instrText>
            </w:r>
            <w:r>
              <w:rPr>
                <w:noProof/>
              </w:rPr>
              <w:instrText>HYPERLINK \l "_Toc41474527"</w:instrText>
            </w:r>
            <w:r w:rsidRPr="00380C32">
              <w:rPr>
                <w:rStyle w:val="Hipervnculo"/>
                <w:noProof/>
              </w:rPr>
              <w:instrText xml:space="preserve"> </w:instrText>
            </w:r>
            <w:r w:rsidRPr="00380C32">
              <w:rPr>
                <w:rStyle w:val="Hipervnculo"/>
                <w:noProof/>
              </w:rPr>
              <w:fldChar w:fldCharType="separate"/>
            </w:r>
            <w:r w:rsidRPr="00380C32">
              <w:rPr>
                <w:rStyle w:val="Hipervnculo"/>
                <w:noProof/>
              </w:rPr>
              <w:t>2.2.3</w:t>
            </w:r>
            <w:r>
              <w:rPr>
                <w:rFonts w:asciiTheme="minorHAnsi" w:eastAsiaTheme="minorEastAsia" w:hAnsiTheme="minorHAnsi" w:cstheme="minorBidi"/>
                <w:noProof/>
                <w:szCs w:val="22"/>
              </w:rPr>
              <w:tab/>
            </w:r>
            <w:r w:rsidRPr="00380C32">
              <w:rPr>
                <w:rStyle w:val="Hipervnculo"/>
                <w:noProof/>
              </w:rPr>
              <w:t>Otros sistemas operativos</w:t>
            </w:r>
            <w:r>
              <w:rPr>
                <w:noProof/>
                <w:webHidden/>
              </w:rPr>
              <w:tab/>
            </w:r>
            <w:r>
              <w:rPr>
                <w:noProof/>
                <w:webHidden/>
              </w:rPr>
              <w:fldChar w:fldCharType="begin"/>
            </w:r>
            <w:r>
              <w:rPr>
                <w:noProof/>
                <w:webHidden/>
              </w:rPr>
              <w:instrText xml:space="preserve"> PAGEREF _Toc41474527 \h </w:instrText>
            </w:r>
          </w:ins>
          <w:r>
            <w:rPr>
              <w:noProof/>
              <w:webHidden/>
            </w:rPr>
          </w:r>
          <w:r>
            <w:rPr>
              <w:noProof/>
              <w:webHidden/>
            </w:rPr>
            <w:fldChar w:fldCharType="separate"/>
          </w:r>
          <w:ins w:id="54" w:author="DIEGO PÉREZ LAVARÍAS" w:date="2020-05-27T12:21:00Z">
            <w:r>
              <w:rPr>
                <w:noProof/>
                <w:webHidden/>
              </w:rPr>
              <w:t>15</w:t>
            </w:r>
            <w:r>
              <w:rPr>
                <w:noProof/>
                <w:webHidden/>
              </w:rPr>
              <w:fldChar w:fldCharType="end"/>
            </w:r>
            <w:r w:rsidRPr="00380C32">
              <w:rPr>
                <w:rStyle w:val="Hipervnculo"/>
                <w:noProof/>
              </w:rPr>
              <w:fldChar w:fldCharType="end"/>
            </w:r>
          </w:ins>
        </w:p>
        <w:p w14:paraId="5CDFDBE4" w14:textId="75D09E10" w:rsidR="00FD34B4" w:rsidRDefault="00FD34B4">
          <w:pPr>
            <w:pStyle w:val="TDC2"/>
            <w:tabs>
              <w:tab w:val="left" w:pos="880"/>
              <w:tab w:val="right" w:leader="dot" w:pos="8494"/>
            </w:tabs>
            <w:rPr>
              <w:ins w:id="55" w:author="DIEGO PÉREZ LAVARÍAS" w:date="2020-05-27T12:21:00Z"/>
              <w:rFonts w:asciiTheme="minorHAnsi" w:eastAsiaTheme="minorEastAsia" w:hAnsiTheme="minorHAnsi" w:cstheme="minorBidi"/>
              <w:noProof/>
              <w:szCs w:val="22"/>
            </w:rPr>
          </w:pPr>
          <w:ins w:id="56" w:author="DIEGO PÉREZ LAVARÍAS" w:date="2020-05-27T12:21:00Z">
            <w:r w:rsidRPr="00380C32">
              <w:rPr>
                <w:rStyle w:val="Hipervnculo"/>
                <w:noProof/>
              </w:rPr>
              <w:fldChar w:fldCharType="begin"/>
            </w:r>
            <w:r w:rsidRPr="00380C32">
              <w:rPr>
                <w:rStyle w:val="Hipervnculo"/>
                <w:noProof/>
              </w:rPr>
              <w:instrText xml:space="preserve"> </w:instrText>
            </w:r>
            <w:r>
              <w:rPr>
                <w:noProof/>
              </w:rPr>
              <w:instrText>HYPERLINK \l "_Toc41474528"</w:instrText>
            </w:r>
            <w:r w:rsidRPr="00380C32">
              <w:rPr>
                <w:rStyle w:val="Hipervnculo"/>
                <w:noProof/>
              </w:rPr>
              <w:instrText xml:space="preserve"> </w:instrText>
            </w:r>
            <w:r w:rsidRPr="00380C32">
              <w:rPr>
                <w:rStyle w:val="Hipervnculo"/>
                <w:noProof/>
              </w:rPr>
              <w:fldChar w:fldCharType="separate"/>
            </w:r>
            <w:r w:rsidRPr="00380C32">
              <w:rPr>
                <w:rStyle w:val="Hipervnculo"/>
                <w:noProof/>
              </w:rPr>
              <w:t>2.3</w:t>
            </w:r>
            <w:r>
              <w:rPr>
                <w:rFonts w:asciiTheme="minorHAnsi" w:eastAsiaTheme="minorEastAsia" w:hAnsiTheme="minorHAnsi" w:cstheme="minorBidi"/>
                <w:noProof/>
                <w:szCs w:val="22"/>
              </w:rPr>
              <w:tab/>
            </w:r>
            <w:r w:rsidRPr="00380C32">
              <w:rPr>
                <w:rStyle w:val="Hipervnculo"/>
                <w:noProof/>
              </w:rPr>
              <w:t>Descripción de la solución adoptada</w:t>
            </w:r>
            <w:r>
              <w:rPr>
                <w:noProof/>
                <w:webHidden/>
              </w:rPr>
              <w:tab/>
            </w:r>
            <w:r>
              <w:rPr>
                <w:noProof/>
                <w:webHidden/>
              </w:rPr>
              <w:fldChar w:fldCharType="begin"/>
            </w:r>
            <w:r>
              <w:rPr>
                <w:noProof/>
                <w:webHidden/>
              </w:rPr>
              <w:instrText xml:space="preserve"> PAGEREF _Toc41474528 \h </w:instrText>
            </w:r>
          </w:ins>
          <w:r>
            <w:rPr>
              <w:noProof/>
              <w:webHidden/>
            </w:rPr>
          </w:r>
          <w:r>
            <w:rPr>
              <w:noProof/>
              <w:webHidden/>
            </w:rPr>
            <w:fldChar w:fldCharType="separate"/>
          </w:r>
          <w:ins w:id="57" w:author="DIEGO PÉREZ LAVARÍAS" w:date="2020-05-27T12:21:00Z">
            <w:r>
              <w:rPr>
                <w:noProof/>
                <w:webHidden/>
              </w:rPr>
              <w:t>16</w:t>
            </w:r>
            <w:r>
              <w:rPr>
                <w:noProof/>
                <w:webHidden/>
              </w:rPr>
              <w:fldChar w:fldCharType="end"/>
            </w:r>
            <w:r w:rsidRPr="00380C32">
              <w:rPr>
                <w:rStyle w:val="Hipervnculo"/>
                <w:noProof/>
              </w:rPr>
              <w:fldChar w:fldCharType="end"/>
            </w:r>
          </w:ins>
        </w:p>
        <w:p w14:paraId="1303B04B" w14:textId="2BDB9A9E" w:rsidR="00FD34B4" w:rsidRDefault="00FD34B4">
          <w:pPr>
            <w:pStyle w:val="TDC3"/>
            <w:tabs>
              <w:tab w:val="left" w:pos="1320"/>
              <w:tab w:val="right" w:leader="dot" w:pos="8494"/>
            </w:tabs>
            <w:rPr>
              <w:ins w:id="58" w:author="DIEGO PÉREZ LAVARÍAS" w:date="2020-05-27T12:21:00Z"/>
              <w:rFonts w:asciiTheme="minorHAnsi" w:eastAsiaTheme="minorEastAsia" w:hAnsiTheme="minorHAnsi" w:cstheme="minorBidi"/>
              <w:noProof/>
              <w:szCs w:val="22"/>
            </w:rPr>
          </w:pPr>
          <w:ins w:id="59" w:author="DIEGO PÉREZ LAVARÍAS" w:date="2020-05-27T12:21:00Z">
            <w:r w:rsidRPr="00380C32">
              <w:rPr>
                <w:rStyle w:val="Hipervnculo"/>
                <w:noProof/>
              </w:rPr>
              <w:fldChar w:fldCharType="begin"/>
            </w:r>
            <w:r w:rsidRPr="00380C32">
              <w:rPr>
                <w:rStyle w:val="Hipervnculo"/>
                <w:noProof/>
              </w:rPr>
              <w:instrText xml:space="preserve"> </w:instrText>
            </w:r>
            <w:r>
              <w:rPr>
                <w:noProof/>
              </w:rPr>
              <w:instrText>HYPERLINK \l "_Toc41474529"</w:instrText>
            </w:r>
            <w:r w:rsidRPr="00380C32">
              <w:rPr>
                <w:rStyle w:val="Hipervnculo"/>
                <w:noProof/>
              </w:rPr>
              <w:instrText xml:space="preserve"> </w:instrText>
            </w:r>
            <w:r w:rsidRPr="00380C32">
              <w:rPr>
                <w:rStyle w:val="Hipervnculo"/>
                <w:noProof/>
              </w:rPr>
              <w:fldChar w:fldCharType="separate"/>
            </w:r>
            <w:r w:rsidRPr="00380C32">
              <w:rPr>
                <w:rStyle w:val="Hipervnculo"/>
                <w:noProof/>
              </w:rPr>
              <w:t>2.3.1</w:t>
            </w:r>
            <w:r>
              <w:rPr>
                <w:rFonts w:asciiTheme="minorHAnsi" w:eastAsiaTheme="minorEastAsia" w:hAnsiTheme="minorHAnsi" w:cstheme="minorBidi"/>
                <w:noProof/>
                <w:szCs w:val="22"/>
              </w:rPr>
              <w:tab/>
            </w:r>
            <w:r w:rsidRPr="00380C32">
              <w:rPr>
                <w:rStyle w:val="Hipervnculo"/>
                <w:noProof/>
              </w:rPr>
              <w:t>Hardware</w:t>
            </w:r>
            <w:r>
              <w:rPr>
                <w:noProof/>
                <w:webHidden/>
              </w:rPr>
              <w:tab/>
            </w:r>
            <w:r>
              <w:rPr>
                <w:noProof/>
                <w:webHidden/>
              </w:rPr>
              <w:fldChar w:fldCharType="begin"/>
            </w:r>
            <w:r>
              <w:rPr>
                <w:noProof/>
                <w:webHidden/>
              </w:rPr>
              <w:instrText xml:space="preserve"> PAGEREF _Toc41474529 \h </w:instrText>
            </w:r>
          </w:ins>
          <w:r>
            <w:rPr>
              <w:noProof/>
              <w:webHidden/>
            </w:rPr>
          </w:r>
          <w:r>
            <w:rPr>
              <w:noProof/>
              <w:webHidden/>
            </w:rPr>
            <w:fldChar w:fldCharType="separate"/>
          </w:r>
          <w:ins w:id="60" w:author="DIEGO PÉREZ LAVARÍAS" w:date="2020-05-27T12:21:00Z">
            <w:r>
              <w:rPr>
                <w:noProof/>
                <w:webHidden/>
              </w:rPr>
              <w:t>17</w:t>
            </w:r>
            <w:r>
              <w:rPr>
                <w:noProof/>
                <w:webHidden/>
              </w:rPr>
              <w:fldChar w:fldCharType="end"/>
            </w:r>
            <w:r w:rsidRPr="00380C32">
              <w:rPr>
                <w:rStyle w:val="Hipervnculo"/>
                <w:noProof/>
              </w:rPr>
              <w:fldChar w:fldCharType="end"/>
            </w:r>
          </w:ins>
        </w:p>
        <w:p w14:paraId="0F8EE765" w14:textId="29B0E039" w:rsidR="00FD34B4" w:rsidRDefault="00FD34B4">
          <w:pPr>
            <w:pStyle w:val="TDC3"/>
            <w:tabs>
              <w:tab w:val="left" w:pos="1320"/>
              <w:tab w:val="right" w:leader="dot" w:pos="8494"/>
            </w:tabs>
            <w:rPr>
              <w:ins w:id="61" w:author="DIEGO PÉREZ LAVARÍAS" w:date="2020-05-27T12:21:00Z"/>
              <w:rFonts w:asciiTheme="minorHAnsi" w:eastAsiaTheme="minorEastAsia" w:hAnsiTheme="minorHAnsi" w:cstheme="minorBidi"/>
              <w:noProof/>
              <w:szCs w:val="22"/>
            </w:rPr>
          </w:pPr>
          <w:ins w:id="62" w:author="DIEGO PÉREZ LAVARÍAS" w:date="2020-05-27T12:21:00Z">
            <w:r w:rsidRPr="00380C32">
              <w:rPr>
                <w:rStyle w:val="Hipervnculo"/>
                <w:noProof/>
              </w:rPr>
              <w:fldChar w:fldCharType="begin"/>
            </w:r>
            <w:r w:rsidRPr="00380C32">
              <w:rPr>
                <w:rStyle w:val="Hipervnculo"/>
                <w:noProof/>
              </w:rPr>
              <w:instrText xml:space="preserve"> </w:instrText>
            </w:r>
            <w:r>
              <w:rPr>
                <w:noProof/>
              </w:rPr>
              <w:instrText>HYPERLINK \l "_Toc41474530"</w:instrText>
            </w:r>
            <w:r w:rsidRPr="00380C32">
              <w:rPr>
                <w:rStyle w:val="Hipervnculo"/>
                <w:noProof/>
              </w:rPr>
              <w:instrText xml:space="preserve"> </w:instrText>
            </w:r>
            <w:r w:rsidRPr="00380C32">
              <w:rPr>
                <w:rStyle w:val="Hipervnculo"/>
                <w:noProof/>
              </w:rPr>
              <w:fldChar w:fldCharType="separate"/>
            </w:r>
            <w:r w:rsidRPr="00380C32">
              <w:rPr>
                <w:rStyle w:val="Hipervnculo"/>
                <w:noProof/>
              </w:rPr>
              <w:t>2.3.2</w:t>
            </w:r>
            <w:r>
              <w:rPr>
                <w:rFonts w:asciiTheme="minorHAnsi" w:eastAsiaTheme="minorEastAsia" w:hAnsiTheme="minorHAnsi" w:cstheme="minorBidi"/>
                <w:noProof/>
                <w:szCs w:val="22"/>
              </w:rPr>
              <w:tab/>
            </w:r>
            <w:r w:rsidRPr="00380C32">
              <w:rPr>
                <w:rStyle w:val="Hipervnculo"/>
                <w:noProof/>
              </w:rPr>
              <w:t>Software</w:t>
            </w:r>
            <w:r>
              <w:rPr>
                <w:noProof/>
                <w:webHidden/>
              </w:rPr>
              <w:tab/>
            </w:r>
            <w:r>
              <w:rPr>
                <w:noProof/>
                <w:webHidden/>
              </w:rPr>
              <w:fldChar w:fldCharType="begin"/>
            </w:r>
            <w:r>
              <w:rPr>
                <w:noProof/>
                <w:webHidden/>
              </w:rPr>
              <w:instrText xml:space="preserve"> PAGEREF _Toc41474530 \h </w:instrText>
            </w:r>
          </w:ins>
          <w:r>
            <w:rPr>
              <w:noProof/>
              <w:webHidden/>
            </w:rPr>
          </w:r>
          <w:r>
            <w:rPr>
              <w:noProof/>
              <w:webHidden/>
            </w:rPr>
            <w:fldChar w:fldCharType="separate"/>
          </w:r>
          <w:ins w:id="63" w:author="DIEGO PÉREZ LAVARÍAS" w:date="2020-05-27T12:21:00Z">
            <w:r>
              <w:rPr>
                <w:noProof/>
                <w:webHidden/>
              </w:rPr>
              <w:t>21</w:t>
            </w:r>
            <w:r>
              <w:rPr>
                <w:noProof/>
                <w:webHidden/>
              </w:rPr>
              <w:fldChar w:fldCharType="end"/>
            </w:r>
            <w:r w:rsidRPr="00380C32">
              <w:rPr>
                <w:rStyle w:val="Hipervnculo"/>
                <w:noProof/>
              </w:rPr>
              <w:fldChar w:fldCharType="end"/>
            </w:r>
          </w:ins>
        </w:p>
        <w:p w14:paraId="784FBF5E" w14:textId="049122AD" w:rsidR="00FD34B4" w:rsidRDefault="00FD34B4">
          <w:pPr>
            <w:pStyle w:val="TDC1"/>
            <w:rPr>
              <w:ins w:id="64" w:author="DIEGO PÉREZ LAVARÍAS" w:date="2020-05-27T12:21:00Z"/>
              <w:rFonts w:asciiTheme="minorHAnsi" w:eastAsiaTheme="minorEastAsia" w:hAnsiTheme="minorHAnsi" w:cstheme="minorBidi"/>
              <w:b w:val="0"/>
              <w:bCs w:val="0"/>
              <w:szCs w:val="22"/>
            </w:rPr>
          </w:pPr>
          <w:ins w:id="65" w:author="DIEGO PÉREZ LAVARÍAS" w:date="2020-05-27T12:21:00Z">
            <w:r w:rsidRPr="00380C32">
              <w:rPr>
                <w:rStyle w:val="Hipervnculo"/>
              </w:rPr>
              <w:fldChar w:fldCharType="begin"/>
            </w:r>
            <w:r w:rsidRPr="00380C32">
              <w:rPr>
                <w:rStyle w:val="Hipervnculo"/>
              </w:rPr>
              <w:instrText xml:space="preserve"> </w:instrText>
            </w:r>
            <w:r>
              <w:instrText>HYPERLINK \l "_Toc41474531"</w:instrText>
            </w:r>
            <w:r w:rsidRPr="00380C32">
              <w:rPr>
                <w:rStyle w:val="Hipervnculo"/>
              </w:rPr>
              <w:instrText xml:space="preserve"> </w:instrText>
            </w:r>
            <w:r w:rsidRPr="00380C32">
              <w:rPr>
                <w:rStyle w:val="Hipervnculo"/>
              </w:rPr>
              <w:fldChar w:fldCharType="separate"/>
            </w:r>
            <w:r w:rsidRPr="00380C32">
              <w:rPr>
                <w:rStyle w:val="Hipervnculo"/>
              </w:rPr>
              <w:t>Capítulo 3.</w:t>
            </w:r>
            <w:r>
              <w:rPr>
                <w:rFonts w:asciiTheme="minorHAnsi" w:eastAsiaTheme="minorEastAsia" w:hAnsiTheme="minorHAnsi" w:cstheme="minorBidi"/>
                <w:b w:val="0"/>
                <w:bCs w:val="0"/>
                <w:szCs w:val="22"/>
              </w:rPr>
              <w:tab/>
            </w:r>
            <w:r w:rsidRPr="00380C32">
              <w:rPr>
                <w:rStyle w:val="Hipervnculo"/>
              </w:rPr>
              <w:t>Fundamentos teóricos</w:t>
            </w:r>
            <w:r>
              <w:rPr>
                <w:webHidden/>
              </w:rPr>
              <w:tab/>
            </w:r>
            <w:r>
              <w:rPr>
                <w:webHidden/>
              </w:rPr>
              <w:fldChar w:fldCharType="begin"/>
            </w:r>
            <w:r>
              <w:rPr>
                <w:webHidden/>
              </w:rPr>
              <w:instrText xml:space="preserve"> PAGEREF _Toc41474531 \h </w:instrText>
            </w:r>
          </w:ins>
          <w:r>
            <w:rPr>
              <w:webHidden/>
            </w:rPr>
          </w:r>
          <w:r>
            <w:rPr>
              <w:webHidden/>
            </w:rPr>
            <w:fldChar w:fldCharType="separate"/>
          </w:r>
          <w:ins w:id="66" w:author="DIEGO PÉREZ LAVARÍAS" w:date="2020-05-27T12:21:00Z">
            <w:r>
              <w:rPr>
                <w:webHidden/>
              </w:rPr>
              <w:t>22</w:t>
            </w:r>
            <w:r>
              <w:rPr>
                <w:webHidden/>
              </w:rPr>
              <w:fldChar w:fldCharType="end"/>
            </w:r>
            <w:r w:rsidRPr="00380C32">
              <w:rPr>
                <w:rStyle w:val="Hipervnculo"/>
              </w:rPr>
              <w:fldChar w:fldCharType="end"/>
            </w:r>
          </w:ins>
        </w:p>
        <w:p w14:paraId="266D6366" w14:textId="17BFA00A" w:rsidR="00FD34B4" w:rsidRDefault="00FD34B4">
          <w:pPr>
            <w:pStyle w:val="TDC2"/>
            <w:tabs>
              <w:tab w:val="left" w:pos="880"/>
              <w:tab w:val="right" w:leader="dot" w:pos="8494"/>
            </w:tabs>
            <w:rPr>
              <w:ins w:id="67" w:author="DIEGO PÉREZ LAVARÍAS" w:date="2020-05-27T12:21:00Z"/>
              <w:rFonts w:asciiTheme="minorHAnsi" w:eastAsiaTheme="minorEastAsia" w:hAnsiTheme="minorHAnsi" w:cstheme="minorBidi"/>
              <w:noProof/>
              <w:szCs w:val="22"/>
            </w:rPr>
          </w:pPr>
          <w:ins w:id="68" w:author="DIEGO PÉREZ LAVARÍAS" w:date="2020-05-27T12:21:00Z">
            <w:r w:rsidRPr="00380C32">
              <w:rPr>
                <w:rStyle w:val="Hipervnculo"/>
                <w:noProof/>
              </w:rPr>
              <w:fldChar w:fldCharType="begin"/>
            </w:r>
            <w:r w:rsidRPr="00380C32">
              <w:rPr>
                <w:rStyle w:val="Hipervnculo"/>
                <w:noProof/>
              </w:rPr>
              <w:instrText xml:space="preserve"> </w:instrText>
            </w:r>
            <w:r>
              <w:rPr>
                <w:noProof/>
              </w:rPr>
              <w:instrText>HYPERLINK \l "_Toc41474532"</w:instrText>
            </w:r>
            <w:r w:rsidRPr="00380C32">
              <w:rPr>
                <w:rStyle w:val="Hipervnculo"/>
                <w:noProof/>
              </w:rPr>
              <w:instrText xml:space="preserve"> </w:instrText>
            </w:r>
            <w:r w:rsidRPr="00380C32">
              <w:rPr>
                <w:rStyle w:val="Hipervnculo"/>
                <w:noProof/>
              </w:rPr>
              <w:fldChar w:fldCharType="separate"/>
            </w:r>
            <w:r w:rsidRPr="00380C32">
              <w:rPr>
                <w:rStyle w:val="Hipervnculo"/>
                <w:noProof/>
              </w:rPr>
              <w:t>3.1</w:t>
            </w:r>
            <w:r>
              <w:rPr>
                <w:rFonts w:asciiTheme="minorHAnsi" w:eastAsiaTheme="minorEastAsia" w:hAnsiTheme="minorHAnsi" w:cstheme="minorBidi"/>
                <w:noProof/>
                <w:szCs w:val="22"/>
              </w:rPr>
              <w:tab/>
            </w:r>
            <w:r w:rsidRPr="00380C32">
              <w:rPr>
                <w:rStyle w:val="Hipervnculo"/>
                <w:noProof/>
              </w:rPr>
              <w:t>Medida de la orientación</w:t>
            </w:r>
            <w:r>
              <w:rPr>
                <w:noProof/>
                <w:webHidden/>
              </w:rPr>
              <w:tab/>
            </w:r>
            <w:r>
              <w:rPr>
                <w:noProof/>
                <w:webHidden/>
              </w:rPr>
              <w:fldChar w:fldCharType="begin"/>
            </w:r>
            <w:r>
              <w:rPr>
                <w:noProof/>
                <w:webHidden/>
              </w:rPr>
              <w:instrText xml:space="preserve"> PAGEREF _Toc41474532 \h </w:instrText>
            </w:r>
          </w:ins>
          <w:r>
            <w:rPr>
              <w:noProof/>
              <w:webHidden/>
            </w:rPr>
          </w:r>
          <w:r>
            <w:rPr>
              <w:noProof/>
              <w:webHidden/>
            </w:rPr>
            <w:fldChar w:fldCharType="separate"/>
          </w:r>
          <w:ins w:id="69" w:author="DIEGO PÉREZ LAVARÍAS" w:date="2020-05-27T12:21:00Z">
            <w:r>
              <w:rPr>
                <w:noProof/>
                <w:webHidden/>
              </w:rPr>
              <w:t>22</w:t>
            </w:r>
            <w:r>
              <w:rPr>
                <w:noProof/>
                <w:webHidden/>
              </w:rPr>
              <w:fldChar w:fldCharType="end"/>
            </w:r>
            <w:r w:rsidRPr="00380C32">
              <w:rPr>
                <w:rStyle w:val="Hipervnculo"/>
                <w:noProof/>
              </w:rPr>
              <w:fldChar w:fldCharType="end"/>
            </w:r>
          </w:ins>
        </w:p>
        <w:p w14:paraId="4D8B0969" w14:textId="0DEB8678" w:rsidR="00FD34B4" w:rsidRDefault="00FD34B4">
          <w:pPr>
            <w:pStyle w:val="TDC3"/>
            <w:tabs>
              <w:tab w:val="left" w:pos="1320"/>
              <w:tab w:val="right" w:leader="dot" w:pos="8494"/>
            </w:tabs>
            <w:rPr>
              <w:ins w:id="70" w:author="DIEGO PÉREZ LAVARÍAS" w:date="2020-05-27T12:21:00Z"/>
              <w:rFonts w:asciiTheme="minorHAnsi" w:eastAsiaTheme="minorEastAsia" w:hAnsiTheme="minorHAnsi" w:cstheme="minorBidi"/>
              <w:noProof/>
              <w:szCs w:val="22"/>
            </w:rPr>
          </w:pPr>
          <w:ins w:id="71" w:author="DIEGO PÉREZ LAVARÍAS" w:date="2020-05-27T12:21:00Z">
            <w:r w:rsidRPr="00380C32">
              <w:rPr>
                <w:rStyle w:val="Hipervnculo"/>
                <w:noProof/>
              </w:rPr>
              <w:fldChar w:fldCharType="begin"/>
            </w:r>
            <w:r w:rsidRPr="00380C32">
              <w:rPr>
                <w:rStyle w:val="Hipervnculo"/>
                <w:noProof/>
              </w:rPr>
              <w:instrText xml:space="preserve"> </w:instrText>
            </w:r>
            <w:r>
              <w:rPr>
                <w:noProof/>
              </w:rPr>
              <w:instrText>HYPERLINK \l "_Toc41474533"</w:instrText>
            </w:r>
            <w:r w:rsidRPr="00380C32">
              <w:rPr>
                <w:rStyle w:val="Hipervnculo"/>
                <w:noProof/>
              </w:rPr>
              <w:instrText xml:space="preserve"> </w:instrText>
            </w:r>
            <w:r w:rsidRPr="00380C32">
              <w:rPr>
                <w:rStyle w:val="Hipervnculo"/>
                <w:noProof/>
              </w:rPr>
              <w:fldChar w:fldCharType="separate"/>
            </w:r>
            <w:r w:rsidRPr="00380C32">
              <w:rPr>
                <w:rStyle w:val="Hipervnculo"/>
                <w:noProof/>
              </w:rPr>
              <w:t>3.1.1</w:t>
            </w:r>
            <w:r>
              <w:rPr>
                <w:rFonts w:asciiTheme="minorHAnsi" w:eastAsiaTheme="minorEastAsia" w:hAnsiTheme="minorHAnsi" w:cstheme="minorBidi"/>
                <w:noProof/>
                <w:szCs w:val="22"/>
              </w:rPr>
              <w:tab/>
            </w:r>
            <w:r w:rsidRPr="00380C32">
              <w:rPr>
                <w:rStyle w:val="Hipervnculo"/>
                <w:noProof/>
              </w:rPr>
              <w:t>IMU</w:t>
            </w:r>
            <w:r>
              <w:rPr>
                <w:noProof/>
                <w:webHidden/>
              </w:rPr>
              <w:tab/>
            </w:r>
            <w:r>
              <w:rPr>
                <w:noProof/>
                <w:webHidden/>
              </w:rPr>
              <w:fldChar w:fldCharType="begin"/>
            </w:r>
            <w:r>
              <w:rPr>
                <w:noProof/>
                <w:webHidden/>
              </w:rPr>
              <w:instrText xml:space="preserve"> PAGEREF _Toc41474533 \h </w:instrText>
            </w:r>
          </w:ins>
          <w:r>
            <w:rPr>
              <w:noProof/>
              <w:webHidden/>
            </w:rPr>
          </w:r>
          <w:r>
            <w:rPr>
              <w:noProof/>
              <w:webHidden/>
            </w:rPr>
            <w:fldChar w:fldCharType="separate"/>
          </w:r>
          <w:ins w:id="72" w:author="DIEGO PÉREZ LAVARÍAS" w:date="2020-05-27T12:21:00Z">
            <w:r>
              <w:rPr>
                <w:noProof/>
                <w:webHidden/>
              </w:rPr>
              <w:t>22</w:t>
            </w:r>
            <w:r>
              <w:rPr>
                <w:noProof/>
                <w:webHidden/>
              </w:rPr>
              <w:fldChar w:fldCharType="end"/>
            </w:r>
            <w:r w:rsidRPr="00380C32">
              <w:rPr>
                <w:rStyle w:val="Hipervnculo"/>
                <w:noProof/>
              </w:rPr>
              <w:fldChar w:fldCharType="end"/>
            </w:r>
          </w:ins>
        </w:p>
        <w:p w14:paraId="69F4D450" w14:textId="58EC0AC2" w:rsidR="00FD34B4" w:rsidRDefault="00FD34B4">
          <w:pPr>
            <w:pStyle w:val="TDC3"/>
            <w:tabs>
              <w:tab w:val="left" w:pos="1320"/>
              <w:tab w:val="right" w:leader="dot" w:pos="8494"/>
            </w:tabs>
            <w:rPr>
              <w:ins w:id="73" w:author="DIEGO PÉREZ LAVARÍAS" w:date="2020-05-27T12:21:00Z"/>
              <w:rFonts w:asciiTheme="minorHAnsi" w:eastAsiaTheme="minorEastAsia" w:hAnsiTheme="minorHAnsi" w:cstheme="minorBidi"/>
              <w:noProof/>
              <w:szCs w:val="22"/>
            </w:rPr>
          </w:pPr>
          <w:ins w:id="74" w:author="DIEGO PÉREZ LAVARÍAS" w:date="2020-05-27T12:21:00Z">
            <w:r w:rsidRPr="00380C32">
              <w:rPr>
                <w:rStyle w:val="Hipervnculo"/>
                <w:noProof/>
              </w:rPr>
              <w:fldChar w:fldCharType="begin"/>
            </w:r>
            <w:r w:rsidRPr="00380C32">
              <w:rPr>
                <w:rStyle w:val="Hipervnculo"/>
                <w:noProof/>
              </w:rPr>
              <w:instrText xml:space="preserve"> </w:instrText>
            </w:r>
            <w:r>
              <w:rPr>
                <w:noProof/>
              </w:rPr>
              <w:instrText>HYPERLINK \l "_Toc41474534"</w:instrText>
            </w:r>
            <w:r w:rsidRPr="00380C32">
              <w:rPr>
                <w:rStyle w:val="Hipervnculo"/>
                <w:noProof/>
              </w:rPr>
              <w:instrText xml:space="preserve"> </w:instrText>
            </w:r>
            <w:r w:rsidRPr="00380C32">
              <w:rPr>
                <w:rStyle w:val="Hipervnculo"/>
                <w:noProof/>
              </w:rPr>
              <w:fldChar w:fldCharType="separate"/>
            </w:r>
            <w:r w:rsidRPr="00380C32">
              <w:rPr>
                <w:rStyle w:val="Hipervnculo"/>
                <w:noProof/>
              </w:rPr>
              <w:t>3.1.2</w:t>
            </w:r>
            <w:r>
              <w:rPr>
                <w:rFonts w:asciiTheme="minorHAnsi" w:eastAsiaTheme="minorEastAsia" w:hAnsiTheme="minorHAnsi" w:cstheme="minorBidi"/>
                <w:noProof/>
                <w:szCs w:val="22"/>
              </w:rPr>
              <w:tab/>
            </w:r>
            <w:r w:rsidRPr="00380C32">
              <w:rPr>
                <w:rStyle w:val="Hipervnculo"/>
                <w:noProof/>
              </w:rPr>
              <w:t>AHRS</w:t>
            </w:r>
            <w:r>
              <w:rPr>
                <w:noProof/>
                <w:webHidden/>
              </w:rPr>
              <w:tab/>
            </w:r>
            <w:r>
              <w:rPr>
                <w:noProof/>
                <w:webHidden/>
              </w:rPr>
              <w:fldChar w:fldCharType="begin"/>
            </w:r>
            <w:r>
              <w:rPr>
                <w:noProof/>
                <w:webHidden/>
              </w:rPr>
              <w:instrText xml:space="preserve"> PAGEREF _Toc41474534 \h </w:instrText>
            </w:r>
          </w:ins>
          <w:r>
            <w:rPr>
              <w:noProof/>
              <w:webHidden/>
            </w:rPr>
          </w:r>
          <w:r>
            <w:rPr>
              <w:noProof/>
              <w:webHidden/>
            </w:rPr>
            <w:fldChar w:fldCharType="separate"/>
          </w:r>
          <w:ins w:id="75" w:author="DIEGO PÉREZ LAVARÍAS" w:date="2020-05-27T12:21:00Z">
            <w:r>
              <w:rPr>
                <w:noProof/>
                <w:webHidden/>
              </w:rPr>
              <w:t>23</w:t>
            </w:r>
            <w:r>
              <w:rPr>
                <w:noProof/>
                <w:webHidden/>
              </w:rPr>
              <w:fldChar w:fldCharType="end"/>
            </w:r>
            <w:r w:rsidRPr="00380C32">
              <w:rPr>
                <w:rStyle w:val="Hipervnculo"/>
                <w:noProof/>
              </w:rPr>
              <w:fldChar w:fldCharType="end"/>
            </w:r>
          </w:ins>
        </w:p>
        <w:p w14:paraId="7081F2BA" w14:textId="13A62ECF" w:rsidR="00FD34B4" w:rsidRDefault="00FD34B4">
          <w:pPr>
            <w:pStyle w:val="TDC3"/>
            <w:tabs>
              <w:tab w:val="left" w:pos="1320"/>
              <w:tab w:val="right" w:leader="dot" w:pos="8494"/>
            </w:tabs>
            <w:rPr>
              <w:ins w:id="76" w:author="DIEGO PÉREZ LAVARÍAS" w:date="2020-05-27T12:21:00Z"/>
              <w:rFonts w:asciiTheme="minorHAnsi" w:eastAsiaTheme="minorEastAsia" w:hAnsiTheme="minorHAnsi" w:cstheme="minorBidi"/>
              <w:noProof/>
              <w:szCs w:val="22"/>
            </w:rPr>
          </w:pPr>
          <w:ins w:id="77" w:author="DIEGO PÉREZ LAVARÍAS" w:date="2020-05-27T12:21:00Z">
            <w:r w:rsidRPr="00380C32">
              <w:rPr>
                <w:rStyle w:val="Hipervnculo"/>
                <w:noProof/>
              </w:rPr>
              <w:fldChar w:fldCharType="begin"/>
            </w:r>
            <w:r w:rsidRPr="00380C32">
              <w:rPr>
                <w:rStyle w:val="Hipervnculo"/>
                <w:noProof/>
              </w:rPr>
              <w:instrText xml:space="preserve"> </w:instrText>
            </w:r>
            <w:r>
              <w:rPr>
                <w:noProof/>
              </w:rPr>
              <w:instrText>HYPERLINK \l "_Toc41474535"</w:instrText>
            </w:r>
            <w:r w:rsidRPr="00380C32">
              <w:rPr>
                <w:rStyle w:val="Hipervnculo"/>
                <w:noProof/>
              </w:rPr>
              <w:instrText xml:space="preserve"> </w:instrText>
            </w:r>
            <w:r w:rsidRPr="00380C32">
              <w:rPr>
                <w:rStyle w:val="Hipervnculo"/>
                <w:noProof/>
              </w:rPr>
              <w:fldChar w:fldCharType="separate"/>
            </w:r>
            <w:r w:rsidRPr="00380C32">
              <w:rPr>
                <w:rStyle w:val="Hipervnculo"/>
                <w:noProof/>
              </w:rPr>
              <w:t>3.1.3</w:t>
            </w:r>
            <w:r>
              <w:rPr>
                <w:rFonts w:asciiTheme="minorHAnsi" w:eastAsiaTheme="minorEastAsia" w:hAnsiTheme="minorHAnsi" w:cstheme="minorBidi"/>
                <w:noProof/>
                <w:szCs w:val="22"/>
              </w:rPr>
              <w:tab/>
            </w:r>
            <w:r w:rsidRPr="00380C32">
              <w:rPr>
                <w:rStyle w:val="Hipervnculo"/>
                <w:noProof/>
              </w:rPr>
              <w:t>Filtro de Kalman</w:t>
            </w:r>
            <w:r>
              <w:rPr>
                <w:noProof/>
                <w:webHidden/>
              </w:rPr>
              <w:tab/>
            </w:r>
            <w:r>
              <w:rPr>
                <w:noProof/>
                <w:webHidden/>
              </w:rPr>
              <w:fldChar w:fldCharType="begin"/>
            </w:r>
            <w:r>
              <w:rPr>
                <w:noProof/>
                <w:webHidden/>
              </w:rPr>
              <w:instrText xml:space="preserve"> PAGEREF _Toc41474535 \h </w:instrText>
            </w:r>
          </w:ins>
          <w:r>
            <w:rPr>
              <w:noProof/>
              <w:webHidden/>
            </w:rPr>
          </w:r>
          <w:r>
            <w:rPr>
              <w:noProof/>
              <w:webHidden/>
            </w:rPr>
            <w:fldChar w:fldCharType="separate"/>
          </w:r>
          <w:ins w:id="78" w:author="DIEGO PÉREZ LAVARÍAS" w:date="2020-05-27T12:21:00Z">
            <w:r>
              <w:rPr>
                <w:noProof/>
                <w:webHidden/>
              </w:rPr>
              <w:t>23</w:t>
            </w:r>
            <w:r>
              <w:rPr>
                <w:noProof/>
                <w:webHidden/>
              </w:rPr>
              <w:fldChar w:fldCharType="end"/>
            </w:r>
            <w:r w:rsidRPr="00380C32">
              <w:rPr>
                <w:rStyle w:val="Hipervnculo"/>
                <w:noProof/>
              </w:rPr>
              <w:fldChar w:fldCharType="end"/>
            </w:r>
          </w:ins>
        </w:p>
        <w:p w14:paraId="4449B877" w14:textId="417D6628" w:rsidR="00FD34B4" w:rsidRDefault="00FD34B4">
          <w:pPr>
            <w:pStyle w:val="TDC3"/>
            <w:tabs>
              <w:tab w:val="left" w:pos="1320"/>
              <w:tab w:val="right" w:leader="dot" w:pos="8494"/>
            </w:tabs>
            <w:rPr>
              <w:ins w:id="79" w:author="DIEGO PÉREZ LAVARÍAS" w:date="2020-05-27T12:21:00Z"/>
              <w:rFonts w:asciiTheme="minorHAnsi" w:eastAsiaTheme="minorEastAsia" w:hAnsiTheme="minorHAnsi" w:cstheme="minorBidi"/>
              <w:noProof/>
              <w:szCs w:val="22"/>
            </w:rPr>
          </w:pPr>
          <w:ins w:id="80" w:author="DIEGO PÉREZ LAVARÍAS" w:date="2020-05-27T12:21:00Z">
            <w:r w:rsidRPr="00380C32">
              <w:rPr>
                <w:rStyle w:val="Hipervnculo"/>
                <w:noProof/>
              </w:rPr>
              <w:fldChar w:fldCharType="begin"/>
            </w:r>
            <w:r w:rsidRPr="00380C32">
              <w:rPr>
                <w:rStyle w:val="Hipervnculo"/>
                <w:noProof/>
              </w:rPr>
              <w:instrText xml:space="preserve"> </w:instrText>
            </w:r>
            <w:r>
              <w:rPr>
                <w:noProof/>
              </w:rPr>
              <w:instrText>HYPERLINK \l "_Toc41474536"</w:instrText>
            </w:r>
            <w:r w:rsidRPr="00380C32">
              <w:rPr>
                <w:rStyle w:val="Hipervnculo"/>
                <w:noProof/>
              </w:rPr>
              <w:instrText xml:space="preserve"> </w:instrText>
            </w:r>
            <w:r w:rsidRPr="00380C32">
              <w:rPr>
                <w:rStyle w:val="Hipervnculo"/>
                <w:noProof/>
              </w:rPr>
              <w:fldChar w:fldCharType="separate"/>
            </w:r>
            <w:r w:rsidRPr="00380C32">
              <w:rPr>
                <w:rStyle w:val="Hipervnculo"/>
                <w:noProof/>
              </w:rPr>
              <w:t>3.1.4</w:t>
            </w:r>
            <w:r>
              <w:rPr>
                <w:rFonts w:asciiTheme="minorHAnsi" w:eastAsiaTheme="minorEastAsia" w:hAnsiTheme="minorHAnsi" w:cstheme="minorBidi"/>
                <w:noProof/>
                <w:szCs w:val="22"/>
              </w:rPr>
              <w:tab/>
            </w:r>
            <w:r w:rsidRPr="00380C32">
              <w:rPr>
                <w:rStyle w:val="Hipervnculo"/>
                <w:noProof/>
              </w:rPr>
              <w:t>Algoritmo de Madgwick</w:t>
            </w:r>
            <w:r>
              <w:rPr>
                <w:noProof/>
                <w:webHidden/>
              </w:rPr>
              <w:tab/>
            </w:r>
            <w:r>
              <w:rPr>
                <w:noProof/>
                <w:webHidden/>
              </w:rPr>
              <w:fldChar w:fldCharType="begin"/>
            </w:r>
            <w:r>
              <w:rPr>
                <w:noProof/>
                <w:webHidden/>
              </w:rPr>
              <w:instrText xml:space="preserve"> PAGEREF _Toc41474536 \h </w:instrText>
            </w:r>
          </w:ins>
          <w:r>
            <w:rPr>
              <w:noProof/>
              <w:webHidden/>
            </w:rPr>
          </w:r>
          <w:r>
            <w:rPr>
              <w:noProof/>
              <w:webHidden/>
            </w:rPr>
            <w:fldChar w:fldCharType="separate"/>
          </w:r>
          <w:ins w:id="81" w:author="DIEGO PÉREZ LAVARÍAS" w:date="2020-05-27T12:21:00Z">
            <w:r>
              <w:rPr>
                <w:noProof/>
                <w:webHidden/>
              </w:rPr>
              <w:t>24</w:t>
            </w:r>
            <w:r>
              <w:rPr>
                <w:noProof/>
                <w:webHidden/>
              </w:rPr>
              <w:fldChar w:fldCharType="end"/>
            </w:r>
            <w:r w:rsidRPr="00380C32">
              <w:rPr>
                <w:rStyle w:val="Hipervnculo"/>
                <w:noProof/>
              </w:rPr>
              <w:fldChar w:fldCharType="end"/>
            </w:r>
          </w:ins>
        </w:p>
        <w:p w14:paraId="5B368079" w14:textId="1BEC03FF" w:rsidR="00FD34B4" w:rsidRDefault="00FD34B4">
          <w:pPr>
            <w:pStyle w:val="TDC2"/>
            <w:tabs>
              <w:tab w:val="left" w:pos="880"/>
              <w:tab w:val="right" w:leader="dot" w:pos="8494"/>
            </w:tabs>
            <w:rPr>
              <w:ins w:id="82" w:author="DIEGO PÉREZ LAVARÍAS" w:date="2020-05-27T12:21:00Z"/>
              <w:rFonts w:asciiTheme="minorHAnsi" w:eastAsiaTheme="minorEastAsia" w:hAnsiTheme="minorHAnsi" w:cstheme="minorBidi"/>
              <w:noProof/>
              <w:szCs w:val="22"/>
            </w:rPr>
          </w:pPr>
          <w:ins w:id="83" w:author="DIEGO PÉREZ LAVARÍAS" w:date="2020-05-27T12:21:00Z">
            <w:r w:rsidRPr="00380C32">
              <w:rPr>
                <w:rStyle w:val="Hipervnculo"/>
                <w:noProof/>
              </w:rPr>
              <w:fldChar w:fldCharType="begin"/>
            </w:r>
            <w:r w:rsidRPr="00380C32">
              <w:rPr>
                <w:rStyle w:val="Hipervnculo"/>
                <w:noProof/>
              </w:rPr>
              <w:instrText xml:space="preserve"> </w:instrText>
            </w:r>
            <w:r>
              <w:rPr>
                <w:noProof/>
              </w:rPr>
              <w:instrText>HYPERLINK \l "_Toc41474537"</w:instrText>
            </w:r>
            <w:r w:rsidRPr="00380C32">
              <w:rPr>
                <w:rStyle w:val="Hipervnculo"/>
                <w:noProof/>
              </w:rPr>
              <w:instrText xml:space="preserve"> </w:instrText>
            </w:r>
            <w:r w:rsidRPr="00380C32">
              <w:rPr>
                <w:rStyle w:val="Hipervnculo"/>
                <w:noProof/>
              </w:rPr>
              <w:fldChar w:fldCharType="separate"/>
            </w:r>
            <w:r w:rsidRPr="00380C32">
              <w:rPr>
                <w:rStyle w:val="Hipervnculo"/>
                <w:noProof/>
              </w:rPr>
              <w:t>3.2</w:t>
            </w:r>
            <w:r>
              <w:rPr>
                <w:rFonts w:asciiTheme="minorHAnsi" w:eastAsiaTheme="minorEastAsia" w:hAnsiTheme="minorHAnsi" w:cstheme="minorBidi"/>
                <w:noProof/>
                <w:szCs w:val="22"/>
              </w:rPr>
              <w:tab/>
            </w:r>
            <w:r w:rsidRPr="00380C32">
              <w:rPr>
                <w:rStyle w:val="Hipervnculo"/>
                <w:noProof/>
              </w:rPr>
              <w:t>Representación de la orientación</w:t>
            </w:r>
            <w:r>
              <w:rPr>
                <w:noProof/>
                <w:webHidden/>
              </w:rPr>
              <w:tab/>
            </w:r>
            <w:r>
              <w:rPr>
                <w:noProof/>
                <w:webHidden/>
              </w:rPr>
              <w:fldChar w:fldCharType="begin"/>
            </w:r>
            <w:r>
              <w:rPr>
                <w:noProof/>
                <w:webHidden/>
              </w:rPr>
              <w:instrText xml:space="preserve"> PAGEREF _Toc41474537 \h </w:instrText>
            </w:r>
          </w:ins>
          <w:r>
            <w:rPr>
              <w:noProof/>
              <w:webHidden/>
            </w:rPr>
          </w:r>
          <w:r>
            <w:rPr>
              <w:noProof/>
              <w:webHidden/>
            </w:rPr>
            <w:fldChar w:fldCharType="separate"/>
          </w:r>
          <w:ins w:id="84" w:author="DIEGO PÉREZ LAVARÍAS" w:date="2020-05-27T12:21:00Z">
            <w:r>
              <w:rPr>
                <w:noProof/>
                <w:webHidden/>
              </w:rPr>
              <w:t>25</w:t>
            </w:r>
            <w:r>
              <w:rPr>
                <w:noProof/>
                <w:webHidden/>
              </w:rPr>
              <w:fldChar w:fldCharType="end"/>
            </w:r>
            <w:r w:rsidRPr="00380C32">
              <w:rPr>
                <w:rStyle w:val="Hipervnculo"/>
                <w:noProof/>
              </w:rPr>
              <w:fldChar w:fldCharType="end"/>
            </w:r>
          </w:ins>
        </w:p>
        <w:p w14:paraId="54EB9A97" w14:textId="68673473" w:rsidR="00FD34B4" w:rsidRDefault="00FD34B4">
          <w:pPr>
            <w:pStyle w:val="TDC3"/>
            <w:tabs>
              <w:tab w:val="left" w:pos="1320"/>
              <w:tab w:val="right" w:leader="dot" w:pos="8494"/>
            </w:tabs>
            <w:rPr>
              <w:ins w:id="85" w:author="DIEGO PÉREZ LAVARÍAS" w:date="2020-05-27T12:21:00Z"/>
              <w:rFonts w:asciiTheme="minorHAnsi" w:eastAsiaTheme="minorEastAsia" w:hAnsiTheme="minorHAnsi" w:cstheme="minorBidi"/>
              <w:noProof/>
              <w:szCs w:val="22"/>
            </w:rPr>
          </w:pPr>
          <w:ins w:id="86" w:author="DIEGO PÉREZ LAVARÍAS" w:date="2020-05-27T12:21:00Z">
            <w:r w:rsidRPr="00380C32">
              <w:rPr>
                <w:rStyle w:val="Hipervnculo"/>
                <w:noProof/>
              </w:rPr>
              <w:fldChar w:fldCharType="begin"/>
            </w:r>
            <w:r w:rsidRPr="00380C32">
              <w:rPr>
                <w:rStyle w:val="Hipervnculo"/>
                <w:noProof/>
              </w:rPr>
              <w:instrText xml:space="preserve"> </w:instrText>
            </w:r>
            <w:r>
              <w:rPr>
                <w:noProof/>
              </w:rPr>
              <w:instrText>HYPERLINK \l "_Toc41474538"</w:instrText>
            </w:r>
            <w:r w:rsidRPr="00380C32">
              <w:rPr>
                <w:rStyle w:val="Hipervnculo"/>
                <w:noProof/>
              </w:rPr>
              <w:instrText xml:space="preserve"> </w:instrText>
            </w:r>
            <w:r w:rsidRPr="00380C32">
              <w:rPr>
                <w:rStyle w:val="Hipervnculo"/>
                <w:noProof/>
              </w:rPr>
              <w:fldChar w:fldCharType="separate"/>
            </w:r>
            <w:r w:rsidRPr="00380C32">
              <w:rPr>
                <w:rStyle w:val="Hipervnculo"/>
                <w:noProof/>
              </w:rPr>
              <w:t>3.2.1</w:t>
            </w:r>
            <w:r>
              <w:rPr>
                <w:rFonts w:asciiTheme="minorHAnsi" w:eastAsiaTheme="minorEastAsia" w:hAnsiTheme="minorHAnsi" w:cstheme="minorBidi"/>
                <w:noProof/>
                <w:szCs w:val="22"/>
              </w:rPr>
              <w:tab/>
            </w:r>
            <w:r w:rsidRPr="00380C32">
              <w:rPr>
                <w:rStyle w:val="Hipervnculo"/>
                <w:noProof/>
              </w:rPr>
              <w:t>Ángulos de Euler y ángulos de navegación</w:t>
            </w:r>
            <w:r>
              <w:rPr>
                <w:noProof/>
                <w:webHidden/>
              </w:rPr>
              <w:tab/>
            </w:r>
            <w:r>
              <w:rPr>
                <w:noProof/>
                <w:webHidden/>
              </w:rPr>
              <w:fldChar w:fldCharType="begin"/>
            </w:r>
            <w:r>
              <w:rPr>
                <w:noProof/>
                <w:webHidden/>
              </w:rPr>
              <w:instrText xml:space="preserve"> PAGEREF _Toc41474538 \h </w:instrText>
            </w:r>
          </w:ins>
          <w:r>
            <w:rPr>
              <w:noProof/>
              <w:webHidden/>
            </w:rPr>
          </w:r>
          <w:r>
            <w:rPr>
              <w:noProof/>
              <w:webHidden/>
            </w:rPr>
            <w:fldChar w:fldCharType="separate"/>
          </w:r>
          <w:ins w:id="87" w:author="DIEGO PÉREZ LAVARÍAS" w:date="2020-05-27T12:21:00Z">
            <w:r>
              <w:rPr>
                <w:noProof/>
                <w:webHidden/>
              </w:rPr>
              <w:t>25</w:t>
            </w:r>
            <w:r>
              <w:rPr>
                <w:noProof/>
                <w:webHidden/>
              </w:rPr>
              <w:fldChar w:fldCharType="end"/>
            </w:r>
            <w:r w:rsidRPr="00380C32">
              <w:rPr>
                <w:rStyle w:val="Hipervnculo"/>
                <w:noProof/>
              </w:rPr>
              <w:fldChar w:fldCharType="end"/>
            </w:r>
          </w:ins>
        </w:p>
        <w:p w14:paraId="6D967DA0" w14:textId="0031A6AC" w:rsidR="00FD34B4" w:rsidRDefault="00FD34B4">
          <w:pPr>
            <w:pStyle w:val="TDC3"/>
            <w:tabs>
              <w:tab w:val="left" w:pos="1320"/>
              <w:tab w:val="right" w:leader="dot" w:pos="8494"/>
            </w:tabs>
            <w:rPr>
              <w:ins w:id="88" w:author="DIEGO PÉREZ LAVARÍAS" w:date="2020-05-27T12:21:00Z"/>
              <w:rFonts w:asciiTheme="minorHAnsi" w:eastAsiaTheme="minorEastAsia" w:hAnsiTheme="minorHAnsi" w:cstheme="minorBidi"/>
              <w:noProof/>
              <w:szCs w:val="22"/>
            </w:rPr>
          </w:pPr>
          <w:ins w:id="89" w:author="DIEGO PÉREZ LAVARÍAS" w:date="2020-05-27T12:21:00Z">
            <w:r w:rsidRPr="00380C32">
              <w:rPr>
                <w:rStyle w:val="Hipervnculo"/>
                <w:noProof/>
              </w:rPr>
              <w:fldChar w:fldCharType="begin"/>
            </w:r>
            <w:r w:rsidRPr="00380C32">
              <w:rPr>
                <w:rStyle w:val="Hipervnculo"/>
                <w:noProof/>
              </w:rPr>
              <w:instrText xml:space="preserve"> </w:instrText>
            </w:r>
            <w:r>
              <w:rPr>
                <w:noProof/>
              </w:rPr>
              <w:instrText>HYPERLINK \l "_Toc41474539"</w:instrText>
            </w:r>
            <w:r w:rsidRPr="00380C32">
              <w:rPr>
                <w:rStyle w:val="Hipervnculo"/>
                <w:noProof/>
              </w:rPr>
              <w:instrText xml:space="preserve"> </w:instrText>
            </w:r>
            <w:r w:rsidRPr="00380C32">
              <w:rPr>
                <w:rStyle w:val="Hipervnculo"/>
                <w:noProof/>
              </w:rPr>
              <w:fldChar w:fldCharType="separate"/>
            </w:r>
            <w:r w:rsidRPr="00380C32">
              <w:rPr>
                <w:rStyle w:val="Hipervnculo"/>
                <w:noProof/>
              </w:rPr>
              <w:t>3.2.2</w:t>
            </w:r>
            <w:r>
              <w:rPr>
                <w:rFonts w:asciiTheme="minorHAnsi" w:eastAsiaTheme="minorEastAsia" w:hAnsiTheme="minorHAnsi" w:cstheme="minorBidi"/>
                <w:noProof/>
                <w:szCs w:val="22"/>
              </w:rPr>
              <w:tab/>
            </w:r>
            <w:r w:rsidRPr="00380C32">
              <w:rPr>
                <w:rStyle w:val="Hipervnculo"/>
                <w:noProof/>
              </w:rPr>
              <w:t>Gimbal Lock</w:t>
            </w:r>
            <w:r>
              <w:rPr>
                <w:noProof/>
                <w:webHidden/>
              </w:rPr>
              <w:tab/>
            </w:r>
            <w:r>
              <w:rPr>
                <w:noProof/>
                <w:webHidden/>
              </w:rPr>
              <w:fldChar w:fldCharType="begin"/>
            </w:r>
            <w:r>
              <w:rPr>
                <w:noProof/>
                <w:webHidden/>
              </w:rPr>
              <w:instrText xml:space="preserve"> PAGEREF _Toc41474539 \h </w:instrText>
            </w:r>
          </w:ins>
          <w:r>
            <w:rPr>
              <w:noProof/>
              <w:webHidden/>
            </w:rPr>
          </w:r>
          <w:r>
            <w:rPr>
              <w:noProof/>
              <w:webHidden/>
            </w:rPr>
            <w:fldChar w:fldCharType="separate"/>
          </w:r>
          <w:ins w:id="90" w:author="DIEGO PÉREZ LAVARÍAS" w:date="2020-05-27T12:21:00Z">
            <w:r>
              <w:rPr>
                <w:noProof/>
                <w:webHidden/>
              </w:rPr>
              <w:t>26</w:t>
            </w:r>
            <w:r>
              <w:rPr>
                <w:noProof/>
                <w:webHidden/>
              </w:rPr>
              <w:fldChar w:fldCharType="end"/>
            </w:r>
            <w:r w:rsidRPr="00380C32">
              <w:rPr>
                <w:rStyle w:val="Hipervnculo"/>
                <w:noProof/>
              </w:rPr>
              <w:fldChar w:fldCharType="end"/>
            </w:r>
          </w:ins>
        </w:p>
        <w:p w14:paraId="415E5D1C" w14:textId="4A96A86B" w:rsidR="00FD34B4" w:rsidRDefault="00FD34B4">
          <w:pPr>
            <w:pStyle w:val="TDC3"/>
            <w:tabs>
              <w:tab w:val="left" w:pos="1320"/>
              <w:tab w:val="right" w:leader="dot" w:pos="8494"/>
            </w:tabs>
            <w:rPr>
              <w:ins w:id="91" w:author="DIEGO PÉREZ LAVARÍAS" w:date="2020-05-27T12:21:00Z"/>
              <w:rFonts w:asciiTheme="minorHAnsi" w:eastAsiaTheme="minorEastAsia" w:hAnsiTheme="minorHAnsi" w:cstheme="minorBidi"/>
              <w:noProof/>
              <w:szCs w:val="22"/>
            </w:rPr>
          </w:pPr>
          <w:ins w:id="92" w:author="DIEGO PÉREZ LAVARÍAS" w:date="2020-05-27T12:21:00Z">
            <w:r w:rsidRPr="00380C32">
              <w:rPr>
                <w:rStyle w:val="Hipervnculo"/>
                <w:noProof/>
              </w:rPr>
              <w:fldChar w:fldCharType="begin"/>
            </w:r>
            <w:r w:rsidRPr="00380C32">
              <w:rPr>
                <w:rStyle w:val="Hipervnculo"/>
                <w:noProof/>
              </w:rPr>
              <w:instrText xml:space="preserve"> </w:instrText>
            </w:r>
            <w:r>
              <w:rPr>
                <w:noProof/>
              </w:rPr>
              <w:instrText>HYPERLINK \l "_Toc41474540"</w:instrText>
            </w:r>
            <w:r w:rsidRPr="00380C32">
              <w:rPr>
                <w:rStyle w:val="Hipervnculo"/>
                <w:noProof/>
              </w:rPr>
              <w:instrText xml:space="preserve"> </w:instrText>
            </w:r>
            <w:r w:rsidRPr="00380C32">
              <w:rPr>
                <w:rStyle w:val="Hipervnculo"/>
                <w:noProof/>
              </w:rPr>
              <w:fldChar w:fldCharType="separate"/>
            </w:r>
            <w:r w:rsidRPr="00380C32">
              <w:rPr>
                <w:rStyle w:val="Hipervnculo"/>
                <w:noProof/>
              </w:rPr>
              <w:t>3.2.3</w:t>
            </w:r>
            <w:r>
              <w:rPr>
                <w:rFonts w:asciiTheme="minorHAnsi" w:eastAsiaTheme="minorEastAsia" w:hAnsiTheme="minorHAnsi" w:cstheme="minorBidi"/>
                <w:noProof/>
                <w:szCs w:val="22"/>
              </w:rPr>
              <w:tab/>
            </w:r>
            <w:r w:rsidRPr="00380C32">
              <w:rPr>
                <w:rStyle w:val="Hipervnculo"/>
                <w:noProof/>
              </w:rPr>
              <w:t>Cuaterniones</w:t>
            </w:r>
            <w:r>
              <w:rPr>
                <w:noProof/>
                <w:webHidden/>
              </w:rPr>
              <w:tab/>
            </w:r>
            <w:r>
              <w:rPr>
                <w:noProof/>
                <w:webHidden/>
              </w:rPr>
              <w:fldChar w:fldCharType="begin"/>
            </w:r>
            <w:r>
              <w:rPr>
                <w:noProof/>
                <w:webHidden/>
              </w:rPr>
              <w:instrText xml:space="preserve"> PAGEREF _Toc41474540 \h </w:instrText>
            </w:r>
          </w:ins>
          <w:r>
            <w:rPr>
              <w:noProof/>
              <w:webHidden/>
            </w:rPr>
          </w:r>
          <w:r>
            <w:rPr>
              <w:noProof/>
              <w:webHidden/>
            </w:rPr>
            <w:fldChar w:fldCharType="separate"/>
          </w:r>
          <w:ins w:id="93" w:author="DIEGO PÉREZ LAVARÍAS" w:date="2020-05-27T12:21:00Z">
            <w:r>
              <w:rPr>
                <w:noProof/>
                <w:webHidden/>
              </w:rPr>
              <w:t>27</w:t>
            </w:r>
            <w:r>
              <w:rPr>
                <w:noProof/>
                <w:webHidden/>
              </w:rPr>
              <w:fldChar w:fldCharType="end"/>
            </w:r>
            <w:r w:rsidRPr="00380C32">
              <w:rPr>
                <w:rStyle w:val="Hipervnculo"/>
                <w:noProof/>
              </w:rPr>
              <w:fldChar w:fldCharType="end"/>
            </w:r>
          </w:ins>
        </w:p>
        <w:p w14:paraId="5C26C9EC" w14:textId="411F5B64" w:rsidR="00FD34B4" w:rsidRDefault="00FD34B4">
          <w:pPr>
            <w:pStyle w:val="TDC2"/>
            <w:tabs>
              <w:tab w:val="left" w:pos="880"/>
              <w:tab w:val="right" w:leader="dot" w:pos="8494"/>
            </w:tabs>
            <w:rPr>
              <w:ins w:id="94" w:author="DIEGO PÉREZ LAVARÍAS" w:date="2020-05-27T12:21:00Z"/>
              <w:rFonts w:asciiTheme="minorHAnsi" w:eastAsiaTheme="minorEastAsia" w:hAnsiTheme="minorHAnsi" w:cstheme="minorBidi"/>
              <w:noProof/>
              <w:szCs w:val="22"/>
            </w:rPr>
          </w:pPr>
          <w:ins w:id="95" w:author="DIEGO PÉREZ LAVARÍAS" w:date="2020-05-27T12:21:00Z">
            <w:r w:rsidRPr="00380C32">
              <w:rPr>
                <w:rStyle w:val="Hipervnculo"/>
                <w:noProof/>
              </w:rPr>
              <w:fldChar w:fldCharType="begin"/>
            </w:r>
            <w:r w:rsidRPr="00380C32">
              <w:rPr>
                <w:rStyle w:val="Hipervnculo"/>
                <w:noProof/>
              </w:rPr>
              <w:instrText xml:space="preserve"> </w:instrText>
            </w:r>
            <w:r>
              <w:rPr>
                <w:noProof/>
              </w:rPr>
              <w:instrText>HYPERLINK \l "_Toc41474541"</w:instrText>
            </w:r>
            <w:r w:rsidRPr="00380C32">
              <w:rPr>
                <w:rStyle w:val="Hipervnculo"/>
                <w:noProof/>
              </w:rPr>
              <w:instrText xml:space="preserve"> </w:instrText>
            </w:r>
            <w:r w:rsidRPr="00380C32">
              <w:rPr>
                <w:rStyle w:val="Hipervnculo"/>
                <w:noProof/>
              </w:rPr>
              <w:fldChar w:fldCharType="separate"/>
            </w:r>
            <w:r w:rsidRPr="00380C32">
              <w:rPr>
                <w:rStyle w:val="Hipervnculo"/>
                <w:noProof/>
              </w:rPr>
              <w:t>3.3</w:t>
            </w:r>
            <w:r>
              <w:rPr>
                <w:rFonts w:asciiTheme="minorHAnsi" w:eastAsiaTheme="minorEastAsia" w:hAnsiTheme="minorHAnsi" w:cstheme="minorBidi"/>
                <w:noProof/>
                <w:szCs w:val="22"/>
              </w:rPr>
              <w:tab/>
            </w:r>
            <w:r w:rsidRPr="00380C32">
              <w:rPr>
                <w:rStyle w:val="Hipervnculo"/>
                <w:noProof/>
              </w:rPr>
              <w:t>Bluetooth Low Energy (BLE)</w:t>
            </w:r>
            <w:r>
              <w:rPr>
                <w:noProof/>
                <w:webHidden/>
              </w:rPr>
              <w:tab/>
            </w:r>
            <w:r>
              <w:rPr>
                <w:noProof/>
                <w:webHidden/>
              </w:rPr>
              <w:fldChar w:fldCharType="begin"/>
            </w:r>
            <w:r>
              <w:rPr>
                <w:noProof/>
                <w:webHidden/>
              </w:rPr>
              <w:instrText xml:space="preserve"> PAGEREF _Toc41474541 \h </w:instrText>
            </w:r>
          </w:ins>
          <w:r>
            <w:rPr>
              <w:noProof/>
              <w:webHidden/>
            </w:rPr>
          </w:r>
          <w:r>
            <w:rPr>
              <w:noProof/>
              <w:webHidden/>
            </w:rPr>
            <w:fldChar w:fldCharType="separate"/>
          </w:r>
          <w:ins w:id="96" w:author="DIEGO PÉREZ LAVARÍAS" w:date="2020-05-27T12:21:00Z">
            <w:r>
              <w:rPr>
                <w:noProof/>
                <w:webHidden/>
              </w:rPr>
              <w:t>28</w:t>
            </w:r>
            <w:r>
              <w:rPr>
                <w:noProof/>
                <w:webHidden/>
              </w:rPr>
              <w:fldChar w:fldCharType="end"/>
            </w:r>
            <w:r w:rsidRPr="00380C32">
              <w:rPr>
                <w:rStyle w:val="Hipervnculo"/>
                <w:noProof/>
              </w:rPr>
              <w:fldChar w:fldCharType="end"/>
            </w:r>
          </w:ins>
        </w:p>
        <w:p w14:paraId="571D38E7" w14:textId="549CB338" w:rsidR="00FD34B4" w:rsidRDefault="00FD34B4">
          <w:pPr>
            <w:pStyle w:val="TDC3"/>
            <w:tabs>
              <w:tab w:val="left" w:pos="1320"/>
              <w:tab w:val="right" w:leader="dot" w:pos="8494"/>
            </w:tabs>
            <w:rPr>
              <w:ins w:id="97" w:author="DIEGO PÉREZ LAVARÍAS" w:date="2020-05-27T12:21:00Z"/>
              <w:rFonts w:asciiTheme="minorHAnsi" w:eastAsiaTheme="minorEastAsia" w:hAnsiTheme="minorHAnsi" w:cstheme="minorBidi"/>
              <w:noProof/>
              <w:szCs w:val="22"/>
            </w:rPr>
          </w:pPr>
          <w:ins w:id="98" w:author="DIEGO PÉREZ LAVARÍAS" w:date="2020-05-27T12:21:00Z">
            <w:r w:rsidRPr="00380C32">
              <w:rPr>
                <w:rStyle w:val="Hipervnculo"/>
                <w:noProof/>
              </w:rPr>
              <w:fldChar w:fldCharType="begin"/>
            </w:r>
            <w:r w:rsidRPr="00380C32">
              <w:rPr>
                <w:rStyle w:val="Hipervnculo"/>
                <w:noProof/>
              </w:rPr>
              <w:instrText xml:space="preserve"> </w:instrText>
            </w:r>
            <w:r>
              <w:rPr>
                <w:noProof/>
              </w:rPr>
              <w:instrText>HYPERLINK \l "_Toc41474542"</w:instrText>
            </w:r>
            <w:r w:rsidRPr="00380C32">
              <w:rPr>
                <w:rStyle w:val="Hipervnculo"/>
                <w:noProof/>
              </w:rPr>
              <w:instrText xml:space="preserve"> </w:instrText>
            </w:r>
            <w:r w:rsidRPr="00380C32">
              <w:rPr>
                <w:rStyle w:val="Hipervnculo"/>
                <w:noProof/>
              </w:rPr>
              <w:fldChar w:fldCharType="separate"/>
            </w:r>
            <w:r w:rsidRPr="00380C32">
              <w:rPr>
                <w:rStyle w:val="Hipervnculo"/>
                <w:noProof/>
              </w:rPr>
              <w:t>3.3.1</w:t>
            </w:r>
            <w:r>
              <w:rPr>
                <w:rFonts w:asciiTheme="minorHAnsi" w:eastAsiaTheme="minorEastAsia" w:hAnsiTheme="minorHAnsi" w:cstheme="minorBidi"/>
                <w:noProof/>
                <w:szCs w:val="22"/>
              </w:rPr>
              <w:tab/>
            </w:r>
            <w:r w:rsidRPr="00380C32">
              <w:rPr>
                <w:rStyle w:val="Hipervnculo"/>
                <w:noProof/>
              </w:rPr>
              <w:t>GATT: General Attribute Profile</w:t>
            </w:r>
            <w:r>
              <w:rPr>
                <w:noProof/>
                <w:webHidden/>
              </w:rPr>
              <w:tab/>
            </w:r>
            <w:r>
              <w:rPr>
                <w:noProof/>
                <w:webHidden/>
              </w:rPr>
              <w:fldChar w:fldCharType="begin"/>
            </w:r>
            <w:r>
              <w:rPr>
                <w:noProof/>
                <w:webHidden/>
              </w:rPr>
              <w:instrText xml:space="preserve"> PAGEREF _Toc41474542 \h </w:instrText>
            </w:r>
          </w:ins>
          <w:r>
            <w:rPr>
              <w:noProof/>
              <w:webHidden/>
            </w:rPr>
          </w:r>
          <w:r>
            <w:rPr>
              <w:noProof/>
              <w:webHidden/>
            </w:rPr>
            <w:fldChar w:fldCharType="separate"/>
          </w:r>
          <w:ins w:id="99" w:author="DIEGO PÉREZ LAVARÍAS" w:date="2020-05-27T12:21:00Z">
            <w:r>
              <w:rPr>
                <w:noProof/>
                <w:webHidden/>
              </w:rPr>
              <w:t>28</w:t>
            </w:r>
            <w:r>
              <w:rPr>
                <w:noProof/>
                <w:webHidden/>
              </w:rPr>
              <w:fldChar w:fldCharType="end"/>
            </w:r>
            <w:r w:rsidRPr="00380C32">
              <w:rPr>
                <w:rStyle w:val="Hipervnculo"/>
                <w:noProof/>
              </w:rPr>
              <w:fldChar w:fldCharType="end"/>
            </w:r>
          </w:ins>
        </w:p>
        <w:p w14:paraId="171CCB6A" w14:textId="56CBDB48" w:rsidR="00FD34B4" w:rsidRDefault="00FD34B4">
          <w:pPr>
            <w:pStyle w:val="TDC3"/>
            <w:tabs>
              <w:tab w:val="left" w:pos="1320"/>
              <w:tab w:val="right" w:leader="dot" w:pos="8494"/>
            </w:tabs>
            <w:rPr>
              <w:ins w:id="100" w:author="DIEGO PÉREZ LAVARÍAS" w:date="2020-05-27T12:21:00Z"/>
              <w:rFonts w:asciiTheme="minorHAnsi" w:eastAsiaTheme="minorEastAsia" w:hAnsiTheme="minorHAnsi" w:cstheme="minorBidi"/>
              <w:noProof/>
              <w:szCs w:val="22"/>
            </w:rPr>
          </w:pPr>
          <w:ins w:id="101" w:author="DIEGO PÉREZ LAVARÍAS" w:date="2020-05-27T12:21:00Z">
            <w:r w:rsidRPr="00380C32">
              <w:rPr>
                <w:rStyle w:val="Hipervnculo"/>
                <w:noProof/>
              </w:rPr>
              <w:fldChar w:fldCharType="begin"/>
            </w:r>
            <w:r w:rsidRPr="00380C32">
              <w:rPr>
                <w:rStyle w:val="Hipervnculo"/>
                <w:noProof/>
              </w:rPr>
              <w:instrText xml:space="preserve"> </w:instrText>
            </w:r>
            <w:r>
              <w:rPr>
                <w:noProof/>
              </w:rPr>
              <w:instrText>HYPERLINK \l "_Toc41474543"</w:instrText>
            </w:r>
            <w:r w:rsidRPr="00380C32">
              <w:rPr>
                <w:rStyle w:val="Hipervnculo"/>
                <w:noProof/>
              </w:rPr>
              <w:instrText xml:space="preserve"> </w:instrText>
            </w:r>
            <w:r w:rsidRPr="00380C32">
              <w:rPr>
                <w:rStyle w:val="Hipervnculo"/>
                <w:noProof/>
              </w:rPr>
              <w:fldChar w:fldCharType="separate"/>
            </w:r>
            <w:r w:rsidRPr="00380C32">
              <w:rPr>
                <w:rStyle w:val="Hipervnculo"/>
                <w:noProof/>
              </w:rPr>
              <w:t>3.3.2</w:t>
            </w:r>
            <w:r>
              <w:rPr>
                <w:rFonts w:asciiTheme="minorHAnsi" w:eastAsiaTheme="minorEastAsia" w:hAnsiTheme="minorHAnsi" w:cstheme="minorBidi"/>
                <w:noProof/>
                <w:szCs w:val="22"/>
              </w:rPr>
              <w:tab/>
            </w:r>
            <w:r w:rsidRPr="00380C32">
              <w:rPr>
                <w:rStyle w:val="Hipervnculo"/>
                <w:noProof/>
              </w:rPr>
              <w:t>Identificadores UUID</w:t>
            </w:r>
            <w:r>
              <w:rPr>
                <w:noProof/>
                <w:webHidden/>
              </w:rPr>
              <w:tab/>
            </w:r>
            <w:r>
              <w:rPr>
                <w:noProof/>
                <w:webHidden/>
              </w:rPr>
              <w:fldChar w:fldCharType="begin"/>
            </w:r>
            <w:r>
              <w:rPr>
                <w:noProof/>
                <w:webHidden/>
              </w:rPr>
              <w:instrText xml:space="preserve"> PAGEREF _Toc41474543 \h </w:instrText>
            </w:r>
          </w:ins>
          <w:r>
            <w:rPr>
              <w:noProof/>
              <w:webHidden/>
            </w:rPr>
          </w:r>
          <w:r>
            <w:rPr>
              <w:noProof/>
              <w:webHidden/>
            </w:rPr>
            <w:fldChar w:fldCharType="separate"/>
          </w:r>
          <w:ins w:id="102" w:author="DIEGO PÉREZ LAVARÍAS" w:date="2020-05-27T12:21:00Z">
            <w:r>
              <w:rPr>
                <w:noProof/>
                <w:webHidden/>
              </w:rPr>
              <w:t>30</w:t>
            </w:r>
            <w:r>
              <w:rPr>
                <w:noProof/>
                <w:webHidden/>
              </w:rPr>
              <w:fldChar w:fldCharType="end"/>
            </w:r>
            <w:r w:rsidRPr="00380C32">
              <w:rPr>
                <w:rStyle w:val="Hipervnculo"/>
                <w:noProof/>
              </w:rPr>
              <w:fldChar w:fldCharType="end"/>
            </w:r>
          </w:ins>
        </w:p>
        <w:p w14:paraId="46B45EA6" w14:textId="0338E2A9" w:rsidR="00FD34B4" w:rsidRDefault="00FD34B4">
          <w:pPr>
            <w:pStyle w:val="TDC1"/>
            <w:rPr>
              <w:ins w:id="103" w:author="DIEGO PÉREZ LAVARÍAS" w:date="2020-05-27T12:21:00Z"/>
              <w:rFonts w:asciiTheme="minorHAnsi" w:eastAsiaTheme="minorEastAsia" w:hAnsiTheme="minorHAnsi" w:cstheme="minorBidi"/>
              <w:b w:val="0"/>
              <w:bCs w:val="0"/>
              <w:szCs w:val="22"/>
            </w:rPr>
          </w:pPr>
          <w:ins w:id="104" w:author="DIEGO PÉREZ LAVARÍAS" w:date="2020-05-27T12:21:00Z">
            <w:r w:rsidRPr="00380C32">
              <w:rPr>
                <w:rStyle w:val="Hipervnculo"/>
              </w:rPr>
              <w:fldChar w:fldCharType="begin"/>
            </w:r>
            <w:r w:rsidRPr="00380C32">
              <w:rPr>
                <w:rStyle w:val="Hipervnculo"/>
              </w:rPr>
              <w:instrText xml:space="preserve"> </w:instrText>
            </w:r>
            <w:r>
              <w:instrText>HYPERLINK \l "_Toc41474544"</w:instrText>
            </w:r>
            <w:r w:rsidRPr="00380C32">
              <w:rPr>
                <w:rStyle w:val="Hipervnculo"/>
              </w:rPr>
              <w:instrText xml:space="preserve"> </w:instrText>
            </w:r>
            <w:r w:rsidRPr="00380C32">
              <w:rPr>
                <w:rStyle w:val="Hipervnculo"/>
              </w:rPr>
              <w:fldChar w:fldCharType="separate"/>
            </w:r>
            <w:r w:rsidRPr="00380C32">
              <w:rPr>
                <w:rStyle w:val="Hipervnculo"/>
              </w:rPr>
              <w:t>Capítulo 4.</w:t>
            </w:r>
            <w:r>
              <w:rPr>
                <w:rFonts w:asciiTheme="minorHAnsi" w:eastAsiaTheme="minorEastAsia" w:hAnsiTheme="minorHAnsi" w:cstheme="minorBidi"/>
                <w:b w:val="0"/>
                <w:bCs w:val="0"/>
                <w:szCs w:val="22"/>
              </w:rPr>
              <w:tab/>
            </w:r>
            <w:r w:rsidRPr="00380C32">
              <w:rPr>
                <w:rStyle w:val="Hipervnculo"/>
              </w:rPr>
              <w:t>Desarrollo de la aplicación</w:t>
            </w:r>
            <w:r>
              <w:rPr>
                <w:webHidden/>
              </w:rPr>
              <w:tab/>
            </w:r>
            <w:r>
              <w:rPr>
                <w:webHidden/>
              </w:rPr>
              <w:fldChar w:fldCharType="begin"/>
            </w:r>
            <w:r>
              <w:rPr>
                <w:webHidden/>
              </w:rPr>
              <w:instrText xml:space="preserve"> PAGEREF _Toc41474544 \h </w:instrText>
            </w:r>
          </w:ins>
          <w:r>
            <w:rPr>
              <w:webHidden/>
            </w:rPr>
          </w:r>
          <w:r>
            <w:rPr>
              <w:webHidden/>
            </w:rPr>
            <w:fldChar w:fldCharType="separate"/>
          </w:r>
          <w:ins w:id="105" w:author="DIEGO PÉREZ LAVARÍAS" w:date="2020-05-27T12:21:00Z">
            <w:r>
              <w:rPr>
                <w:webHidden/>
              </w:rPr>
              <w:t>31</w:t>
            </w:r>
            <w:r>
              <w:rPr>
                <w:webHidden/>
              </w:rPr>
              <w:fldChar w:fldCharType="end"/>
            </w:r>
            <w:r w:rsidRPr="00380C32">
              <w:rPr>
                <w:rStyle w:val="Hipervnculo"/>
              </w:rPr>
              <w:fldChar w:fldCharType="end"/>
            </w:r>
          </w:ins>
        </w:p>
        <w:p w14:paraId="109FE88A" w14:textId="7366BD86" w:rsidR="00FD34B4" w:rsidRDefault="00FD34B4">
          <w:pPr>
            <w:pStyle w:val="TDC2"/>
            <w:tabs>
              <w:tab w:val="left" w:pos="880"/>
              <w:tab w:val="right" w:leader="dot" w:pos="8494"/>
            </w:tabs>
            <w:rPr>
              <w:ins w:id="106" w:author="DIEGO PÉREZ LAVARÍAS" w:date="2020-05-27T12:21:00Z"/>
              <w:rFonts w:asciiTheme="minorHAnsi" w:eastAsiaTheme="minorEastAsia" w:hAnsiTheme="minorHAnsi" w:cstheme="minorBidi"/>
              <w:noProof/>
              <w:szCs w:val="22"/>
            </w:rPr>
          </w:pPr>
          <w:ins w:id="107" w:author="DIEGO PÉREZ LAVARÍAS" w:date="2020-05-27T12:21:00Z">
            <w:r w:rsidRPr="00380C32">
              <w:rPr>
                <w:rStyle w:val="Hipervnculo"/>
                <w:noProof/>
              </w:rPr>
              <w:lastRenderedPageBreak/>
              <w:fldChar w:fldCharType="begin"/>
            </w:r>
            <w:r w:rsidRPr="00380C32">
              <w:rPr>
                <w:rStyle w:val="Hipervnculo"/>
                <w:noProof/>
              </w:rPr>
              <w:instrText xml:space="preserve"> </w:instrText>
            </w:r>
            <w:r>
              <w:rPr>
                <w:noProof/>
              </w:rPr>
              <w:instrText>HYPERLINK \l "_Toc41474545"</w:instrText>
            </w:r>
            <w:r w:rsidRPr="00380C32">
              <w:rPr>
                <w:rStyle w:val="Hipervnculo"/>
                <w:noProof/>
              </w:rPr>
              <w:instrText xml:space="preserve"> </w:instrText>
            </w:r>
            <w:r w:rsidRPr="00380C32">
              <w:rPr>
                <w:rStyle w:val="Hipervnculo"/>
                <w:noProof/>
              </w:rPr>
              <w:fldChar w:fldCharType="separate"/>
            </w:r>
            <w:r w:rsidRPr="00380C32">
              <w:rPr>
                <w:rStyle w:val="Hipervnculo"/>
                <w:noProof/>
              </w:rPr>
              <w:t>4.1</w:t>
            </w:r>
            <w:r>
              <w:rPr>
                <w:rFonts w:asciiTheme="minorHAnsi" w:eastAsiaTheme="minorEastAsia" w:hAnsiTheme="minorHAnsi" w:cstheme="minorBidi"/>
                <w:noProof/>
                <w:szCs w:val="22"/>
              </w:rPr>
              <w:tab/>
            </w:r>
            <w:r w:rsidRPr="00380C32">
              <w:rPr>
                <w:rStyle w:val="Hipervnculo"/>
                <w:noProof/>
              </w:rPr>
              <w:t>Diagrama de bloques del proyecto</w:t>
            </w:r>
            <w:r>
              <w:rPr>
                <w:noProof/>
                <w:webHidden/>
              </w:rPr>
              <w:tab/>
            </w:r>
            <w:r>
              <w:rPr>
                <w:noProof/>
                <w:webHidden/>
              </w:rPr>
              <w:fldChar w:fldCharType="begin"/>
            </w:r>
            <w:r>
              <w:rPr>
                <w:noProof/>
                <w:webHidden/>
              </w:rPr>
              <w:instrText xml:space="preserve"> PAGEREF _Toc41474545 \h </w:instrText>
            </w:r>
          </w:ins>
          <w:r>
            <w:rPr>
              <w:noProof/>
              <w:webHidden/>
            </w:rPr>
          </w:r>
          <w:r>
            <w:rPr>
              <w:noProof/>
              <w:webHidden/>
            </w:rPr>
            <w:fldChar w:fldCharType="separate"/>
          </w:r>
          <w:ins w:id="108" w:author="DIEGO PÉREZ LAVARÍAS" w:date="2020-05-27T12:21:00Z">
            <w:r>
              <w:rPr>
                <w:noProof/>
                <w:webHidden/>
              </w:rPr>
              <w:t>31</w:t>
            </w:r>
            <w:r>
              <w:rPr>
                <w:noProof/>
                <w:webHidden/>
              </w:rPr>
              <w:fldChar w:fldCharType="end"/>
            </w:r>
            <w:r w:rsidRPr="00380C32">
              <w:rPr>
                <w:rStyle w:val="Hipervnculo"/>
                <w:noProof/>
              </w:rPr>
              <w:fldChar w:fldCharType="end"/>
            </w:r>
          </w:ins>
        </w:p>
        <w:p w14:paraId="61A8AEA1" w14:textId="4D77BE9C" w:rsidR="00FD34B4" w:rsidRDefault="00FD34B4">
          <w:pPr>
            <w:pStyle w:val="TDC1"/>
            <w:rPr>
              <w:ins w:id="109" w:author="DIEGO PÉREZ LAVARÍAS" w:date="2020-05-27T12:21:00Z"/>
              <w:rFonts w:asciiTheme="minorHAnsi" w:eastAsiaTheme="minorEastAsia" w:hAnsiTheme="minorHAnsi" w:cstheme="minorBidi"/>
              <w:b w:val="0"/>
              <w:bCs w:val="0"/>
              <w:szCs w:val="22"/>
            </w:rPr>
          </w:pPr>
          <w:ins w:id="110" w:author="DIEGO PÉREZ LAVARÍAS" w:date="2020-05-27T12:21:00Z">
            <w:r w:rsidRPr="00380C32">
              <w:rPr>
                <w:rStyle w:val="Hipervnculo"/>
              </w:rPr>
              <w:fldChar w:fldCharType="begin"/>
            </w:r>
            <w:r w:rsidRPr="00380C32">
              <w:rPr>
                <w:rStyle w:val="Hipervnculo"/>
              </w:rPr>
              <w:instrText xml:space="preserve"> </w:instrText>
            </w:r>
            <w:r>
              <w:instrText>HYPERLINK \l "_Toc41474546"</w:instrText>
            </w:r>
            <w:r w:rsidRPr="00380C32">
              <w:rPr>
                <w:rStyle w:val="Hipervnculo"/>
              </w:rPr>
              <w:instrText xml:space="preserve"> </w:instrText>
            </w:r>
            <w:r w:rsidRPr="00380C32">
              <w:rPr>
                <w:rStyle w:val="Hipervnculo"/>
              </w:rPr>
              <w:fldChar w:fldCharType="separate"/>
            </w:r>
            <w:r w:rsidRPr="00380C32">
              <w:rPr>
                <w:rStyle w:val="Hipervnculo"/>
              </w:rPr>
              <w:t>Capítulo 5.</w:t>
            </w:r>
            <w:r>
              <w:rPr>
                <w:rFonts w:asciiTheme="minorHAnsi" w:eastAsiaTheme="minorEastAsia" w:hAnsiTheme="minorHAnsi" w:cstheme="minorBidi"/>
                <w:b w:val="0"/>
                <w:bCs w:val="0"/>
                <w:szCs w:val="22"/>
              </w:rPr>
              <w:tab/>
            </w:r>
            <w:r w:rsidRPr="00380C32">
              <w:rPr>
                <w:rStyle w:val="Hipervnculo"/>
              </w:rPr>
              <w:t>Bibliografía</w:t>
            </w:r>
            <w:r>
              <w:rPr>
                <w:webHidden/>
              </w:rPr>
              <w:tab/>
            </w:r>
            <w:r>
              <w:rPr>
                <w:webHidden/>
              </w:rPr>
              <w:fldChar w:fldCharType="begin"/>
            </w:r>
            <w:r>
              <w:rPr>
                <w:webHidden/>
              </w:rPr>
              <w:instrText xml:space="preserve"> PAGEREF _Toc41474546 \h </w:instrText>
            </w:r>
          </w:ins>
          <w:r>
            <w:rPr>
              <w:webHidden/>
            </w:rPr>
          </w:r>
          <w:r>
            <w:rPr>
              <w:webHidden/>
            </w:rPr>
            <w:fldChar w:fldCharType="separate"/>
          </w:r>
          <w:ins w:id="111" w:author="DIEGO PÉREZ LAVARÍAS" w:date="2020-05-27T12:21:00Z">
            <w:r>
              <w:rPr>
                <w:webHidden/>
              </w:rPr>
              <w:t>33</w:t>
            </w:r>
            <w:r>
              <w:rPr>
                <w:webHidden/>
              </w:rPr>
              <w:fldChar w:fldCharType="end"/>
            </w:r>
            <w:r w:rsidRPr="00380C32">
              <w:rPr>
                <w:rStyle w:val="Hipervnculo"/>
              </w:rPr>
              <w:fldChar w:fldCharType="end"/>
            </w:r>
          </w:ins>
        </w:p>
        <w:p w14:paraId="0F2C36F3" w14:textId="55074990" w:rsidR="00BB7363" w:rsidDel="007303E4" w:rsidRDefault="007303E4" w:rsidP="001A6DA8">
          <w:pPr>
            <w:pStyle w:val="TDC1"/>
            <w:rPr>
              <w:del w:id="112" w:author="DIEGO PÉREZ LAVARÍAS" w:date="2020-05-19T15:40:00Z"/>
              <w:rFonts w:asciiTheme="minorHAnsi" w:eastAsiaTheme="minorEastAsia" w:hAnsiTheme="minorHAnsi" w:cstheme="minorBidi"/>
              <w:szCs w:val="22"/>
            </w:rPr>
          </w:pPr>
          <w:del w:id="113" w:author="DIEGO PÉREZ LAVARÍAS" w:date="2020-05-19T15:40:00Z">
            <w:r w:rsidDel="007303E4">
              <w:fldChar w:fldCharType="begin"/>
            </w:r>
            <w:r w:rsidDel="007303E4">
              <w:delInstrText xml:space="preserve"> HYPERLINK \l "_Toc40176294" </w:delInstrText>
            </w:r>
            <w:r w:rsidDel="007303E4">
              <w:fldChar w:fldCharType="separate"/>
            </w:r>
          </w:del>
          <w:ins w:id="114" w:author="DIEGO PÉREZ LAVARÍAS" w:date="2020-05-27T12:21:00Z">
            <w:r w:rsidR="00FD34B4">
              <w:t>¡Error! Referencia de hipervínculo no válida.</w:t>
            </w:r>
          </w:ins>
          <w:del w:id="115" w:author="DIEGO PÉREZ LAVARÍAS" w:date="2020-05-19T15:40:00Z">
            <w:r w:rsidR="00BB7363" w:rsidRPr="001A6DA8" w:rsidDel="007303E4">
              <w:rPr>
                <w:rStyle w:val="Hipervnculo"/>
                <w:b w:val="0"/>
                <w:bCs w:val="0"/>
              </w:rPr>
              <w:delText>Capítulo 1.</w:delText>
            </w:r>
            <w:r w:rsidR="00BB7363" w:rsidRPr="001A6DA8" w:rsidDel="007303E4">
              <w:rPr>
                <w:rFonts w:asciiTheme="minorHAnsi" w:eastAsiaTheme="minorEastAsia" w:hAnsiTheme="minorHAnsi" w:cstheme="minorBidi"/>
                <w:szCs w:val="22"/>
              </w:rPr>
              <w:tab/>
            </w:r>
            <w:r w:rsidR="00BB7363" w:rsidRPr="001A6DA8" w:rsidDel="007303E4">
              <w:rPr>
                <w:rStyle w:val="Hipervnculo"/>
                <w:b w:val="0"/>
                <w:bCs w:val="0"/>
              </w:rPr>
              <w:delText>Introducción</w:delText>
            </w:r>
            <w:r w:rsidR="00BB7363" w:rsidDel="007303E4">
              <w:rPr>
                <w:webHidden/>
              </w:rPr>
              <w:tab/>
            </w:r>
            <w:r w:rsidR="00BB7363" w:rsidDel="007303E4">
              <w:rPr>
                <w:webHidden/>
              </w:rPr>
              <w:fldChar w:fldCharType="begin"/>
            </w:r>
            <w:r w:rsidR="00BB7363" w:rsidDel="007303E4">
              <w:rPr>
                <w:webHidden/>
              </w:rPr>
              <w:delInstrText xml:space="preserve"> PAGEREF _Toc40176294 \h </w:delInstrText>
            </w:r>
            <w:r w:rsidR="00BB7363" w:rsidDel="007303E4">
              <w:rPr>
                <w:webHidden/>
              </w:rPr>
            </w:r>
            <w:r w:rsidR="00BB7363" w:rsidDel="007303E4">
              <w:rPr>
                <w:webHidden/>
              </w:rPr>
              <w:fldChar w:fldCharType="separate"/>
            </w:r>
            <w:r w:rsidR="002748C8" w:rsidDel="007303E4">
              <w:rPr>
                <w:webHidden/>
              </w:rPr>
              <w:delText>3</w:delText>
            </w:r>
            <w:r w:rsidR="00BB7363" w:rsidDel="007303E4">
              <w:rPr>
                <w:webHidden/>
              </w:rPr>
              <w:fldChar w:fldCharType="end"/>
            </w:r>
            <w:r w:rsidDel="007303E4">
              <w:fldChar w:fldCharType="end"/>
            </w:r>
          </w:del>
        </w:p>
        <w:p w14:paraId="2E44C379" w14:textId="2D21555E" w:rsidR="00BB7363" w:rsidDel="007303E4" w:rsidRDefault="007303E4">
          <w:pPr>
            <w:pStyle w:val="TDC2"/>
            <w:tabs>
              <w:tab w:val="left" w:pos="880"/>
              <w:tab w:val="right" w:leader="dot" w:pos="8494"/>
            </w:tabs>
            <w:rPr>
              <w:del w:id="116" w:author="DIEGO PÉREZ LAVARÍAS" w:date="2020-05-19T15:40:00Z"/>
              <w:rFonts w:asciiTheme="minorHAnsi" w:eastAsiaTheme="minorEastAsia" w:hAnsiTheme="minorHAnsi" w:cstheme="minorBidi"/>
              <w:noProof/>
              <w:szCs w:val="22"/>
            </w:rPr>
          </w:pPr>
          <w:del w:id="117" w:author="DIEGO PÉREZ LAVARÍAS" w:date="2020-05-19T15:40:00Z">
            <w:r w:rsidDel="007303E4">
              <w:rPr>
                <w:noProof/>
              </w:rPr>
              <w:fldChar w:fldCharType="begin"/>
            </w:r>
            <w:r w:rsidDel="007303E4">
              <w:rPr>
                <w:noProof/>
              </w:rPr>
              <w:delInstrText xml:space="preserve"> HYPERLINK \l "_Toc40176295" </w:delInstrText>
            </w:r>
            <w:r w:rsidDel="007303E4">
              <w:rPr>
                <w:noProof/>
              </w:rPr>
              <w:fldChar w:fldCharType="separate"/>
            </w:r>
          </w:del>
          <w:ins w:id="118" w:author="DIEGO PÉREZ LAVARÍAS" w:date="2020-05-27T12:21:00Z">
            <w:r w:rsidR="00FD34B4">
              <w:rPr>
                <w:b/>
                <w:bCs/>
                <w:noProof/>
              </w:rPr>
              <w:t>¡Error! Referencia de hipervínculo no válida.</w:t>
            </w:r>
          </w:ins>
          <w:del w:id="119" w:author="DIEGO PÉREZ LAVARÍAS" w:date="2020-05-19T15:40:00Z">
            <w:r w:rsidR="00BB7363" w:rsidRPr="008772CD" w:rsidDel="007303E4">
              <w:rPr>
                <w:rStyle w:val="Hipervnculo"/>
                <w:noProof/>
              </w:rPr>
              <w:delText>1.1</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Motivación</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_Toc40176295 \h </w:delInstrText>
            </w:r>
            <w:r w:rsidR="00BB7363" w:rsidDel="007303E4">
              <w:rPr>
                <w:noProof/>
                <w:webHidden/>
              </w:rPr>
            </w:r>
            <w:r w:rsidR="00BB7363" w:rsidDel="007303E4">
              <w:rPr>
                <w:noProof/>
                <w:webHidden/>
              </w:rPr>
              <w:fldChar w:fldCharType="separate"/>
            </w:r>
            <w:r w:rsidR="002748C8" w:rsidDel="007303E4">
              <w:rPr>
                <w:noProof/>
                <w:webHidden/>
              </w:rPr>
              <w:delText>3</w:delText>
            </w:r>
            <w:r w:rsidR="00BB7363" w:rsidDel="007303E4">
              <w:rPr>
                <w:noProof/>
                <w:webHidden/>
              </w:rPr>
              <w:fldChar w:fldCharType="end"/>
            </w:r>
            <w:r w:rsidDel="007303E4">
              <w:rPr>
                <w:noProof/>
              </w:rPr>
              <w:fldChar w:fldCharType="end"/>
            </w:r>
          </w:del>
        </w:p>
        <w:p w14:paraId="1F0BBF78" w14:textId="67EF7C43" w:rsidR="00BB7363" w:rsidDel="007303E4" w:rsidRDefault="007303E4">
          <w:pPr>
            <w:pStyle w:val="TDC3"/>
            <w:tabs>
              <w:tab w:val="left" w:pos="1320"/>
              <w:tab w:val="right" w:leader="dot" w:pos="8494"/>
            </w:tabs>
            <w:rPr>
              <w:del w:id="120" w:author="DIEGO PÉREZ LAVARÍAS" w:date="2020-05-19T15:40:00Z"/>
              <w:rFonts w:asciiTheme="minorHAnsi" w:eastAsiaTheme="minorEastAsia" w:hAnsiTheme="minorHAnsi" w:cstheme="minorBidi"/>
              <w:noProof/>
              <w:szCs w:val="22"/>
            </w:rPr>
          </w:pPr>
          <w:del w:id="121" w:author="DIEGO PÉREZ LAVARÍAS" w:date="2020-05-19T15:40:00Z">
            <w:r w:rsidDel="007303E4">
              <w:rPr>
                <w:noProof/>
              </w:rPr>
              <w:fldChar w:fldCharType="begin"/>
            </w:r>
            <w:r w:rsidDel="007303E4">
              <w:rPr>
                <w:noProof/>
              </w:rPr>
              <w:delInstrText xml:space="preserve"> HYPERLINK \l "_Toc40176296" </w:delInstrText>
            </w:r>
            <w:r w:rsidDel="007303E4">
              <w:rPr>
                <w:noProof/>
              </w:rPr>
              <w:fldChar w:fldCharType="separate"/>
            </w:r>
          </w:del>
          <w:ins w:id="122" w:author="DIEGO PÉREZ LAVARÍAS" w:date="2020-05-27T12:21:00Z">
            <w:r w:rsidR="00FD34B4">
              <w:rPr>
                <w:b/>
                <w:bCs/>
                <w:noProof/>
              </w:rPr>
              <w:t>¡Error! Referencia de hipervínculo no válida.</w:t>
            </w:r>
          </w:ins>
          <w:del w:id="123" w:author="DIEGO PÉREZ LAVARÍAS" w:date="2020-05-19T15:40:00Z">
            <w:r w:rsidR="00BB7363" w:rsidRPr="008772CD" w:rsidDel="007303E4">
              <w:rPr>
                <w:rStyle w:val="Hipervnculo"/>
                <w:noProof/>
              </w:rPr>
              <w:delText>1.1.1</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Deportes de raqueta</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_Toc40176296 \h </w:delInstrText>
            </w:r>
            <w:r w:rsidR="00BB7363" w:rsidDel="007303E4">
              <w:rPr>
                <w:noProof/>
                <w:webHidden/>
              </w:rPr>
            </w:r>
            <w:r w:rsidR="00BB7363" w:rsidDel="007303E4">
              <w:rPr>
                <w:noProof/>
                <w:webHidden/>
              </w:rPr>
              <w:fldChar w:fldCharType="separate"/>
            </w:r>
            <w:r w:rsidR="002748C8" w:rsidDel="007303E4">
              <w:rPr>
                <w:noProof/>
                <w:webHidden/>
              </w:rPr>
              <w:delText>3</w:delText>
            </w:r>
            <w:r w:rsidR="00BB7363" w:rsidDel="007303E4">
              <w:rPr>
                <w:noProof/>
                <w:webHidden/>
              </w:rPr>
              <w:fldChar w:fldCharType="end"/>
            </w:r>
            <w:r w:rsidDel="007303E4">
              <w:rPr>
                <w:noProof/>
              </w:rPr>
              <w:fldChar w:fldCharType="end"/>
            </w:r>
          </w:del>
        </w:p>
        <w:p w14:paraId="20BD0F26" w14:textId="4AB06E41" w:rsidR="00BB7363" w:rsidDel="007303E4" w:rsidRDefault="007303E4">
          <w:pPr>
            <w:pStyle w:val="TDC3"/>
            <w:tabs>
              <w:tab w:val="left" w:pos="1320"/>
              <w:tab w:val="right" w:leader="dot" w:pos="8494"/>
            </w:tabs>
            <w:rPr>
              <w:del w:id="124" w:author="DIEGO PÉREZ LAVARÍAS" w:date="2020-05-19T15:40:00Z"/>
              <w:rFonts w:asciiTheme="minorHAnsi" w:eastAsiaTheme="minorEastAsia" w:hAnsiTheme="minorHAnsi" w:cstheme="minorBidi"/>
              <w:noProof/>
              <w:szCs w:val="22"/>
            </w:rPr>
          </w:pPr>
          <w:del w:id="125" w:author="DIEGO PÉREZ LAVARÍAS" w:date="2020-05-19T15:40:00Z">
            <w:r w:rsidDel="007303E4">
              <w:rPr>
                <w:noProof/>
              </w:rPr>
              <w:fldChar w:fldCharType="begin"/>
            </w:r>
            <w:r w:rsidDel="007303E4">
              <w:rPr>
                <w:noProof/>
              </w:rPr>
              <w:delInstrText xml:space="preserve"> HYPERLINK \l "_Toc40176297" </w:delInstrText>
            </w:r>
            <w:r w:rsidDel="007303E4">
              <w:rPr>
                <w:noProof/>
              </w:rPr>
              <w:fldChar w:fldCharType="separate"/>
            </w:r>
          </w:del>
          <w:ins w:id="126" w:author="DIEGO PÉREZ LAVARÍAS" w:date="2020-05-27T12:21:00Z">
            <w:r w:rsidR="00FD34B4">
              <w:rPr>
                <w:b/>
                <w:bCs/>
                <w:noProof/>
              </w:rPr>
              <w:t>¡Error! Referencia de hipervínculo no válida.</w:t>
            </w:r>
          </w:ins>
          <w:del w:id="127" w:author="DIEGO PÉREZ LAVARÍAS" w:date="2020-05-19T15:40:00Z">
            <w:r w:rsidR="00BB7363" w:rsidRPr="008772CD" w:rsidDel="007303E4">
              <w:rPr>
                <w:rStyle w:val="Hipervnculo"/>
                <w:noProof/>
              </w:rPr>
              <w:delText>1.1.2</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Tecnología wearable</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_Toc40176297 \h </w:delInstrText>
            </w:r>
            <w:r w:rsidR="00BB7363" w:rsidDel="007303E4">
              <w:rPr>
                <w:noProof/>
                <w:webHidden/>
              </w:rPr>
            </w:r>
            <w:r w:rsidR="00BB7363" w:rsidDel="007303E4">
              <w:rPr>
                <w:noProof/>
                <w:webHidden/>
              </w:rPr>
              <w:fldChar w:fldCharType="separate"/>
            </w:r>
            <w:r w:rsidR="002748C8" w:rsidDel="007303E4">
              <w:rPr>
                <w:noProof/>
                <w:webHidden/>
              </w:rPr>
              <w:delText>4</w:delText>
            </w:r>
            <w:r w:rsidR="00BB7363" w:rsidDel="007303E4">
              <w:rPr>
                <w:noProof/>
                <w:webHidden/>
              </w:rPr>
              <w:fldChar w:fldCharType="end"/>
            </w:r>
            <w:r w:rsidDel="007303E4">
              <w:rPr>
                <w:noProof/>
              </w:rPr>
              <w:fldChar w:fldCharType="end"/>
            </w:r>
          </w:del>
        </w:p>
        <w:p w14:paraId="2952E546" w14:textId="4695D480" w:rsidR="00BB7363" w:rsidDel="007303E4" w:rsidRDefault="007303E4">
          <w:pPr>
            <w:pStyle w:val="TDC2"/>
            <w:tabs>
              <w:tab w:val="left" w:pos="880"/>
              <w:tab w:val="right" w:leader="dot" w:pos="8494"/>
            </w:tabs>
            <w:rPr>
              <w:del w:id="128" w:author="DIEGO PÉREZ LAVARÍAS" w:date="2020-05-19T15:40:00Z"/>
              <w:rFonts w:asciiTheme="minorHAnsi" w:eastAsiaTheme="minorEastAsia" w:hAnsiTheme="minorHAnsi" w:cstheme="minorBidi"/>
              <w:noProof/>
              <w:szCs w:val="22"/>
            </w:rPr>
          </w:pPr>
          <w:del w:id="129" w:author="DIEGO PÉREZ LAVARÍAS" w:date="2020-05-19T15:40:00Z">
            <w:r w:rsidDel="007303E4">
              <w:rPr>
                <w:noProof/>
              </w:rPr>
              <w:fldChar w:fldCharType="begin"/>
            </w:r>
            <w:r w:rsidDel="007303E4">
              <w:rPr>
                <w:noProof/>
              </w:rPr>
              <w:delInstrText xml:space="preserve"> HYPERLINK \l "_Toc40176299" </w:delInstrText>
            </w:r>
            <w:r w:rsidDel="007303E4">
              <w:rPr>
                <w:noProof/>
              </w:rPr>
              <w:fldChar w:fldCharType="separate"/>
            </w:r>
          </w:del>
          <w:ins w:id="130" w:author="DIEGO PÉREZ LAVARÍAS" w:date="2020-05-27T12:21:00Z">
            <w:r w:rsidR="00FD34B4">
              <w:rPr>
                <w:b/>
                <w:bCs/>
                <w:noProof/>
              </w:rPr>
              <w:t>¡Error! Referencia de hipervínculo no válida.</w:t>
            </w:r>
          </w:ins>
          <w:del w:id="131" w:author="DIEGO PÉREZ LAVARÍAS" w:date="2020-05-19T15:40:00Z">
            <w:r w:rsidR="00BB7363" w:rsidRPr="008772CD" w:rsidDel="007303E4">
              <w:rPr>
                <w:rStyle w:val="Hipervnculo"/>
                <w:noProof/>
              </w:rPr>
              <w:delText>1.2</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Objetivos</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_Toc40176299 \h </w:delInstrText>
            </w:r>
            <w:r w:rsidR="00BB7363" w:rsidDel="007303E4">
              <w:rPr>
                <w:noProof/>
                <w:webHidden/>
              </w:rPr>
            </w:r>
            <w:r w:rsidR="00BB7363" w:rsidDel="007303E4">
              <w:rPr>
                <w:noProof/>
                <w:webHidden/>
              </w:rPr>
              <w:fldChar w:fldCharType="separate"/>
            </w:r>
            <w:r w:rsidR="002748C8" w:rsidDel="007303E4">
              <w:rPr>
                <w:noProof/>
                <w:webHidden/>
              </w:rPr>
              <w:delText>5</w:delText>
            </w:r>
            <w:r w:rsidR="00BB7363" w:rsidDel="007303E4">
              <w:rPr>
                <w:noProof/>
                <w:webHidden/>
              </w:rPr>
              <w:fldChar w:fldCharType="end"/>
            </w:r>
            <w:r w:rsidDel="007303E4">
              <w:rPr>
                <w:noProof/>
              </w:rPr>
              <w:fldChar w:fldCharType="end"/>
            </w:r>
          </w:del>
        </w:p>
        <w:p w14:paraId="6C326E0B" w14:textId="6AE944BA" w:rsidR="00BB7363" w:rsidDel="007303E4" w:rsidRDefault="007303E4">
          <w:pPr>
            <w:pStyle w:val="TDC2"/>
            <w:tabs>
              <w:tab w:val="left" w:pos="880"/>
              <w:tab w:val="right" w:leader="dot" w:pos="8494"/>
            </w:tabs>
            <w:rPr>
              <w:del w:id="132" w:author="DIEGO PÉREZ LAVARÍAS" w:date="2020-05-19T15:40:00Z"/>
              <w:rFonts w:asciiTheme="minorHAnsi" w:eastAsiaTheme="minorEastAsia" w:hAnsiTheme="minorHAnsi" w:cstheme="minorBidi"/>
              <w:noProof/>
              <w:szCs w:val="22"/>
            </w:rPr>
          </w:pPr>
          <w:del w:id="133" w:author="DIEGO PÉREZ LAVARÍAS" w:date="2020-05-19T15:40:00Z">
            <w:r w:rsidDel="007303E4">
              <w:rPr>
                <w:noProof/>
              </w:rPr>
              <w:fldChar w:fldCharType="begin"/>
            </w:r>
            <w:r w:rsidDel="007303E4">
              <w:rPr>
                <w:noProof/>
              </w:rPr>
              <w:delInstrText xml:space="preserve"> HYPERLINK \l "_Toc40176300" </w:delInstrText>
            </w:r>
            <w:r w:rsidDel="007303E4">
              <w:rPr>
                <w:noProof/>
              </w:rPr>
              <w:fldChar w:fldCharType="separate"/>
            </w:r>
          </w:del>
          <w:ins w:id="134" w:author="DIEGO PÉREZ LAVARÍAS" w:date="2020-05-27T12:21:00Z">
            <w:r w:rsidR="00FD34B4">
              <w:rPr>
                <w:b/>
                <w:bCs/>
                <w:noProof/>
              </w:rPr>
              <w:t>¡Error! Referencia de hipervínculo no válida.</w:t>
            </w:r>
          </w:ins>
          <w:del w:id="135" w:author="DIEGO PÉREZ LAVARÍAS" w:date="2020-05-19T15:40:00Z">
            <w:r w:rsidR="00BB7363" w:rsidRPr="008772CD" w:rsidDel="007303E4">
              <w:rPr>
                <w:rStyle w:val="Hipervnculo"/>
                <w:noProof/>
              </w:rPr>
              <w:delText>1.3</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Metodología</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_Toc40176300 \h </w:delInstrText>
            </w:r>
            <w:r w:rsidR="00BB7363" w:rsidDel="007303E4">
              <w:rPr>
                <w:noProof/>
                <w:webHidden/>
              </w:rPr>
            </w:r>
            <w:r w:rsidR="00BB7363" w:rsidDel="007303E4">
              <w:rPr>
                <w:noProof/>
                <w:webHidden/>
              </w:rPr>
              <w:fldChar w:fldCharType="separate"/>
            </w:r>
            <w:r w:rsidR="002748C8" w:rsidDel="007303E4">
              <w:rPr>
                <w:noProof/>
                <w:webHidden/>
              </w:rPr>
              <w:delText>6</w:delText>
            </w:r>
            <w:r w:rsidR="00BB7363" w:rsidDel="007303E4">
              <w:rPr>
                <w:noProof/>
                <w:webHidden/>
              </w:rPr>
              <w:fldChar w:fldCharType="end"/>
            </w:r>
            <w:r w:rsidDel="007303E4">
              <w:rPr>
                <w:noProof/>
              </w:rPr>
              <w:fldChar w:fldCharType="end"/>
            </w:r>
          </w:del>
        </w:p>
        <w:p w14:paraId="65B47E00" w14:textId="69A99C07" w:rsidR="00BB7363" w:rsidRPr="001A6DA8" w:rsidDel="007303E4" w:rsidRDefault="007303E4" w:rsidP="001A6DA8">
          <w:pPr>
            <w:pStyle w:val="TDC1"/>
            <w:rPr>
              <w:del w:id="136" w:author="DIEGO PÉREZ LAVARÍAS" w:date="2020-05-19T15:40:00Z"/>
              <w:rFonts w:asciiTheme="minorHAnsi" w:eastAsiaTheme="minorEastAsia" w:hAnsiTheme="minorHAnsi" w:cstheme="minorBidi"/>
              <w:szCs w:val="22"/>
            </w:rPr>
          </w:pPr>
          <w:del w:id="137" w:author="DIEGO PÉREZ LAVARÍAS" w:date="2020-05-19T15:40:00Z">
            <w:r w:rsidDel="007303E4">
              <w:fldChar w:fldCharType="begin"/>
            </w:r>
            <w:r w:rsidDel="007303E4">
              <w:delInstrText xml:space="preserve"> HYPERLINK \l "_Toc40176301" </w:delInstrText>
            </w:r>
            <w:r w:rsidDel="007303E4">
              <w:fldChar w:fldCharType="separate"/>
            </w:r>
          </w:del>
          <w:ins w:id="138" w:author="DIEGO PÉREZ LAVARÍAS" w:date="2020-05-27T12:21:00Z">
            <w:r w:rsidR="00FD34B4">
              <w:t>¡Error! Referencia de hipervínculo no válida.</w:t>
            </w:r>
          </w:ins>
          <w:del w:id="139" w:author="DIEGO PÉREZ LAVARÍAS" w:date="2020-05-19T15:40:00Z">
            <w:r w:rsidR="00BB7363" w:rsidRPr="001A6DA8" w:rsidDel="007303E4">
              <w:rPr>
                <w:rStyle w:val="Hipervnculo"/>
                <w:b w:val="0"/>
                <w:bCs w:val="0"/>
              </w:rPr>
              <w:delText>Capítulo 2.</w:delText>
            </w:r>
            <w:r w:rsidR="00BB7363" w:rsidRPr="001A6DA8" w:rsidDel="007303E4">
              <w:rPr>
                <w:rFonts w:asciiTheme="minorHAnsi" w:eastAsiaTheme="minorEastAsia" w:hAnsiTheme="minorHAnsi" w:cstheme="minorBidi"/>
                <w:szCs w:val="22"/>
              </w:rPr>
              <w:tab/>
            </w:r>
            <w:r w:rsidR="00BB7363" w:rsidRPr="001A6DA8" w:rsidDel="007303E4">
              <w:rPr>
                <w:rStyle w:val="Hipervnculo"/>
                <w:b w:val="0"/>
                <w:bCs w:val="0"/>
              </w:rPr>
              <w:delText>Identificación y análisis de posibles soluciones</w:delText>
            </w:r>
            <w:r w:rsidR="00BB7363" w:rsidRPr="001A6DA8" w:rsidDel="007303E4">
              <w:rPr>
                <w:webHidden/>
              </w:rPr>
              <w:tab/>
            </w:r>
            <w:r w:rsidR="00BB7363" w:rsidRPr="001A6DA8" w:rsidDel="007303E4">
              <w:rPr>
                <w:webHidden/>
              </w:rPr>
              <w:fldChar w:fldCharType="begin"/>
            </w:r>
            <w:r w:rsidR="00BB7363" w:rsidRPr="001A6DA8" w:rsidDel="007303E4">
              <w:rPr>
                <w:webHidden/>
              </w:rPr>
              <w:delInstrText xml:space="preserve"> PAGEREF _Toc40176301 \h </w:delInstrText>
            </w:r>
            <w:r w:rsidR="00BB7363" w:rsidRPr="001A6DA8" w:rsidDel="007303E4">
              <w:rPr>
                <w:webHidden/>
              </w:rPr>
            </w:r>
            <w:r w:rsidR="00BB7363" w:rsidRPr="001A6DA8" w:rsidDel="007303E4">
              <w:rPr>
                <w:webHidden/>
              </w:rPr>
              <w:fldChar w:fldCharType="separate"/>
            </w:r>
            <w:r w:rsidR="002748C8" w:rsidDel="007303E4">
              <w:rPr>
                <w:webHidden/>
              </w:rPr>
              <w:delText>7</w:delText>
            </w:r>
            <w:r w:rsidR="00BB7363" w:rsidRPr="001A6DA8" w:rsidDel="007303E4">
              <w:rPr>
                <w:webHidden/>
              </w:rPr>
              <w:fldChar w:fldCharType="end"/>
            </w:r>
            <w:r w:rsidDel="007303E4">
              <w:fldChar w:fldCharType="end"/>
            </w:r>
          </w:del>
        </w:p>
        <w:p w14:paraId="782925FA" w14:textId="127B2194" w:rsidR="00BB7363" w:rsidDel="007303E4" w:rsidRDefault="007303E4">
          <w:pPr>
            <w:pStyle w:val="TDC2"/>
            <w:tabs>
              <w:tab w:val="left" w:pos="880"/>
              <w:tab w:val="right" w:leader="dot" w:pos="8494"/>
            </w:tabs>
            <w:rPr>
              <w:del w:id="140" w:author="DIEGO PÉREZ LAVARÍAS" w:date="2020-05-19T15:40:00Z"/>
              <w:rFonts w:asciiTheme="minorHAnsi" w:eastAsiaTheme="minorEastAsia" w:hAnsiTheme="minorHAnsi" w:cstheme="minorBidi"/>
              <w:noProof/>
              <w:szCs w:val="22"/>
            </w:rPr>
          </w:pPr>
          <w:del w:id="141" w:author="DIEGO PÉREZ LAVARÍAS" w:date="2020-05-19T15:40:00Z">
            <w:r w:rsidDel="007303E4">
              <w:rPr>
                <w:noProof/>
              </w:rPr>
              <w:fldChar w:fldCharType="begin"/>
            </w:r>
            <w:r w:rsidDel="007303E4">
              <w:rPr>
                <w:noProof/>
              </w:rPr>
              <w:delInstrText xml:space="preserve"> HYPERLINK \l "_Toc40176303" </w:delInstrText>
            </w:r>
            <w:r w:rsidDel="007303E4">
              <w:rPr>
                <w:noProof/>
              </w:rPr>
              <w:fldChar w:fldCharType="separate"/>
            </w:r>
          </w:del>
          <w:ins w:id="142" w:author="DIEGO PÉREZ LAVARÍAS" w:date="2020-05-27T12:21:00Z">
            <w:r w:rsidR="00FD34B4">
              <w:rPr>
                <w:b/>
                <w:bCs/>
                <w:noProof/>
              </w:rPr>
              <w:t>¡Error! Referencia de hipervínculo no válida.</w:t>
            </w:r>
          </w:ins>
          <w:del w:id="143" w:author="DIEGO PÉREZ LAVARÍAS" w:date="2020-05-19T15:40:00Z">
            <w:r w:rsidR="00BB7363" w:rsidRPr="008772CD" w:rsidDel="007303E4">
              <w:rPr>
                <w:rStyle w:val="Hipervnculo"/>
                <w:noProof/>
              </w:rPr>
              <w:delText>2.1</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Posibles soluciones hardware</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_Toc40176303 \h </w:delInstrText>
            </w:r>
            <w:r w:rsidR="00BB7363" w:rsidDel="007303E4">
              <w:rPr>
                <w:noProof/>
                <w:webHidden/>
              </w:rPr>
            </w:r>
            <w:r w:rsidR="00BB7363" w:rsidDel="007303E4">
              <w:rPr>
                <w:noProof/>
                <w:webHidden/>
              </w:rPr>
              <w:fldChar w:fldCharType="separate"/>
            </w:r>
            <w:r w:rsidR="002748C8" w:rsidDel="007303E4">
              <w:rPr>
                <w:noProof/>
                <w:webHidden/>
              </w:rPr>
              <w:delText>7</w:delText>
            </w:r>
            <w:r w:rsidR="00BB7363" w:rsidDel="007303E4">
              <w:rPr>
                <w:noProof/>
                <w:webHidden/>
              </w:rPr>
              <w:fldChar w:fldCharType="end"/>
            </w:r>
            <w:r w:rsidDel="007303E4">
              <w:rPr>
                <w:noProof/>
              </w:rPr>
              <w:fldChar w:fldCharType="end"/>
            </w:r>
          </w:del>
        </w:p>
        <w:p w14:paraId="5DA2DEE1" w14:textId="2CCD26B9" w:rsidR="00BB7363" w:rsidDel="007303E4" w:rsidRDefault="007303E4">
          <w:pPr>
            <w:pStyle w:val="TDC3"/>
            <w:tabs>
              <w:tab w:val="left" w:pos="1320"/>
              <w:tab w:val="right" w:leader="dot" w:pos="8494"/>
            </w:tabs>
            <w:rPr>
              <w:del w:id="144" w:author="DIEGO PÉREZ LAVARÍAS" w:date="2020-05-19T15:40:00Z"/>
              <w:rFonts w:asciiTheme="minorHAnsi" w:eastAsiaTheme="minorEastAsia" w:hAnsiTheme="minorHAnsi" w:cstheme="minorBidi"/>
              <w:noProof/>
              <w:szCs w:val="22"/>
            </w:rPr>
          </w:pPr>
          <w:del w:id="145" w:author="DIEGO PÉREZ LAVARÍAS" w:date="2020-05-19T15:40:00Z">
            <w:r w:rsidDel="007303E4">
              <w:rPr>
                <w:noProof/>
              </w:rPr>
              <w:fldChar w:fldCharType="begin"/>
            </w:r>
            <w:r w:rsidDel="007303E4">
              <w:rPr>
                <w:noProof/>
              </w:rPr>
              <w:delInstrText xml:space="preserve"> HYPERLINK \l "_Toc40176304" </w:delInstrText>
            </w:r>
            <w:r w:rsidDel="007303E4">
              <w:rPr>
                <w:noProof/>
              </w:rPr>
              <w:fldChar w:fldCharType="separate"/>
            </w:r>
          </w:del>
          <w:ins w:id="146" w:author="DIEGO PÉREZ LAVARÍAS" w:date="2020-05-27T12:21:00Z">
            <w:r w:rsidR="00FD34B4">
              <w:rPr>
                <w:b/>
                <w:bCs/>
                <w:noProof/>
              </w:rPr>
              <w:t>¡Error! Referencia de hipervínculo no válida.</w:t>
            </w:r>
          </w:ins>
          <w:del w:id="147" w:author="DIEGO PÉREZ LAVARÍAS" w:date="2020-05-19T15:40:00Z">
            <w:r w:rsidR="00BB7363" w:rsidRPr="008772CD" w:rsidDel="007303E4">
              <w:rPr>
                <w:rStyle w:val="Hipervnculo"/>
                <w:noProof/>
              </w:rPr>
              <w:delText>2.1.1</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MIKROE-2026 (Hexiwear)</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_Toc40176304 \h </w:delInstrText>
            </w:r>
            <w:r w:rsidR="00BB7363" w:rsidDel="007303E4">
              <w:rPr>
                <w:noProof/>
                <w:webHidden/>
              </w:rPr>
            </w:r>
            <w:r w:rsidR="00BB7363" w:rsidDel="007303E4">
              <w:rPr>
                <w:noProof/>
                <w:webHidden/>
              </w:rPr>
              <w:fldChar w:fldCharType="separate"/>
            </w:r>
            <w:r w:rsidR="002748C8" w:rsidDel="007303E4">
              <w:rPr>
                <w:noProof/>
                <w:webHidden/>
              </w:rPr>
              <w:delText>7</w:delText>
            </w:r>
            <w:r w:rsidR="00BB7363" w:rsidDel="007303E4">
              <w:rPr>
                <w:noProof/>
                <w:webHidden/>
              </w:rPr>
              <w:fldChar w:fldCharType="end"/>
            </w:r>
            <w:r w:rsidDel="007303E4">
              <w:rPr>
                <w:noProof/>
              </w:rPr>
              <w:fldChar w:fldCharType="end"/>
            </w:r>
          </w:del>
        </w:p>
        <w:p w14:paraId="4C4D4FB4" w14:textId="794C0BB6" w:rsidR="00BB7363" w:rsidDel="007303E4" w:rsidRDefault="007303E4">
          <w:pPr>
            <w:pStyle w:val="TDC3"/>
            <w:tabs>
              <w:tab w:val="left" w:pos="1320"/>
              <w:tab w:val="right" w:leader="dot" w:pos="8494"/>
            </w:tabs>
            <w:rPr>
              <w:del w:id="148" w:author="DIEGO PÉREZ LAVARÍAS" w:date="2020-05-19T15:40:00Z"/>
              <w:rFonts w:asciiTheme="minorHAnsi" w:eastAsiaTheme="minorEastAsia" w:hAnsiTheme="minorHAnsi" w:cstheme="minorBidi"/>
              <w:noProof/>
              <w:szCs w:val="22"/>
            </w:rPr>
          </w:pPr>
          <w:del w:id="149" w:author="DIEGO PÉREZ LAVARÍAS" w:date="2020-05-19T15:40:00Z">
            <w:r w:rsidDel="007303E4">
              <w:rPr>
                <w:noProof/>
              </w:rPr>
              <w:fldChar w:fldCharType="begin"/>
            </w:r>
            <w:r w:rsidDel="007303E4">
              <w:rPr>
                <w:noProof/>
              </w:rPr>
              <w:delInstrText xml:space="preserve"> HYPERLINK \l "_Toc40176305" </w:delInstrText>
            </w:r>
            <w:r w:rsidDel="007303E4">
              <w:rPr>
                <w:noProof/>
              </w:rPr>
              <w:fldChar w:fldCharType="separate"/>
            </w:r>
          </w:del>
          <w:ins w:id="150" w:author="DIEGO PÉREZ LAVARÍAS" w:date="2020-05-27T12:21:00Z">
            <w:r w:rsidR="00FD34B4">
              <w:rPr>
                <w:b/>
                <w:bCs/>
                <w:noProof/>
              </w:rPr>
              <w:t>¡Error! Referencia de hipervínculo no válida.</w:t>
            </w:r>
          </w:ins>
          <w:del w:id="151" w:author="DIEGO PÉREZ LAVARÍAS" w:date="2020-05-19T15:40:00Z">
            <w:r w:rsidR="00BB7363" w:rsidRPr="008772CD" w:rsidDel="007303E4">
              <w:rPr>
                <w:rStyle w:val="Hipervnculo"/>
                <w:noProof/>
              </w:rPr>
              <w:delText>2.1.2</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SensorTag CC1350, CC2650</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_Toc40176305 \h </w:delInstrText>
            </w:r>
            <w:r w:rsidR="00BB7363" w:rsidDel="007303E4">
              <w:rPr>
                <w:noProof/>
                <w:webHidden/>
              </w:rPr>
            </w:r>
            <w:r w:rsidR="00BB7363" w:rsidDel="007303E4">
              <w:rPr>
                <w:noProof/>
                <w:webHidden/>
              </w:rPr>
              <w:fldChar w:fldCharType="separate"/>
            </w:r>
            <w:r w:rsidR="002748C8" w:rsidDel="007303E4">
              <w:rPr>
                <w:noProof/>
                <w:webHidden/>
              </w:rPr>
              <w:delText>8</w:delText>
            </w:r>
            <w:r w:rsidR="00BB7363" w:rsidDel="007303E4">
              <w:rPr>
                <w:noProof/>
                <w:webHidden/>
              </w:rPr>
              <w:fldChar w:fldCharType="end"/>
            </w:r>
            <w:r w:rsidDel="007303E4">
              <w:rPr>
                <w:noProof/>
              </w:rPr>
              <w:fldChar w:fldCharType="end"/>
            </w:r>
          </w:del>
        </w:p>
        <w:p w14:paraId="4CF790CB" w14:textId="080F16AE" w:rsidR="00BB7363" w:rsidDel="007303E4" w:rsidRDefault="007303E4">
          <w:pPr>
            <w:pStyle w:val="TDC3"/>
            <w:tabs>
              <w:tab w:val="left" w:pos="1320"/>
              <w:tab w:val="right" w:leader="dot" w:pos="8494"/>
            </w:tabs>
            <w:rPr>
              <w:del w:id="152" w:author="DIEGO PÉREZ LAVARÍAS" w:date="2020-05-19T15:40:00Z"/>
              <w:rFonts w:asciiTheme="minorHAnsi" w:eastAsiaTheme="minorEastAsia" w:hAnsiTheme="minorHAnsi" w:cstheme="minorBidi"/>
              <w:noProof/>
              <w:szCs w:val="22"/>
            </w:rPr>
          </w:pPr>
          <w:del w:id="153" w:author="DIEGO PÉREZ LAVARÍAS" w:date="2020-05-19T15:40:00Z">
            <w:r w:rsidDel="007303E4">
              <w:rPr>
                <w:noProof/>
              </w:rPr>
              <w:fldChar w:fldCharType="begin"/>
            </w:r>
            <w:r w:rsidDel="007303E4">
              <w:rPr>
                <w:noProof/>
              </w:rPr>
              <w:delInstrText xml:space="preserve"> HYPERLINK \l "_Toc40176306" </w:delInstrText>
            </w:r>
            <w:r w:rsidDel="007303E4">
              <w:rPr>
                <w:noProof/>
              </w:rPr>
              <w:fldChar w:fldCharType="separate"/>
            </w:r>
          </w:del>
          <w:ins w:id="154" w:author="DIEGO PÉREZ LAVARÍAS" w:date="2020-05-27T12:21:00Z">
            <w:r w:rsidR="00FD34B4">
              <w:rPr>
                <w:b/>
                <w:bCs/>
                <w:noProof/>
              </w:rPr>
              <w:t>¡Error! Referencia de hipervínculo no válida.</w:t>
            </w:r>
          </w:ins>
          <w:del w:id="155" w:author="DIEGO PÉREZ LAVARÍAS" w:date="2020-05-19T15:40:00Z">
            <w:r w:rsidR="00BB7363" w:rsidRPr="008772CD" w:rsidDel="007303E4">
              <w:rPr>
                <w:rStyle w:val="Hipervnculo"/>
                <w:noProof/>
              </w:rPr>
              <w:delText>2.1.3</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SensorTag CC3200</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_Toc40176306 \h </w:delInstrText>
            </w:r>
            <w:r w:rsidR="00BB7363" w:rsidDel="007303E4">
              <w:rPr>
                <w:noProof/>
                <w:webHidden/>
              </w:rPr>
            </w:r>
            <w:r w:rsidR="00BB7363" w:rsidDel="007303E4">
              <w:rPr>
                <w:noProof/>
                <w:webHidden/>
              </w:rPr>
              <w:fldChar w:fldCharType="separate"/>
            </w:r>
            <w:r w:rsidR="002748C8" w:rsidDel="007303E4">
              <w:rPr>
                <w:noProof/>
                <w:webHidden/>
              </w:rPr>
              <w:delText>9</w:delText>
            </w:r>
            <w:r w:rsidR="00BB7363" w:rsidDel="007303E4">
              <w:rPr>
                <w:noProof/>
                <w:webHidden/>
              </w:rPr>
              <w:fldChar w:fldCharType="end"/>
            </w:r>
            <w:r w:rsidDel="007303E4">
              <w:rPr>
                <w:noProof/>
              </w:rPr>
              <w:fldChar w:fldCharType="end"/>
            </w:r>
          </w:del>
        </w:p>
        <w:p w14:paraId="507AA4DF" w14:textId="1D74C60E" w:rsidR="00BB7363" w:rsidDel="007303E4" w:rsidRDefault="007303E4">
          <w:pPr>
            <w:pStyle w:val="TDC3"/>
            <w:tabs>
              <w:tab w:val="left" w:pos="1320"/>
              <w:tab w:val="right" w:leader="dot" w:pos="8494"/>
            </w:tabs>
            <w:rPr>
              <w:del w:id="156" w:author="DIEGO PÉREZ LAVARÍAS" w:date="2020-05-19T15:40:00Z"/>
              <w:rFonts w:asciiTheme="minorHAnsi" w:eastAsiaTheme="minorEastAsia" w:hAnsiTheme="minorHAnsi" w:cstheme="minorBidi"/>
              <w:noProof/>
              <w:szCs w:val="22"/>
            </w:rPr>
          </w:pPr>
          <w:del w:id="157" w:author="DIEGO PÉREZ LAVARÍAS" w:date="2020-05-19T15:40:00Z">
            <w:r w:rsidDel="007303E4">
              <w:rPr>
                <w:noProof/>
              </w:rPr>
              <w:fldChar w:fldCharType="begin"/>
            </w:r>
            <w:r w:rsidDel="007303E4">
              <w:rPr>
                <w:noProof/>
              </w:rPr>
              <w:delInstrText xml:space="preserve"> HYPERLINK \l "_Toc40176307" </w:delInstrText>
            </w:r>
            <w:r w:rsidDel="007303E4">
              <w:rPr>
                <w:noProof/>
              </w:rPr>
              <w:fldChar w:fldCharType="separate"/>
            </w:r>
          </w:del>
          <w:ins w:id="158" w:author="DIEGO PÉREZ LAVARÍAS" w:date="2020-05-27T12:21:00Z">
            <w:r w:rsidR="00FD34B4">
              <w:rPr>
                <w:b/>
                <w:bCs/>
                <w:noProof/>
              </w:rPr>
              <w:t>¡Error! Referencia de hipervínculo no válida.</w:t>
            </w:r>
          </w:ins>
          <w:del w:id="159" w:author="DIEGO PÉREZ LAVARÍAS" w:date="2020-05-19T15:40:00Z">
            <w:r w:rsidR="00BB7363" w:rsidRPr="008772CD" w:rsidDel="007303E4">
              <w:rPr>
                <w:rStyle w:val="Hipervnculo"/>
                <w:noProof/>
              </w:rPr>
              <w:delText>2.1.4</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STEVAL-WESU1</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_Toc40176307 \h </w:delInstrText>
            </w:r>
            <w:r w:rsidR="00BB7363" w:rsidDel="007303E4">
              <w:rPr>
                <w:noProof/>
                <w:webHidden/>
              </w:rPr>
            </w:r>
            <w:r w:rsidR="00BB7363" w:rsidDel="007303E4">
              <w:rPr>
                <w:noProof/>
                <w:webHidden/>
              </w:rPr>
              <w:fldChar w:fldCharType="separate"/>
            </w:r>
            <w:r w:rsidR="002748C8" w:rsidDel="007303E4">
              <w:rPr>
                <w:noProof/>
                <w:webHidden/>
              </w:rPr>
              <w:delText>9</w:delText>
            </w:r>
            <w:r w:rsidR="00BB7363" w:rsidDel="007303E4">
              <w:rPr>
                <w:noProof/>
                <w:webHidden/>
              </w:rPr>
              <w:fldChar w:fldCharType="end"/>
            </w:r>
            <w:r w:rsidDel="007303E4">
              <w:rPr>
                <w:noProof/>
              </w:rPr>
              <w:fldChar w:fldCharType="end"/>
            </w:r>
          </w:del>
        </w:p>
        <w:p w14:paraId="0C13D2C9" w14:textId="37200483" w:rsidR="00BB7363" w:rsidDel="007303E4" w:rsidRDefault="007303E4">
          <w:pPr>
            <w:pStyle w:val="TDC2"/>
            <w:tabs>
              <w:tab w:val="left" w:pos="880"/>
              <w:tab w:val="right" w:leader="dot" w:pos="8494"/>
            </w:tabs>
            <w:rPr>
              <w:del w:id="160" w:author="DIEGO PÉREZ LAVARÍAS" w:date="2020-05-19T15:40:00Z"/>
              <w:rFonts w:asciiTheme="minorHAnsi" w:eastAsiaTheme="minorEastAsia" w:hAnsiTheme="minorHAnsi" w:cstheme="minorBidi"/>
              <w:noProof/>
              <w:szCs w:val="22"/>
            </w:rPr>
          </w:pPr>
          <w:del w:id="161" w:author="DIEGO PÉREZ LAVARÍAS" w:date="2020-05-19T15:40:00Z">
            <w:r w:rsidDel="007303E4">
              <w:rPr>
                <w:noProof/>
              </w:rPr>
              <w:fldChar w:fldCharType="begin"/>
            </w:r>
            <w:r w:rsidDel="007303E4">
              <w:rPr>
                <w:noProof/>
              </w:rPr>
              <w:delInstrText xml:space="preserve"> HYPERLINK \l "_Toc40176308" </w:delInstrText>
            </w:r>
            <w:r w:rsidDel="007303E4">
              <w:rPr>
                <w:noProof/>
              </w:rPr>
              <w:fldChar w:fldCharType="separate"/>
            </w:r>
          </w:del>
          <w:ins w:id="162" w:author="DIEGO PÉREZ LAVARÍAS" w:date="2020-05-27T12:21:00Z">
            <w:r w:rsidR="00FD34B4">
              <w:rPr>
                <w:b/>
                <w:bCs/>
                <w:noProof/>
              </w:rPr>
              <w:t>¡Error! Referencia de hipervínculo no válida.</w:t>
            </w:r>
          </w:ins>
          <w:del w:id="163" w:author="DIEGO PÉREZ LAVARÍAS" w:date="2020-05-19T15:40:00Z">
            <w:r w:rsidR="00BB7363" w:rsidRPr="008772CD" w:rsidDel="007303E4">
              <w:rPr>
                <w:rStyle w:val="Hipervnculo"/>
                <w:noProof/>
              </w:rPr>
              <w:delText>2.2</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Posibles soluciones software</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_Toc40176308 \h </w:delInstrText>
            </w:r>
            <w:r w:rsidR="00BB7363" w:rsidDel="007303E4">
              <w:rPr>
                <w:noProof/>
                <w:webHidden/>
              </w:rPr>
            </w:r>
            <w:r w:rsidR="00BB7363" w:rsidDel="007303E4">
              <w:rPr>
                <w:noProof/>
                <w:webHidden/>
              </w:rPr>
              <w:fldChar w:fldCharType="separate"/>
            </w:r>
            <w:r w:rsidR="002748C8" w:rsidDel="007303E4">
              <w:rPr>
                <w:noProof/>
                <w:webHidden/>
              </w:rPr>
              <w:delText>11</w:delText>
            </w:r>
            <w:r w:rsidR="00BB7363" w:rsidDel="007303E4">
              <w:rPr>
                <w:noProof/>
                <w:webHidden/>
              </w:rPr>
              <w:fldChar w:fldCharType="end"/>
            </w:r>
            <w:r w:rsidDel="007303E4">
              <w:rPr>
                <w:noProof/>
              </w:rPr>
              <w:fldChar w:fldCharType="end"/>
            </w:r>
          </w:del>
        </w:p>
        <w:p w14:paraId="6F8A1F57" w14:textId="309C111D" w:rsidR="00BB7363" w:rsidDel="007303E4" w:rsidRDefault="007303E4">
          <w:pPr>
            <w:pStyle w:val="TDC3"/>
            <w:tabs>
              <w:tab w:val="left" w:pos="1320"/>
              <w:tab w:val="right" w:leader="dot" w:pos="8494"/>
            </w:tabs>
            <w:rPr>
              <w:del w:id="164" w:author="DIEGO PÉREZ LAVARÍAS" w:date="2020-05-19T15:40:00Z"/>
              <w:rFonts w:asciiTheme="minorHAnsi" w:eastAsiaTheme="minorEastAsia" w:hAnsiTheme="minorHAnsi" w:cstheme="minorBidi"/>
              <w:noProof/>
              <w:szCs w:val="22"/>
            </w:rPr>
          </w:pPr>
          <w:del w:id="165" w:author="DIEGO PÉREZ LAVARÍAS" w:date="2020-05-19T15:40:00Z">
            <w:r w:rsidDel="007303E4">
              <w:rPr>
                <w:noProof/>
              </w:rPr>
              <w:fldChar w:fldCharType="begin"/>
            </w:r>
            <w:r w:rsidDel="007303E4">
              <w:rPr>
                <w:noProof/>
              </w:rPr>
              <w:delInstrText xml:space="preserve"> HYPERLINK \l "_Toc40176309" </w:delInstrText>
            </w:r>
            <w:r w:rsidDel="007303E4">
              <w:rPr>
                <w:noProof/>
              </w:rPr>
              <w:fldChar w:fldCharType="separate"/>
            </w:r>
          </w:del>
          <w:ins w:id="166" w:author="DIEGO PÉREZ LAVARÍAS" w:date="2020-05-27T12:21:00Z">
            <w:r w:rsidR="00FD34B4">
              <w:rPr>
                <w:b/>
                <w:bCs/>
                <w:noProof/>
              </w:rPr>
              <w:t>¡Error! Referencia de hipervínculo no válida.</w:t>
            </w:r>
          </w:ins>
          <w:del w:id="167" w:author="DIEGO PÉREZ LAVARÍAS" w:date="2020-05-19T15:40:00Z">
            <w:r w:rsidR="00BB7363" w:rsidRPr="008772CD" w:rsidDel="007303E4">
              <w:rPr>
                <w:rStyle w:val="Hipervnculo"/>
                <w:noProof/>
              </w:rPr>
              <w:delText>2.2.1</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Android</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_Toc40176309 \h </w:delInstrText>
            </w:r>
            <w:r w:rsidR="00BB7363" w:rsidDel="007303E4">
              <w:rPr>
                <w:noProof/>
                <w:webHidden/>
              </w:rPr>
            </w:r>
            <w:r w:rsidR="00BB7363" w:rsidDel="007303E4">
              <w:rPr>
                <w:noProof/>
                <w:webHidden/>
              </w:rPr>
              <w:fldChar w:fldCharType="separate"/>
            </w:r>
            <w:r w:rsidR="002748C8" w:rsidDel="007303E4">
              <w:rPr>
                <w:noProof/>
                <w:webHidden/>
              </w:rPr>
              <w:delText>11</w:delText>
            </w:r>
            <w:r w:rsidR="00BB7363" w:rsidDel="007303E4">
              <w:rPr>
                <w:noProof/>
                <w:webHidden/>
              </w:rPr>
              <w:fldChar w:fldCharType="end"/>
            </w:r>
            <w:r w:rsidDel="007303E4">
              <w:rPr>
                <w:noProof/>
              </w:rPr>
              <w:fldChar w:fldCharType="end"/>
            </w:r>
          </w:del>
        </w:p>
        <w:p w14:paraId="20E140E5" w14:textId="106C7115" w:rsidR="00BB7363" w:rsidDel="007303E4" w:rsidRDefault="007303E4">
          <w:pPr>
            <w:pStyle w:val="TDC3"/>
            <w:tabs>
              <w:tab w:val="left" w:pos="1320"/>
              <w:tab w:val="right" w:leader="dot" w:pos="8494"/>
            </w:tabs>
            <w:rPr>
              <w:del w:id="168" w:author="DIEGO PÉREZ LAVARÍAS" w:date="2020-05-19T15:40:00Z"/>
              <w:rFonts w:asciiTheme="minorHAnsi" w:eastAsiaTheme="minorEastAsia" w:hAnsiTheme="minorHAnsi" w:cstheme="minorBidi"/>
              <w:noProof/>
              <w:szCs w:val="22"/>
            </w:rPr>
          </w:pPr>
          <w:del w:id="169" w:author="DIEGO PÉREZ LAVARÍAS" w:date="2020-05-19T15:40:00Z">
            <w:r w:rsidDel="007303E4">
              <w:rPr>
                <w:noProof/>
              </w:rPr>
              <w:fldChar w:fldCharType="begin"/>
            </w:r>
            <w:r w:rsidDel="007303E4">
              <w:rPr>
                <w:noProof/>
              </w:rPr>
              <w:delInstrText xml:space="preserve"> HYPERLINK \l "_Toc40176310" </w:delInstrText>
            </w:r>
            <w:r w:rsidDel="007303E4">
              <w:rPr>
                <w:noProof/>
              </w:rPr>
              <w:fldChar w:fldCharType="separate"/>
            </w:r>
          </w:del>
          <w:ins w:id="170" w:author="DIEGO PÉREZ LAVARÍAS" w:date="2020-05-27T12:21:00Z">
            <w:r w:rsidR="00FD34B4">
              <w:rPr>
                <w:b/>
                <w:bCs/>
                <w:noProof/>
              </w:rPr>
              <w:t>¡Error! Referencia de hipervínculo no válida.</w:t>
            </w:r>
          </w:ins>
          <w:del w:id="171" w:author="DIEGO PÉREZ LAVARÍAS" w:date="2020-05-19T15:40:00Z">
            <w:r w:rsidR="00BB7363" w:rsidRPr="008772CD" w:rsidDel="007303E4">
              <w:rPr>
                <w:rStyle w:val="Hipervnculo"/>
                <w:noProof/>
              </w:rPr>
              <w:delText>2.2.2</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iOS</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_Toc40176310 \h </w:delInstrText>
            </w:r>
            <w:r w:rsidR="00BB7363" w:rsidDel="007303E4">
              <w:rPr>
                <w:noProof/>
                <w:webHidden/>
              </w:rPr>
            </w:r>
            <w:r w:rsidR="00BB7363" w:rsidDel="007303E4">
              <w:rPr>
                <w:noProof/>
                <w:webHidden/>
              </w:rPr>
              <w:fldChar w:fldCharType="separate"/>
            </w:r>
            <w:r w:rsidR="002748C8" w:rsidDel="007303E4">
              <w:rPr>
                <w:noProof/>
                <w:webHidden/>
              </w:rPr>
              <w:delText>11</w:delText>
            </w:r>
            <w:r w:rsidR="00BB7363" w:rsidDel="007303E4">
              <w:rPr>
                <w:noProof/>
                <w:webHidden/>
              </w:rPr>
              <w:fldChar w:fldCharType="end"/>
            </w:r>
            <w:r w:rsidDel="007303E4">
              <w:rPr>
                <w:noProof/>
              </w:rPr>
              <w:fldChar w:fldCharType="end"/>
            </w:r>
          </w:del>
        </w:p>
        <w:p w14:paraId="7C83676E" w14:textId="1126C29E" w:rsidR="00BB7363" w:rsidDel="007303E4" w:rsidRDefault="007303E4">
          <w:pPr>
            <w:pStyle w:val="TDC3"/>
            <w:tabs>
              <w:tab w:val="left" w:pos="1320"/>
              <w:tab w:val="right" w:leader="dot" w:pos="8494"/>
            </w:tabs>
            <w:rPr>
              <w:del w:id="172" w:author="DIEGO PÉREZ LAVARÍAS" w:date="2020-05-19T15:40:00Z"/>
              <w:rFonts w:asciiTheme="minorHAnsi" w:eastAsiaTheme="minorEastAsia" w:hAnsiTheme="minorHAnsi" w:cstheme="minorBidi"/>
              <w:noProof/>
              <w:szCs w:val="22"/>
            </w:rPr>
          </w:pPr>
          <w:del w:id="173" w:author="DIEGO PÉREZ LAVARÍAS" w:date="2020-05-19T15:40:00Z">
            <w:r w:rsidDel="007303E4">
              <w:rPr>
                <w:noProof/>
              </w:rPr>
              <w:fldChar w:fldCharType="begin"/>
            </w:r>
            <w:r w:rsidDel="007303E4">
              <w:rPr>
                <w:noProof/>
              </w:rPr>
              <w:delInstrText xml:space="preserve"> HYPERLINK \l "_Toc40176311" </w:delInstrText>
            </w:r>
            <w:r w:rsidDel="007303E4">
              <w:rPr>
                <w:noProof/>
              </w:rPr>
              <w:fldChar w:fldCharType="separate"/>
            </w:r>
          </w:del>
          <w:ins w:id="174" w:author="DIEGO PÉREZ LAVARÍAS" w:date="2020-05-27T12:21:00Z">
            <w:r w:rsidR="00FD34B4">
              <w:rPr>
                <w:b/>
                <w:bCs/>
                <w:noProof/>
              </w:rPr>
              <w:t>¡Error! Referencia de hipervínculo no válida.</w:t>
            </w:r>
          </w:ins>
          <w:del w:id="175" w:author="DIEGO PÉREZ LAVARÍAS" w:date="2020-05-19T15:40:00Z">
            <w:r w:rsidR="00BB7363" w:rsidRPr="008772CD" w:rsidDel="007303E4">
              <w:rPr>
                <w:rStyle w:val="Hipervnculo"/>
                <w:noProof/>
              </w:rPr>
              <w:delText>2.2.3</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Otros sistemas operativos</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_Toc40176311 \h </w:delInstrText>
            </w:r>
            <w:r w:rsidR="00BB7363" w:rsidDel="007303E4">
              <w:rPr>
                <w:noProof/>
                <w:webHidden/>
              </w:rPr>
            </w:r>
            <w:r w:rsidR="00BB7363" w:rsidDel="007303E4">
              <w:rPr>
                <w:noProof/>
                <w:webHidden/>
              </w:rPr>
              <w:fldChar w:fldCharType="separate"/>
            </w:r>
            <w:r w:rsidR="002748C8" w:rsidDel="007303E4">
              <w:rPr>
                <w:noProof/>
                <w:webHidden/>
              </w:rPr>
              <w:delText>11</w:delText>
            </w:r>
            <w:r w:rsidR="00BB7363" w:rsidDel="007303E4">
              <w:rPr>
                <w:noProof/>
                <w:webHidden/>
              </w:rPr>
              <w:fldChar w:fldCharType="end"/>
            </w:r>
            <w:r w:rsidDel="007303E4">
              <w:rPr>
                <w:noProof/>
              </w:rPr>
              <w:fldChar w:fldCharType="end"/>
            </w:r>
          </w:del>
        </w:p>
        <w:p w14:paraId="5823E9C9" w14:textId="308CD234" w:rsidR="00BB7363" w:rsidDel="007303E4" w:rsidRDefault="007303E4">
          <w:pPr>
            <w:pStyle w:val="TDC2"/>
            <w:tabs>
              <w:tab w:val="left" w:pos="880"/>
              <w:tab w:val="right" w:leader="dot" w:pos="8494"/>
            </w:tabs>
            <w:rPr>
              <w:del w:id="176" w:author="DIEGO PÉREZ LAVARÍAS" w:date="2020-05-19T15:40:00Z"/>
              <w:rFonts w:asciiTheme="minorHAnsi" w:eastAsiaTheme="minorEastAsia" w:hAnsiTheme="minorHAnsi" w:cstheme="minorBidi"/>
              <w:noProof/>
              <w:szCs w:val="22"/>
            </w:rPr>
          </w:pPr>
          <w:del w:id="177" w:author="DIEGO PÉREZ LAVARÍAS" w:date="2020-05-19T15:40:00Z">
            <w:r w:rsidDel="007303E4">
              <w:rPr>
                <w:noProof/>
              </w:rPr>
              <w:fldChar w:fldCharType="begin"/>
            </w:r>
            <w:r w:rsidDel="007303E4">
              <w:rPr>
                <w:noProof/>
              </w:rPr>
              <w:delInstrText xml:space="preserve"> HYPERLINK \l "_Toc40176312" </w:delInstrText>
            </w:r>
            <w:r w:rsidDel="007303E4">
              <w:rPr>
                <w:noProof/>
              </w:rPr>
              <w:fldChar w:fldCharType="separate"/>
            </w:r>
          </w:del>
          <w:ins w:id="178" w:author="DIEGO PÉREZ LAVARÍAS" w:date="2020-05-27T12:21:00Z">
            <w:r w:rsidR="00FD34B4">
              <w:rPr>
                <w:b/>
                <w:bCs/>
                <w:noProof/>
              </w:rPr>
              <w:t>¡Error! Referencia de hipervínculo no válida.</w:t>
            </w:r>
          </w:ins>
          <w:del w:id="179" w:author="DIEGO PÉREZ LAVARÍAS" w:date="2020-05-19T15:40:00Z">
            <w:r w:rsidR="00BB7363" w:rsidRPr="008772CD" w:rsidDel="007303E4">
              <w:rPr>
                <w:rStyle w:val="Hipervnculo"/>
                <w:noProof/>
              </w:rPr>
              <w:delText>2.3</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Descripción de la solución adoptada</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_Toc40176312 \h </w:delInstrText>
            </w:r>
            <w:r w:rsidR="00BB7363" w:rsidDel="007303E4">
              <w:rPr>
                <w:noProof/>
                <w:webHidden/>
              </w:rPr>
            </w:r>
            <w:r w:rsidR="00BB7363" w:rsidDel="007303E4">
              <w:rPr>
                <w:noProof/>
                <w:webHidden/>
              </w:rPr>
              <w:fldChar w:fldCharType="separate"/>
            </w:r>
            <w:r w:rsidR="002748C8" w:rsidDel="007303E4">
              <w:rPr>
                <w:noProof/>
                <w:webHidden/>
              </w:rPr>
              <w:delText>11</w:delText>
            </w:r>
            <w:r w:rsidR="00BB7363" w:rsidDel="007303E4">
              <w:rPr>
                <w:noProof/>
                <w:webHidden/>
              </w:rPr>
              <w:fldChar w:fldCharType="end"/>
            </w:r>
            <w:r w:rsidDel="007303E4">
              <w:rPr>
                <w:noProof/>
              </w:rPr>
              <w:fldChar w:fldCharType="end"/>
            </w:r>
          </w:del>
        </w:p>
        <w:p w14:paraId="74CCA38D" w14:textId="43736670" w:rsidR="00BB7363" w:rsidDel="007303E4" w:rsidRDefault="007303E4" w:rsidP="001A6DA8">
          <w:pPr>
            <w:pStyle w:val="TDC1"/>
            <w:rPr>
              <w:del w:id="180" w:author="DIEGO PÉREZ LAVARÍAS" w:date="2020-05-19T15:40:00Z"/>
              <w:rFonts w:asciiTheme="minorHAnsi" w:eastAsiaTheme="minorEastAsia" w:hAnsiTheme="minorHAnsi" w:cstheme="minorBidi"/>
              <w:szCs w:val="22"/>
            </w:rPr>
          </w:pPr>
          <w:del w:id="181" w:author="DIEGO PÉREZ LAVARÍAS" w:date="2020-05-19T15:40:00Z">
            <w:r w:rsidDel="007303E4">
              <w:fldChar w:fldCharType="begin"/>
            </w:r>
            <w:r w:rsidDel="007303E4">
              <w:delInstrText xml:space="preserve"> HYPERLINK \l "_Toc40176313" </w:delInstrText>
            </w:r>
            <w:r w:rsidDel="007303E4">
              <w:fldChar w:fldCharType="separate"/>
            </w:r>
          </w:del>
          <w:ins w:id="182" w:author="DIEGO PÉREZ LAVARÍAS" w:date="2020-05-27T12:21:00Z">
            <w:r w:rsidR="00FD34B4">
              <w:t>¡Error! Referencia de hipervínculo no válida.</w:t>
            </w:r>
          </w:ins>
          <w:del w:id="183" w:author="DIEGO PÉREZ LAVARÍAS" w:date="2020-05-19T15:40:00Z">
            <w:r w:rsidR="00BB7363" w:rsidRPr="008772CD" w:rsidDel="007303E4">
              <w:rPr>
                <w:rStyle w:val="Hipervnculo"/>
              </w:rPr>
              <w:delText>Capítulo 3.</w:delText>
            </w:r>
            <w:r w:rsidR="00BB7363" w:rsidDel="007303E4">
              <w:rPr>
                <w:rFonts w:asciiTheme="minorHAnsi" w:eastAsiaTheme="minorEastAsia" w:hAnsiTheme="minorHAnsi" w:cstheme="minorBidi"/>
                <w:szCs w:val="22"/>
              </w:rPr>
              <w:tab/>
            </w:r>
            <w:r w:rsidR="00BB7363" w:rsidRPr="008772CD" w:rsidDel="007303E4">
              <w:rPr>
                <w:rStyle w:val="Hipervnculo"/>
              </w:rPr>
              <w:delText>Bibliografía</w:delText>
            </w:r>
            <w:r w:rsidR="00BB7363" w:rsidDel="007303E4">
              <w:rPr>
                <w:webHidden/>
              </w:rPr>
              <w:tab/>
            </w:r>
            <w:r w:rsidR="00BB7363" w:rsidDel="007303E4">
              <w:rPr>
                <w:webHidden/>
              </w:rPr>
              <w:fldChar w:fldCharType="begin"/>
            </w:r>
            <w:r w:rsidR="00BB7363" w:rsidDel="007303E4">
              <w:rPr>
                <w:webHidden/>
              </w:rPr>
              <w:delInstrText xml:space="preserve"> PAGEREF _Toc40176313 \h </w:delInstrText>
            </w:r>
            <w:r w:rsidR="00BB7363" w:rsidDel="007303E4">
              <w:rPr>
                <w:webHidden/>
              </w:rPr>
            </w:r>
            <w:r w:rsidR="00BB7363" w:rsidDel="007303E4">
              <w:rPr>
                <w:webHidden/>
              </w:rPr>
              <w:fldChar w:fldCharType="separate"/>
            </w:r>
            <w:r w:rsidR="002748C8" w:rsidDel="007303E4">
              <w:rPr>
                <w:webHidden/>
              </w:rPr>
              <w:delText>12</w:delText>
            </w:r>
            <w:r w:rsidR="00BB7363" w:rsidDel="007303E4">
              <w:rPr>
                <w:webHidden/>
              </w:rPr>
              <w:fldChar w:fldCharType="end"/>
            </w:r>
            <w:r w:rsidDel="007303E4">
              <w:fldChar w:fldCharType="end"/>
            </w:r>
          </w:del>
        </w:p>
        <w:p w14:paraId="76C59B45" w14:textId="2A839005" w:rsidR="001F333F" w:rsidRDefault="001F333F">
          <w:r>
            <w:rPr>
              <w:b/>
              <w:bCs/>
            </w:rPr>
            <w:fldChar w:fldCharType="end"/>
          </w:r>
        </w:p>
      </w:sdtContent>
    </w:sdt>
    <w:p w14:paraId="17AB8424" w14:textId="77777777" w:rsidR="00705F15" w:rsidRPr="00705F15" w:rsidRDefault="00705F15" w:rsidP="00705F15">
      <w:pPr>
        <w:pStyle w:val="Ttulo"/>
        <w:rPr>
          <w:lang w:val="en-US"/>
        </w:rPr>
      </w:pPr>
      <w:r w:rsidRPr="00705F15">
        <w:rPr>
          <w:lang w:val="en-US"/>
        </w:rPr>
        <w:br w:type="page"/>
      </w:r>
    </w:p>
    <w:p w14:paraId="29F928A7" w14:textId="16423474" w:rsidR="00705F15" w:rsidRDefault="00DA62EF" w:rsidP="00705F15">
      <w:pPr>
        <w:pStyle w:val="Ttulo1"/>
      </w:pPr>
      <w:bookmarkStart w:id="184" w:name="_Toc41474511"/>
      <w:r>
        <w:lastRenderedPageBreak/>
        <w:t>Introducción</w:t>
      </w:r>
      <w:bookmarkEnd w:id="184"/>
    </w:p>
    <w:p w14:paraId="04E30EE6" w14:textId="21516F6F" w:rsidR="00DA62EF" w:rsidRPr="00DA62EF" w:rsidRDefault="00DA62EF" w:rsidP="00DA62EF">
      <w:pPr>
        <w:pStyle w:val="Ttulo2"/>
      </w:pPr>
      <w:bookmarkStart w:id="185" w:name="_Toc41474512"/>
      <w:r>
        <w:t>Motivación</w:t>
      </w:r>
      <w:bookmarkEnd w:id="185"/>
    </w:p>
    <w:p w14:paraId="569964C2" w14:textId="762FACBB" w:rsidR="00103257" w:rsidRDefault="00DA62EF" w:rsidP="00103257">
      <w:r>
        <w:t>He decidido realizar este proyecto porque reúne varios de mis intereses, el deporte tanto a nivel amateur como más avanzado, y las nuevas tecnologías que incluyen los dispositivos wearables. Además, trabajo con ello poniendo en práctica los conocimientos relacionados con aplicaciones Android y Java y el uso de bases de datos, adquiridos durante los estudios de Grado, profundizando incluso algo más en el análisis de datos.</w:t>
      </w:r>
    </w:p>
    <w:p w14:paraId="1E0282BD" w14:textId="615E496D" w:rsidR="003E31DB" w:rsidRDefault="003E31DB" w:rsidP="00103257"/>
    <w:p w14:paraId="7933C059" w14:textId="494810F2" w:rsidR="003E31DB" w:rsidRDefault="003E31DB" w:rsidP="003E31DB">
      <w:pPr>
        <w:pStyle w:val="Ttulo3"/>
      </w:pPr>
      <w:bookmarkStart w:id="186" w:name="_Toc41474513"/>
      <w:r>
        <w:t>Deportes de raqueta</w:t>
      </w:r>
      <w:bookmarkEnd w:id="186"/>
    </w:p>
    <w:p w14:paraId="49401F76" w14:textId="505354E8" w:rsidR="00BD2165" w:rsidRDefault="003E31DB" w:rsidP="00103257">
      <w:r>
        <w:t>E</w:t>
      </w:r>
      <w:r w:rsidR="00DC525D">
        <w:t>s un hecho que en los últimos años los deportes de raqueta, en especial el tenis y el pádel se han establecido como una parte muy importante de entre los deportes que ocupan el tiempo de ocio de los habitantes de España. Como podemos observar en la Figura 1.1, el número total de federados entre ambos deportes ronda los 150.000 cada año, a los que hay que sumar todas las personas que lo practican de forma amateur, sin licencia. La mayoría de estos deportistas no tienen a su alcance herramientas con las cuales controlar su técnica</w:t>
      </w:r>
      <w:r w:rsidR="00FA6FE1">
        <w:t xml:space="preserve"> ni entrenadores que les ayuden</w:t>
      </w:r>
      <w:r w:rsidR="00DC525D">
        <w:t xml:space="preserve">, lo que impacta de forma directa en su rendimiento y </w:t>
      </w:r>
      <w:r w:rsidR="00FA6FE1">
        <w:t xml:space="preserve">puede llegar a </w:t>
      </w:r>
      <w:r w:rsidR="00DC525D">
        <w:t>provoca</w:t>
      </w:r>
      <w:r w:rsidR="00FA6FE1">
        <w:t>r</w:t>
      </w:r>
      <w:r w:rsidR="00DC525D">
        <w:t xml:space="preserve"> muchas lesiones. Este ha sido otro factor importante en mi elección, ya que veo mucho potencial a la existencia de una herramienta de este tipo que sea accesible</w:t>
      </w:r>
      <w:r w:rsidR="00FA6FE1">
        <w:t xml:space="preserve"> para ese tipo de gente. </w:t>
      </w:r>
    </w:p>
    <w:p w14:paraId="6491C607" w14:textId="77777777" w:rsidR="00DC525D" w:rsidRDefault="00DC525D" w:rsidP="00103257"/>
    <w:p w14:paraId="48537308" w14:textId="4766E398" w:rsidR="00DC525D" w:rsidRDefault="00DC525D" w:rsidP="00103257">
      <w:r>
        <w:rPr>
          <w:noProof/>
        </w:rPr>
        <w:drawing>
          <wp:inline distT="0" distB="0" distL="0" distR="0" wp14:anchorId="38B449D5" wp14:editId="3D642DFF">
            <wp:extent cx="5400040" cy="3150235"/>
            <wp:effectExtent l="0" t="0" r="10160" b="12065"/>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1360B05" w14:textId="4CF53459" w:rsidR="00DC525D" w:rsidRDefault="00DC525D" w:rsidP="00DC525D">
      <w:pPr>
        <w:jc w:val="center"/>
        <w:rPr>
          <w:b/>
          <w:bCs/>
          <w:sz w:val="18"/>
          <w:szCs w:val="20"/>
        </w:rPr>
      </w:pPr>
      <w:r>
        <w:rPr>
          <w:b/>
          <w:bCs/>
          <w:sz w:val="18"/>
          <w:szCs w:val="20"/>
        </w:rPr>
        <w:t>Figura 1.1. Evolución de licencias de tenis y pádel desde 2012.</w:t>
      </w:r>
      <w:r w:rsidR="006F1E4F">
        <w:rPr>
          <w:b/>
          <w:bCs/>
          <w:sz w:val="18"/>
          <w:szCs w:val="20"/>
        </w:rPr>
        <w:t xml:space="preserve"> </w:t>
      </w:r>
      <w:hyperlink w:anchor="_Bibliografía" w:history="1">
        <w:r w:rsidR="006F1E4F" w:rsidRPr="006F1E4F">
          <w:rPr>
            <w:rStyle w:val="Hipervnculo"/>
            <w:color w:val="000000" w:themeColor="text1"/>
            <w:sz w:val="18"/>
            <w:szCs w:val="20"/>
            <w:u w:val="none"/>
          </w:rPr>
          <w:t>(1)</w:t>
        </w:r>
      </w:hyperlink>
    </w:p>
    <w:p w14:paraId="50FD7D04" w14:textId="592A11BF" w:rsidR="003E31DB" w:rsidRDefault="003E31DB" w:rsidP="00DC525D">
      <w:pPr>
        <w:jc w:val="center"/>
        <w:rPr>
          <w:b/>
          <w:bCs/>
          <w:sz w:val="18"/>
          <w:szCs w:val="20"/>
        </w:rPr>
      </w:pPr>
    </w:p>
    <w:p w14:paraId="3DF7A63A" w14:textId="60B0D0BE" w:rsidR="003E31DB" w:rsidRDefault="003E31DB" w:rsidP="00DC525D">
      <w:pPr>
        <w:jc w:val="center"/>
        <w:rPr>
          <w:b/>
          <w:bCs/>
          <w:sz w:val="18"/>
          <w:szCs w:val="20"/>
        </w:rPr>
      </w:pPr>
    </w:p>
    <w:p w14:paraId="7A44E269" w14:textId="3FAECABC" w:rsidR="003E31DB" w:rsidRDefault="003E31DB" w:rsidP="00DC525D">
      <w:pPr>
        <w:jc w:val="center"/>
        <w:rPr>
          <w:b/>
          <w:bCs/>
          <w:sz w:val="18"/>
          <w:szCs w:val="20"/>
        </w:rPr>
      </w:pPr>
    </w:p>
    <w:p w14:paraId="2FA45A0D" w14:textId="4F1F70B3" w:rsidR="003E31DB" w:rsidRDefault="003E31DB" w:rsidP="00DC525D">
      <w:pPr>
        <w:jc w:val="center"/>
        <w:rPr>
          <w:b/>
          <w:bCs/>
          <w:sz w:val="18"/>
          <w:szCs w:val="20"/>
        </w:rPr>
      </w:pPr>
    </w:p>
    <w:p w14:paraId="043363EA" w14:textId="428CB62A" w:rsidR="003E31DB" w:rsidRDefault="003E31DB" w:rsidP="00DC525D">
      <w:pPr>
        <w:jc w:val="center"/>
        <w:rPr>
          <w:b/>
          <w:bCs/>
          <w:sz w:val="18"/>
          <w:szCs w:val="20"/>
        </w:rPr>
      </w:pPr>
    </w:p>
    <w:p w14:paraId="2B353EE7" w14:textId="34BAEEFF" w:rsidR="003E31DB" w:rsidRDefault="003E31DB" w:rsidP="00DC525D">
      <w:pPr>
        <w:jc w:val="center"/>
        <w:rPr>
          <w:b/>
          <w:bCs/>
          <w:sz w:val="18"/>
          <w:szCs w:val="20"/>
        </w:rPr>
      </w:pPr>
    </w:p>
    <w:p w14:paraId="026F86A1" w14:textId="0B8C87BD" w:rsidR="003E31DB" w:rsidRDefault="003E31DB" w:rsidP="00DC525D">
      <w:pPr>
        <w:jc w:val="center"/>
        <w:rPr>
          <w:b/>
          <w:bCs/>
          <w:sz w:val="18"/>
          <w:szCs w:val="20"/>
        </w:rPr>
      </w:pPr>
    </w:p>
    <w:p w14:paraId="29400873" w14:textId="77777777" w:rsidR="003E31DB" w:rsidRDefault="003E31DB" w:rsidP="00DC525D">
      <w:pPr>
        <w:jc w:val="center"/>
        <w:rPr>
          <w:b/>
          <w:bCs/>
          <w:sz w:val="18"/>
          <w:szCs w:val="20"/>
        </w:rPr>
      </w:pPr>
    </w:p>
    <w:p w14:paraId="6FEC5D6E" w14:textId="180F2064" w:rsidR="003E31DB" w:rsidRDefault="003E31DB" w:rsidP="003E31DB">
      <w:pPr>
        <w:pStyle w:val="Ttulo3"/>
        <w:rPr>
          <w:ins w:id="187" w:author="DIEGO PÉREZ LAVARÍAS" w:date="2020-05-25T13:06:00Z"/>
        </w:rPr>
      </w:pPr>
      <w:bookmarkStart w:id="188" w:name="_Toc41474514"/>
      <w:r>
        <w:t>Tecnología wearable</w:t>
      </w:r>
      <w:bookmarkEnd w:id="188"/>
    </w:p>
    <w:p w14:paraId="175A6CE1" w14:textId="0F689BD3" w:rsidR="00140474" w:rsidRPr="00140474" w:rsidRDefault="00140474">
      <w:pPr>
        <w:pPrChange w:id="189" w:author="DIEGO PÉREZ LAVARÍAS" w:date="2020-05-25T13:06:00Z">
          <w:pPr>
            <w:pStyle w:val="Ttulo3"/>
          </w:pPr>
        </w:pPrChange>
      </w:pPr>
      <w:moveToRangeStart w:id="190" w:author="DIEGO PÉREZ LAVARÍAS" w:date="2020-05-25T13:07:00Z" w:name="move41304447"/>
      <w:r w:rsidRPr="00140474">
        <w:t>La tecnología wearable (“vestible”) trata de dispositivos electrónicos inteligentes incorporados a la vestimenta, como pueden ser accesorios, y que interactúan con el usuario y otros dispositivos.</w:t>
      </w:r>
      <w:moveToRangeEnd w:id="190"/>
    </w:p>
    <w:p w14:paraId="722947CA" w14:textId="438D1FF0" w:rsidR="003E31DB" w:rsidDel="00140474" w:rsidRDefault="003E31DB" w:rsidP="003E31DB">
      <w:pPr>
        <w:pStyle w:val="Ttulo3"/>
        <w:numPr>
          <w:ilvl w:val="0"/>
          <w:numId w:val="0"/>
        </w:numPr>
        <w:rPr>
          <w:moveFrom w:id="191" w:author="DIEGO PÉREZ LAVARÍAS" w:date="2020-05-25T13:07:00Z"/>
          <w:b w:val="0"/>
          <w:bCs w:val="0"/>
          <w:i w:val="0"/>
          <w:iCs/>
        </w:rPr>
      </w:pPr>
      <w:bookmarkStart w:id="192" w:name="_Toc40176298"/>
      <w:bookmarkStart w:id="193" w:name="_Toc40795231"/>
      <w:moveFromRangeStart w:id="194" w:author="DIEGO PÉREZ LAVARÍAS" w:date="2020-05-25T13:07:00Z" w:name="move41304447"/>
      <w:moveFrom w:id="195" w:author="DIEGO PÉREZ LAVARÍAS" w:date="2020-05-25T13:07:00Z">
        <w:r w:rsidDel="00140474">
          <w:rPr>
            <w:b w:val="0"/>
            <w:bCs w:val="0"/>
            <w:i w:val="0"/>
            <w:iCs/>
          </w:rPr>
          <w:t>La tecnología wearable (“vestible”) trata de dispositivos electrónicos inteligentes incorporados a la vestimenta, como pueden ser accesorios, y que interactúan con el usuario y otros dispositivos.</w:t>
        </w:r>
        <w:bookmarkEnd w:id="192"/>
        <w:bookmarkEnd w:id="193"/>
        <w:r w:rsidDel="00140474">
          <w:rPr>
            <w:b w:val="0"/>
            <w:bCs w:val="0"/>
            <w:i w:val="0"/>
            <w:iCs/>
          </w:rPr>
          <w:t xml:space="preserve"> </w:t>
        </w:r>
      </w:moveFrom>
    </w:p>
    <w:moveFromRangeEnd w:id="194"/>
    <w:p w14:paraId="34B410D0" w14:textId="77777777" w:rsidR="003E31DB" w:rsidRDefault="003E31DB" w:rsidP="003E31DB">
      <w:r>
        <w:t xml:space="preserve">Aunque su uso principal es el de la monitorización de actividades, esta tecnología tiene una variedad de aplicaciones que viene creciendo los últimos años, a la par que el campo de conocimiento que se tiene sobre ellos. </w:t>
      </w:r>
    </w:p>
    <w:p w14:paraId="7AF5BBEC" w14:textId="42536E2C" w:rsidR="003E31DB" w:rsidRDefault="003E31DB" w:rsidP="003E31DB">
      <w:r>
        <w:t>Su popularidad ha aumentado en los últimos tiempos</w:t>
      </w:r>
      <w:r w:rsidR="004D610C">
        <w:t xml:space="preserve"> y </w:t>
      </w:r>
      <w:r>
        <w:t>para mucha gente se han convertido en un dispositivo tan necesario como podría ser un teléfono móvil (algunos relojes realizan funciones incluso de llamadas y mensajería) y que resultan de gran ayuda en especial en el terreno deportivo, facilitando el acceso a sistemas de monitorización de la actividad deportiva y de magnitudes físicas como la frecuencia cardíaca, claves en análisis de rendimiento y estado físico.</w:t>
      </w:r>
    </w:p>
    <w:p w14:paraId="40374E10" w14:textId="77777777" w:rsidR="003E31DB" w:rsidRDefault="003E31DB" w:rsidP="003E31DB"/>
    <w:p w14:paraId="24BA8312" w14:textId="77777777" w:rsidR="003E31DB" w:rsidRDefault="003E31DB" w:rsidP="003E31DB">
      <w:r>
        <w:rPr>
          <w:noProof/>
        </w:rPr>
        <w:drawing>
          <wp:inline distT="0" distB="0" distL="0" distR="0" wp14:anchorId="76BEA79E" wp14:editId="0B31547C">
            <wp:extent cx="5400040" cy="4052570"/>
            <wp:effectExtent l="0" t="0" r="0" b="5080"/>
            <wp:docPr id="3" name="Imagen 3"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9.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4052570"/>
                    </a:xfrm>
                    <a:prstGeom prst="rect">
                      <a:avLst/>
                    </a:prstGeom>
                  </pic:spPr>
                </pic:pic>
              </a:graphicData>
            </a:graphic>
          </wp:inline>
        </w:drawing>
      </w:r>
    </w:p>
    <w:p w14:paraId="2243196A" w14:textId="6C2DBE63" w:rsidR="003E31DB" w:rsidRDefault="003E31DB" w:rsidP="003E31DB">
      <w:pPr>
        <w:jc w:val="center"/>
        <w:rPr>
          <w:b/>
          <w:bCs/>
          <w:sz w:val="18"/>
          <w:szCs w:val="20"/>
        </w:rPr>
      </w:pPr>
      <w:r>
        <w:rPr>
          <w:b/>
          <w:bCs/>
          <w:sz w:val="18"/>
          <w:szCs w:val="20"/>
        </w:rPr>
        <w:t xml:space="preserve">Figura 1.2. Porcentaje de penetración de wearables. </w:t>
      </w:r>
      <w:hyperlink w:anchor="_Bibliografía" w:history="1">
        <w:r w:rsidR="006F1E4F" w:rsidRPr="006F1E4F">
          <w:rPr>
            <w:rStyle w:val="Hipervnculo"/>
            <w:color w:val="000000" w:themeColor="text1"/>
            <w:sz w:val="18"/>
            <w:szCs w:val="20"/>
            <w:u w:val="none"/>
          </w:rPr>
          <w:t>(2)</w:t>
        </w:r>
      </w:hyperlink>
    </w:p>
    <w:p w14:paraId="736E0987" w14:textId="77777777" w:rsidR="003E31DB" w:rsidRDefault="003E31DB" w:rsidP="003E31DB"/>
    <w:p w14:paraId="5F706AD0" w14:textId="451E8422" w:rsidR="003E31DB" w:rsidRDefault="003E31DB" w:rsidP="003E31DB">
      <w:r>
        <w:t xml:space="preserve">Como podemos observar en la figura </w:t>
      </w:r>
      <w:r w:rsidR="004D610C">
        <w:t>1.2</w:t>
      </w:r>
      <w:r>
        <w:t xml:space="preserve">, el porcentaje de penetración de este tipo de dispositivos (porcentaje de gente que ha accedido a ellos, que posee uno al menos) rondaba ya el 30% en varios países en 2019, y con tendencia al alza. Esto hace que sea una tecnología muy interesante pero que está aún por descubrir en su mayor parte. Se puede decir que su papel está limitado, aunque tenga esta presencia emergente no se ha desarrollado del todo. </w:t>
      </w:r>
    </w:p>
    <w:p w14:paraId="6C65A507" w14:textId="311ECAFF" w:rsidR="003E31DB" w:rsidRDefault="003E31DB" w:rsidP="003E31DB">
      <w:r>
        <w:t xml:space="preserve">Según estos datos de la firma </w:t>
      </w:r>
      <w:r w:rsidRPr="007F29BE">
        <w:rPr>
          <w:i/>
          <w:iCs/>
        </w:rPr>
        <w:t>GlobalData</w:t>
      </w:r>
      <w:r>
        <w:t xml:space="preserve">, esta tecnología aporta </w:t>
      </w:r>
      <w:r w:rsidR="004D610C">
        <w:t>hoy en día</w:t>
      </w:r>
      <w:r>
        <w:t xml:space="preserve"> funcionalidades</w:t>
      </w:r>
      <w:r w:rsidR="004D610C">
        <w:t xml:space="preserve"> </w:t>
      </w:r>
      <w:r>
        <w:t>autónomas poco desarrolladas, pero en los próximos años se estima un crecimiento importante.</w:t>
      </w:r>
    </w:p>
    <w:p w14:paraId="03149929" w14:textId="68A8CDDA" w:rsidR="003E31DB" w:rsidRDefault="003E31DB" w:rsidP="003E31DB"/>
    <w:p w14:paraId="2EEE0B5F" w14:textId="77777777" w:rsidR="004D610C" w:rsidRDefault="004D610C" w:rsidP="003E31DB"/>
    <w:p w14:paraId="2C150A2B" w14:textId="2A080A98" w:rsidR="003E31DB" w:rsidRDefault="003E31DB" w:rsidP="003E31DB">
      <w:pPr>
        <w:jc w:val="center"/>
      </w:pPr>
      <w:r w:rsidRPr="003E31DB">
        <w:rPr>
          <w:noProof/>
        </w:rPr>
        <w:drawing>
          <wp:inline distT="0" distB="0" distL="0" distR="0" wp14:anchorId="0FEA2DFC" wp14:editId="1AF0FC34">
            <wp:extent cx="4067175" cy="345595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9059" cy="3466049"/>
                    </a:xfrm>
                    <a:prstGeom prst="rect">
                      <a:avLst/>
                    </a:prstGeom>
                  </pic:spPr>
                </pic:pic>
              </a:graphicData>
            </a:graphic>
          </wp:inline>
        </w:drawing>
      </w:r>
    </w:p>
    <w:p w14:paraId="118B296F" w14:textId="07DB1EED" w:rsidR="003E31DB" w:rsidRPr="003E31DB" w:rsidRDefault="003E31DB" w:rsidP="003E31DB">
      <w:pPr>
        <w:jc w:val="center"/>
        <w:rPr>
          <w:sz w:val="18"/>
          <w:szCs w:val="20"/>
        </w:rPr>
      </w:pPr>
      <w:r>
        <w:rPr>
          <w:b/>
          <w:bCs/>
          <w:sz w:val="18"/>
          <w:szCs w:val="20"/>
        </w:rPr>
        <w:t xml:space="preserve">Figura 1.3. Previsión de ingresos por venta de wearables (2018-2023). </w:t>
      </w:r>
      <w:hyperlink w:anchor="_Bibliografía" w:history="1">
        <w:r w:rsidRPr="006F1E4F">
          <w:rPr>
            <w:rStyle w:val="Hipervnculo"/>
            <w:color w:val="000000" w:themeColor="text1"/>
            <w:sz w:val="18"/>
            <w:szCs w:val="20"/>
            <w:u w:val="none"/>
          </w:rPr>
          <w:t>(3)</w:t>
        </w:r>
      </w:hyperlink>
    </w:p>
    <w:p w14:paraId="67692DB6" w14:textId="055E6FC8" w:rsidR="003E31DB" w:rsidRDefault="003E31DB" w:rsidP="003E31DB"/>
    <w:p w14:paraId="12F308A7" w14:textId="063359BC" w:rsidR="004D610C" w:rsidRDefault="004D610C" w:rsidP="003E31DB">
      <w:r>
        <w:t>Como se aprecia en la figura 1.3, se cerró 2019 con unos ingresos de alrededor de 22.000 millones de dólares por venta de dispositivos wearables. Si bien este estudio es previo a la pandemia de 2020, se cree que se puede mantener el crecimiento de ingresos, que se estimaba podría superar los 50.000 millones de dólares en el año 2023.</w:t>
      </w:r>
    </w:p>
    <w:p w14:paraId="7B062509" w14:textId="45385A73" w:rsidR="004D610C" w:rsidRDefault="004D610C" w:rsidP="003E31DB">
      <w:r>
        <w:t xml:space="preserve">En este crecimiento tendrán un papel protagonista los </w:t>
      </w:r>
      <w:r>
        <w:rPr>
          <w:i/>
          <w:iCs/>
        </w:rPr>
        <w:t>smartwatches</w:t>
      </w:r>
      <w:r>
        <w:t xml:space="preserve">, que aportarán gran parte de estos ingresos, según indica también este informe. </w:t>
      </w:r>
    </w:p>
    <w:p w14:paraId="1DF2B64F" w14:textId="438F39CA" w:rsidR="004D610C" w:rsidRPr="004D610C" w:rsidRDefault="004D610C" w:rsidP="003E31DB">
      <w:r>
        <w:t xml:space="preserve">Esta es la otra razón por la que he elegido este tema para realizar mi trabajo de fin de grado, me gusta estar informado acerca de las nuevas tecnologías y desde hace un tiempo considero los </w:t>
      </w:r>
      <w:r>
        <w:rPr>
          <w:i/>
          <w:iCs/>
        </w:rPr>
        <w:t xml:space="preserve">wearables </w:t>
      </w:r>
      <w:r>
        <w:t>como una tecnología que será muy importante en el futuro.</w:t>
      </w:r>
    </w:p>
    <w:p w14:paraId="5C762F46" w14:textId="77777777" w:rsidR="003E31DB" w:rsidRPr="003E31DB" w:rsidRDefault="003E31DB" w:rsidP="003E31DB"/>
    <w:p w14:paraId="44C21D5D" w14:textId="77777777" w:rsidR="00A009AC" w:rsidRPr="00DC525D" w:rsidRDefault="00A009AC" w:rsidP="00DC525D">
      <w:pPr>
        <w:jc w:val="center"/>
        <w:rPr>
          <w:b/>
          <w:bCs/>
          <w:sz w:val="18"/>
          <w:szCs w:val="20"/>
        </w:rPr>
      </w:pPr>
    </w:p>
    <w:p w14:paraId="79AD64C9" w14:textId="76CF9A95" w:rsidR="00BD2165" w:rsidRDefault="00BD2165" w:rsidP="00BD2165">
      <w:pPr>
        <w:pStyle w:val="Ttulo2"/>
      </w:pPr>
      <w:bookmarkStart w:id="196" w:name="_Toc41474515"/>
      <w:r>
        <w:t>Objetivos</w:t>
      </w:r>
      <w:bookmarkEnd w:id="196"/>
    </w:p>
    <w:p w14:paraId="67980556" w14:textId="4B936F42" w:rsidR="00DA62EF" w:rsidRDefault="00CF6273" w:rsidP="00103257">
      <w:r>
        <w:t xml:space="preserve">El </w:t>
      </w:r>
      <w:r w:rsidR="00173B82">
        <w:t xml:space="preserve">principal </w:t>
      </w:r>
      <w:r>
        <w:t>objetivo de este trabajo de fin de grado es desarrollar una aplicación en Android que nos permita monitorizar la técnica en el deporte de raqueta realizado</w:t>
      </w:r>
      <w:r w:rsidR="00173B82">
        <w:t xml:space="preserve"> para conseguir una mejora de rendimiento y prevención de lesiones en la práctica.</w:t>
      </w:r>
    </w:p>
    <w:p w14:paraId="01450DC1" w14:textId="7977B2F7" w:rsidR="00CF6273" w:rsidRDefault="00CF6273" w:rsidP="00103257">
      <w:r>
        <w:t xml:space="preserve">Para ello, se empezará por escoger el dispositivo wearable que se adapte mejor a las necesidades del trabajo o que podamos modificar para conseguir dicha adaptación. </w:t>
      </w:r>
      <w:r w:rsidR="00173B82">
        <w:t>Este dispositivo tendrá que permitirnos tomar muestras que puedan ser analizadas para medir los golpes que efectúe el usuario. También habrá que familiarizarse con las funcionalidades de los sensores integrados.</w:t>
      </w:r>
    </w:p>
    <w:p w14:paraId="09A693A5" w14:textId="77777777" w:rsidR="0039754B" w:rsidRDefault="0039754B" w:rsidP="00103257"/>
    <w:p w14:paraId="0019B415" w14:textId="52C9253E" w:rsidR="00A009AC" w:rsidRDefault="00A009AC" w:rsidP="00103257">
      <w:r>
        <w:t xml:space="preserve">Otra parte </w:t>
      </w:r>
      <w:r w:rsidR="00665D12">
        <w:t xml:space="preserve">de ese objetivo será conocer y entender el protocolo por el cual se conectan el dispositivo wearable y el smartphone con el que manejaremos la app. </w:t>
      </w:r>
    </w:p>
    <w:p w14:paraId="45EA477A" w14:textId="77777777" w:rsidR="004D610C" w:rsidRDefault="004D610C" w:rsidP="00103257"/>
    <w:p w14:paraId="6B4EF298" w14:textId="77777777" w:rsidR="004D610C" w:rsidRDefault="004D610C" w:rsidP="00103257"/>
    <w:p w14:paraId="5E635306" w14:textId="49470870" w:rsidR="00173B82" w:rsidRDefault="00173B82" w:rsidP="00103257">
      <w:r>
        <w:t>El siguiente objetivo será la implementación de los algoritmos adecuados para la medida precisa de las magnitudes físicas que nos interesan, que serán las que nos aporten los sensores</w:t>
      </w:r>
      <w:r w:rsidR="004D610C">
        <w:t xml:space="preserve"> de medida inercial</w:t>
      </w:r>
      <w:r>
        <w:t xml:space="preserve"> del dispositivo: acelerómetro, giroscopio y magnetómetro.</w:t>
      </w:r>
      <w:r w:rsidR="00A009AC">
        <w:t xml:space="preserve"> El siguiente paso tras medir estas magnitudes físicas será trabajar con ellas</w:t>
      </w:r>
      <w:r w:rsidR="00665D12">
        <w:t xml:space="preserve"> para obtener mejores medidas que se puedan relacionar con la calidad de la actividad física realizada, en este caso los golpes que registre el usuario.</w:t>
      </w:r>
    </w:p>
    <w:p w14:paraId="02243254" w14:textId="0AC44FD0" w:rsidR="00665D12" w:rsidRDefault="00665D12" w:rsidP="00103257">
      <w:r>
        <w:t>Con esto, se llevará a cabo el desarrollo de la aplicación cumpliendo todos estos pasos y añadiendo funcionalidades básicas que permitan su uso sin dificultad, como puede ser un sistema de usuarios y ayudas gráficas. Todas las funcionalidades que se implementen se explicarán con detalle dentro del apartado tal.</w:t>
      </w:r>
    </w:p>
    <w:p w14:paraId="53ACC72A" w14:textId="5EEA04DB" w:rsidR="005B6449" w:rsidRPr="005B6449" w:rsidRDefault="005B6449" w:rsidP="0039754B">
      <w:pPr>
        <w:pStyle w:val="Ttulo2"/>
        <w:numPr>
          <w:ilvl w:val="0"/>
          <w:numId w:val="0"/>
        </w:numPr>
        <w:ind w:left="576"/>
      </w:pPr>
    </w:p>
    <w:p w14:paraId="6B4F3E9D" w14:textId="5A4BF04F" w:rsidR="00FB3EC4" w:rsidRDefault="004D610C" w:rsidP="00FB3EC4">
      <w:pPr>
        <w:pStyle w:val="Ttulo2"/>
      </w:pPr>
      <w:bookmarkStart w:id="197" w:name="_Toc41474516"/>
      <w:r>
        <w:t>Metodología</w:t>
      </w:r>
      <w:bookmarkEnd w:id="197"/>
    </w:p>
    <w:p w14:paraId="2E18772E" w14:textId="77777777" w:rsidR="00FB3EC4" w:rsidRPr="00103257" w:rsidRDefault="00FB3EC4" w:rsidP="00103257"/>
    <w:p w14:paraId="55BB5B5D" w14:textId="064231DD" w:rsidR="00763B6A" w:rsidRDefault="0039754B" w:rsidP="008305DD">
      <w:pPr>
        <w:pStyle w:val="Ttulo1"/>
        <w:rPr>
          <w:ins w:id="198" w:author="DIEGO PÉREZ LAVARÍAS" w:date="2020-05-25T13:05:00Z"/>
        </w:rPr>
      </w:pPr>
      <w:bookmarkStart w:id="199" w:name="_Toc41474517"/>
      <w:r>
        <w:lastRenderedPageBreak/>
        <w:t>Identificación y análisis de posibles soluciones</w:t>
      </w:r>
      <w:bookmarkEnd w:id="199"/>
    </w:p>
    <w:p w14:paraId="347F94F2" w14:textId="4E56E589" w:rsidR="00D71FF3" w:rsidRPr="00D71FF3" w:rsidRDefault="00D71FF3">
      <w:pPr>
        <w:pPrChange w:id="200" w:author="DIEGO PÉREZ LAVARÍAS" w:date="2020-05-25T13:06:00Z">
          <w:pPr>
            <w:pStyle w:val="Ttulo1"/>
          </w:pPr>
        </w:pPrChange>
      </w:pPr>
      <w:ins w:id="201" w:author="DIEGO PÉREZ LAVARÍAS" w:date="2020-05-25T13:06:00Z">
        <w:r w:rsidRPr="00D71FF3">
          <w:t>En este capítulo se analizará las distintas soluciones con las que se podría llevar a cabo el proyecto, tanto de hardware como de software. Se explicarán diferentes herramientas existentes que se podrían utilizar, comparando sus ventajas y sus desventajas.</w:t>
        </w:r>
      </w:ins>
    </w:p>
    <w:p w14:paraId="23B04688" w14:textId="590870C9" w:rsidR="00692717" w:rsidRPr="00692717" w:rsidDel="00D71FF3" w:rsidRDefault="00692717" w:rsidP="00692717">
      <w:pPr>
        <w:pStyle w:val="Ttulo2"/>
        <w:numPr>
          <w:ilvl w:val="0"/>
          <w:numId w:val="0"/>
        </w:numPr>
        <w:rPr>
          <w:moveFrom w:id="202" w:author="DIEGO PÉREZ LAVARÍAS" w:date="2020-05-25T13:05:00Z"/>
          <w:b w:val="0"/>
          <w:bCs w:val="0"/>
          <w:sz w:val="22"/>
          <w:szCs w:val="22"/>
        </w:rPr>
      </w:pPr>
      <w:bookmarkStart w:id="203" w:name="_Toc40176302"/>
      <w:bookmarkStart w:id="204" w:name="_Toc40795235"/>
      <w:bookmarkStart w:id="205" w:name="_Toc41304329"/>
      <w:moveFromRangeStart w:id="206" w:author="DIEGO PÉREZ LAVARÍAS" w:date="2020-05-25T13:05:00Z" w:name="move41304357"/>
      <w:moveFrom w:id="207" w:author="DIEGO PÉREZ LAVARÍAS" w:date="2020-05-25T13:05:00Z">
        <w:r w:rsidDel="00D71FF3">
          <w:rPr>
            <w:b w:val="0"/>
            <w:bCs w:val="0"/>
            <w:sz w:val="22"/>
            <w:szCs w:val="22"/>
          </w:rPr>
          <w:t>En este capítulo se analizará las distintas soluciones con las que se podría llevar a cabo el proyecto, tanto de hardware como de software. Se explicarán diferentes herramientas existentes que se podrían utilizar, comparando sus ventajas y sus desventajas.</w:t>
        </w:r>
        <w:bookmarkEnd w:id="203"/>
        <w:bookmarkEnd w:id="204"/>
        <w:bookmarkEnd w:id="205"/>
      </w:moveFrom>
    </w:p>
    <w:moveFromRangeEnd w:id="206"/>
    <w:p w14:paraId="3BE80AAC" w14:textId="41E334D9" w:rsidR="00D71FF3" w:rsidRPr="00692717" w:rsidDel="00D71FF3" w:rsidRDefault="00D71FF3" w:rsidP="00D71FF3">
      <w:pPr>
        <w:pStyle w:val="Ttulo2"/>
        <w:numPr>
          <w:ilvl w:val="0"/>
          <w:numId w:val="0"/>
        </w:numPr>
        <w:rPr>
          <w:del w:id="208" w:author="DIEGO PÉREZ LAVARÍAS" w:date="2020-05-25T13:05:00Z"/>
          <w:moveTo w:id="209" w:author="DIEGO PÉREZ LAVARÍAS" w:date="2020-05-25T13:05:00Z"/>
          <w:b w:val="0"/>
          <w:bCs w:val="0"/>
          <w:sz w:val="22"/>
          <w:szCs w:val="22"/>
        </w:rPr>
      </w:pPr>
      <w:moveToRangeStart w:id="210" w:author="DIEGO PÉREZ LAVARÍAS" w:date="2020-05-25T13:05:00Z" w:name="move41304357"/>
      <w:moveTo w:id="211" w:author="DIEGO PÉREZ LAVARÍAS" w:date="2020-05-25T13:05:00Z">
        <w:del w:id="212" w:author="DIEGO PÉREZ LAVARÍAS" w:date="2020-05-25T13:05:00Z">
          <w:r w:rsidDel="00D71FF3">
            <w:rPr>
              <w:b w:val="0"/>
              <w:bCs w:val="0"/>
              <w:sz w:val="22"/>
              <w:szCs w:val="22"/>
            </w:rPr>
            <w:delText>En este capítulo se analizará las distintas soluciones con las que se podría llevar a cabo el proyecto, tanto de hardware como de software. Se explicarán diferentes herramientas existentes que se podrían utilizar, comparando sus ventajas y sus desventajas.</w:delText>
          </w:r>
        </w:del>
      </w:moveTo>
    </w:p>
    <w:moveToRangeEnd w:id="210"/>
    <w:p w14:paraId="504C7C59" w14:textId="59A99F7F" w:rsidR="00692717" w:rsidRPr="00692717" w:rsidRDefault="00692717">
      <w:pPr>
        <w:pPrChange w:id="213" w:author="DIEGO PÉREZ LAVARÍAS" w:date="2020-05-25T13:05:00Z">
          <w:pPr>
            <w:pStyle w:val="Ttulo2"/>
            <w:numPr>
              <w:ilvl w:val="0"/>
              <w:numId w:val="0"/>
            </w:numPr>
            <w:ind w:left="0" w:firstLine="0"/>
          </w:pPr>
        </w:pPrChange>
      </w:pPr>
    </w:p>
    <w:p w14:paraId="1A0CF27A" w14:textId="3E65A809" w:rsidR="00692717" w:rsidRDefault="00692717" w:rsidP="00692717">
      <w:pPr>
        <w:pStyle w:val="Ttulo2"/>
        <w:rPr>
          <w:i/>
          <w:iCs/>
        </w:rPr>
      </w:pPr>
      <w:bookmarkStart w:id="214" w:name="_Toc41474518"/>
      <w:r>
        <w:t>Posibles soluciones hardware</w:t>
      </w:r>
      <w:bookmarkEnd w:id="214"/>
    </w:p>
    <w:p w14:paraId="0037827A" w14:textId="2A4E8086" w:rsidR="00E504F9" w:rsidRDefault="00E504F9" w:rsidP="00E504F9"/>
    <w:p w14:paraId="20A55E43" w14:textId="2C6F093B" w:rsidR="00E504F9" w:rsidRDefault="00E504F9" w:rsidP="00E504F9">
      <w:r>
        <w:t xml:space="preserve">A continuación se presentarán los </w:t>
      </w:r>
      <w:r>
        <w:rPr>
          <w:i/>
          <w:iCs/>
        </w:rPr>
        <w:t xml:space="preserve">wearables </w:t>
      </w:r>
      <w:r>
        <w:t>disponibles para participar en este proyecto.</w:t>
      </w:r>
      <w:r w:rsidR="009E4FC4">
        <w:t xml:space="preserve"> Se estudiarán sus componentes, con especial énfasis en su conectividad y en su</w:t>
      </w:r>
      <w:ins w:id="215" w:author="DIEGO PÉREZ LAVARÍAS" w:date="2020-05-19T15:45:00Z">
        <w:r w:rsidR="007303E4">
          <w:t xml:space="preserve">s módulos de </w:t>
        </w:r>
      </w:ins>
      <w:del w:id="216" w:author="DIEGO PÉREZ LAVARÍAS" w:date="2020-05-19T15:45:00Z">
        <w:r w:rsidR="009E4FC4" w:rsidDel="007303E4">
          <w:delText xml:space="preserve"> Unidad de Medida Inercial o IMU, que incluye los </w:delText>
        </w:r>
      </w:del>
      <w:r w:rsidR="009E4FC4">
        <w:t>sensores de acelerómetro, giroscopio y magnetómetro.</w:t>
      </w:r>
    </w:p>
    <w:p w14:paraId="30911DAB" w14:textId="76B0A51D" w:rsidR="009E4FC4" w:rsidDel="00D71FF3" w:rsidRDefault="007303E4" w:rsidP="00E504F9">
      <w:pPr>
        <w:rPr>
          <w:del w:id="217" w:author="DIEGO PÉREZ LAVARÍAS" w:date="2020-05-19T15:45:00Z"/>
        </w:rPr>
      </w:pPr>
      <w:ins w:id="218" w:author="DIEGO PÉREZ LAVARÍAS" w:date="2020-05-19T15:45:00Z">
        <w:r>
          <w:t xml:space="preserve">Se realiza una comparación entre </w:t>
        </w:r>
      </w:ins>
      <w:ins w:id="219" w:author="DIEGO PÉREZ LAVARÍAS" w:date="2020-05-19T15:46:00Z">
        <w:r>
          <w:t>estos diferentes dispositivos.</w:t>
        </w:r>
      </w:ins>
      <w:del w:id="220" w:author="DIEGO PÉREZ LAVARÍAS" w:date="2020-05-19T15:45:00Z">
        <w:r w:rsidR="009E4FC4" w:rsidDel="007303E4">
          <w:delText>Tabla comparativa después.</w:delText>
        </w:r>
      </w:del>
    </w:p>
    <w:p w14:paraId="71BB3C66" w14:textId="77777777" w:rsidR="00D71FF3" w:rsidRDefault="00D71FF3" w:rsidP="00E504F9">
      <w:pPr>
        <w:rPr>
          <w:ins w:id="221" w:author="DIEGO PÉREZ LAVARÍAS" w:date="2020-05-25T13:06:00Z"/>
        </w:rPr>
      </w:pPr>
    </w:p>
    <w:p w14:paraId="123FF839" w14:textId="3B22500A" w:rsidR="008E6C10" w:rsidRDefault="008E6C10" w:rsidP="00E504F9"/>
    <w:p w14:paraId="22C68158" w14:textId="35136201" w:rsidR="008E6C10" w:rsidRDefault="008E6C10" w:rsidP="008E6C10">
      <w:pPr>
        <w:pStyle w:val="Ttulo3"/>
      </w:pPr>
      <w:bookmarkStart w:id="222" w:name="_Toc41474519"/>
      <w:r>
        <w:t>MIKROE-2026 (Hexiwear)</w:t>
      </w:r>
      <w:bookmarkEnd w:id="222"/>
    </w:p>
    <w:p w14:paraId="73A83063" w14:textId="6EFCB4DB" w:rsidR="00E61CFB" w:rsidRDefault="00E61CFB" w:rsidP="00E61CFB">
      <w:r>
        <w:t xml:space="preserve">El dispositivo de MikroElectronika MIKROE-2026 o Hexiwear </w:t>
      </w:r>
      <w:hyperlink w:anchor="_Bibliografía" w:history="1">
        <w:r w:rsidRPr="006F1E4F">
          <w:rPr>
            <w:rStyle w:val="Hipervnculo"/>
            <w:color w:val="000000" w:themeColor="text1"/>
            <w:sz w:val="18"/>
            <w:szCs w:val="18"/>
            <w:u w:val="none"/>
          </w:rPr>
          <w:t>(4)</w:t>
        </w:r>
      </w:hyperlink>
      <w:r>
        <w:t xml:space="preserve"> es un smartwatch con formato de kit de desarrollo. Ofrece la posibilidad de crear un dispositivo portátil propio compatible con aplicaciones de móvil. Consta de pantalla OLED de 1.1 pulgadas con 6 botones capacitivos. Conexión Micro USB-B para cargar la batería y para desarrollo del software del dispositivo. Su peso es de 40 gramos.</w:t>
      </w:r>
    </w:p>
    <w:p w14:paraId="140A6E06" w14:textId="1B2F4F63" w:rsidR="008E6C10" w:rsidRDefault="00E61CFB" w:rsidP="00E61CFB">
      <w:r>
        <w:t xml:space="preserve">Contiene sensores de frecuencia cardíaca, temperatura, humedad, presión, luz ambiental y </w:t>
      </w:r>
      <w:del w:id="223" w:author="DIEGO PÉREZ LAVARÍAS" w:date="2020-05-19T15:46:00Z">
        <w:r w:rsidDel="006358E5">
          <w:delText>una unidad de medida inercial (IMU).</w:delText>
        </w:r>
      </w:del>
      <w:ins w:id="224" w:author="DIEGO PÉREZ LAVARÍAS" w:date="2020-05-19T15:46:00Z">
        <w:r w:rsidR="006358E5">
          <w:t>medida de orientación.</w:t>
        </w:r>
      </w:ins>
    </w:p>
    <w:p w14:paraId="3E46B5F0" w14:textId="4CBA4920" w:rsidR="00E61CFB" w:rsidRDefault="00E61CFB" w:rsidP="00E61CFB">
      <w:pPr>
        <w:jc w:val="center"/>
      </w:pPr>
      <w:r>
        <w:rPr>
          <w:noProof/>
        </w:rPr>
        <w:drawing>
          <wp:inline distT="0" distB="0" distL="0" distR="0" wp14:anchorId="6324B4F3" wp14:editId="11E23EAA">
            <wp:extent cx="2950845" cy="2646045"/>
            <wp:effectExtent l="0" t="0" r="190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0845" cy="2646045"/>
                    </a:xfrm>
                    <a:prstGeom prst="rect">
                      <a:avLst/>
                    </a:prstGeom>
                    <a:noFill/>
                  </pic:spPr>
                </pic:pic>
              </a:graphicData>
            </a:graphic>
          </wp:inline>
        </w:drawing>
      </w:r>
    </w:p>
    <w:p w14:paraId="219437CE" w14:textId="7855C717" w:rsidR="00E61CFB" w:rsidRDefault="00E61CFB" w:rsidP="00E61CFB">
      <w:pPr>
        <w:jc w:val="center"/>
        <w:rPr>
          <w:b/>
          <w:bCs/>
          <w:sz w:val="18"/>
          <w:szCs w:val="18"/>
        </w:rPr>
      </w:pPr>
      <w:r>
        <w:rPr>
          <w:b/>
          <w:bCs/>
          <w:sz w:val="18"/>
          <w:szCs w:val="18"/>
        </w:rPr>
        <w:t>Figura 2.1. Dispositivo Hexiwear MIKROE-2026</w:t>
      </w:r>
    </w:p>
    <w:p w14:paraId="0DC3BC10" w14:textId="2EDBF8B3" w:rsidR="00E61CFB" w:rsidRDefault="00E61CFB" w:rsidP="00E61CFB">
      <w:pPr>
        <w:jc w:val="left"/>
        <w:rPr>
          <w:szCs w:val="22"/>
        </w:rPr>
      </w:pPr>
    </w:p>
    <w:p w14:paraId="139B35E3" w14:textId="6FAE75A1" w:rsidR="00E61CFB" w:rsidRPr="00E61CFB" w:rsidRDefault="00E61CFB" w:rsidP="00E61CFB">
      <w:pPr>
        <w:jc w:val="left"/>
        <w:rPr>
          <w:szCs w:val="22"/>
        </w:rPr>
      </w:pPr>
      <w:r w:rsidRPr="00E61CFB">
        <w:rPr>
          <w:szCs w:val="22"/>
        </w:rPr>
        <w:t xml:space="preserve">El procesador que integra este dispositivo es un NXP-Kinetis K64 MCU </w:t>
      </w:r>
      <w:r w:rsidRPr="00E61CFB">
        <w:rPr>
          <w:sz w:val="18"/>
          <w:szCs w:val="18"/>
        </w:rPr>
        <w:t>(</w:t>
      </w:r>
      <w:r>
        <w:rPr>
          <w:sz w:val="18"/>
          <w:szCs w:val="18"/>
        </w:rPr>
        <w:t>5</w:t>
      </w:r>
      <w:r w:rsidRPr="00E61CFB">
        <w:rPr>
          <w:sz w:val="18"/>
          <w:szCs w:val="18"/>
        </w:rPr>
        <w:t>)</w:t>
      </w:r>
      <w:r w:rsidRPr="00E61CFB">
        <w:rPr>
          <w:szCs w:val="22"/>
        </w:rPr>
        <w:t>, basado en un ARM Cortex-M4:</w:t>
      </w:r>
    </w:p>
    <w:p w14:paraId="446F1078" w14:textId="77777777" w:rsidR="00E61CFB" w:rsidRPr="00E61CFB" w:rsidRDefault="00E61CFB" w:rsidP="00E61CFB">
      <w:pPr>
        <w:jc w:val="left"/>
        <w:rPr>
          <w:szCs w:val="22"/>
        </w:rPr>
      </w:pPr>
      <w:r w:rsidRPr="00E61CFB">
        <w:rPr>
          <w:szCs w:val="22"/>
        </w:rPr>
        <w:t>-</w:t>
      </w:r>
      <w:r w:rsidRPr="00E61CFB">
        <w:rPr>
          <w:szCs w:val="22"/>
        </w:rPr>
        <w:tab/>
        <w:t>Velocidad de reloj de hasta 120 MHz.</w:t>
      </w:r>
    </w:p>
    <w:p w14:paraId="73D79E9D" w14:textId="77777777" w:rsidR="00E61CFB" w:rsidRPr="00E61CFB" w:rsidRDefault="00E61CFB" w:rsidP="00E61CFB">
      <w:pPr>
        <w:jc w:val="left"/>
        <w:rPr>
          <w:szCs w:val="22"/>
        </w:rPr>
      </w:pPr>
      <w:r w:rsidRPr="00E61CFB">
        <w:rPr>
          <w:szCs w:val="22"/>
        </w:rPr>
        <w:t>-</w:t>
      </w:r>
      <w:r w:rsidRPr="00E61CFB">
        <w:rPr>
          <w:szCs w:val="22"/>
        </w:rPr>
        <w:tab/>
        <w:t>Memoria SRAM de 256 KB.</w:t>
      </w:r>
    </w:p>
    <w:p w14:paraId="31ECD0C4" w14:textId="77777777" w:rsidR="00E61CFB" w:rsidRPr="00E61CFB" w:rsidRDefault="00E61CFB" w:rsidP="00E61CFB">
      <w:pPr>
        <w:jc w:val="left"/>
        <w:rPr>
          <w:szCs w:val="22"/>
        </w:rPr>
      </w:pPr>
      <w:r w:rsidRPr="00E61CFB">
        <w:rPr>
          <w:szCs w:val="22"/>
        </w:rPr>
        <w:t>-</w:t>
      </w:r>
      <w:r w:rsidRPr="00E61CFB">
        <w:rPr>
          <w:szCs w:val="22"/>
        </w:rPr>
        <w:tab/>
        <w:t>Memoria flash de 1 MB.</w:t>
      </w:r>
    </w:p>
    <w:p w14:paraId="6511C00C" w14:textId="1A4E36DE" w:rsidR="00E61CFB" w:rsidRPr="00E61CFB" w:rsidRDefault="00E61CFB" w:rsidP="00E61CFB">
      <w:pPr>
        <w:jc w:val="left"/>
        <w:rPr>
          <w:szCs w:val="22"/>
        </w:rPr>
      </w:pPr>
      <w:r w:rsidRPr="00E61CFB">
        <w:rPr>
          <w:szCs w:val="22"/>
        </w:rPr>
        <w:lastRenderedPageBreak/>
        <w:t xml:space="preserve">Para la comunicación, incorpora un procesador NXP-Kinetis KW4x </w:t>
      </w:r>
      <w:r w:rsidRPr="00E61CFB">
        <w:rPr>
          <w:sz w:val="18"/>
          <w:szCs w:val="18"/>
        </w:rPr>
        <w:t>(5)</w:t>
      </w:r>
      <w:r w:rsidRPr="00E61CFB">
        <w:rPr>
          <w:szCs w:val="22"/>
        </w:rPr>
        <w:t>, basado en un ARM Cortex-M0+ y que proporciona conectividad BLE (Bluetooth Low Energy).</w:t>
      </w:r>
    </w:p>
    <w:p w14:paraId="75018C2F" w14:textId="77BB0396" w:rsidR="00E61CFB" w:rsidRPr="00E61CFB" w:rsidRDefault="00E61CFB" w:rsidP="00E61CFB">
      <w:pPr>
        <w:jc w:val="left"/>
        <w:rPr>
          <w:szCs w:val="22"/>
        </w:rPr>
      </w:pPr>
      <w:r w:rsidRPr="00E61CFB">
        <w:rPr>
          <w:szCs w:val="22"/>
        </w:rPr>
        <w:t xml:space="preserve">En cuanto a </w:t>
      </w:r>
      <w:ins w:id="225" w:author="DIEGO PÉREZ LAVARÍAS" w:date="2020-05-19T15:46:00Z">
        <w:r w:rsidR="006358E5">
          <w:rPr>
            <w:szCs w:val="22"/>
          </w:rPr>
          <w:t>los sensores que nos interesan para nuestro proyecto</w:t>
        </w:r>
      </w:ins>
      <w:del w:id="226" w:author="DIEGO PÉREZ LAVARÍAS" w:date="2020-05-19T15:46:00Z">
        <w:r w:rsidRPr="00E61CFB" w:rsidDel="006358E5">
          <w:rPr>
            <w:szCs w:val="22"/>
          </w:rPr>
          <w:delText>su IMU</w:delText>
        </w:r>
      </w:del>
      <w:r w:rsidRPr="00E61CFB">
        <w:rPr>
          <w:szCs w:val="22"/>
        </w:rPr>
        <w:t xml:space="preserve">, tiene dos apartados: por una parte el FXOS8700CQ, que integra acelerómetro y magnetómetro, y por otra el FXAS21002, que proporciona medidas del giróscopo. Ambos proporcionados por NXP </w:t>
      </w:r>
      <w:r w:rsidRPr="00E61CFB">
        <w:rPr>
          <w:sz w:val="18"/>
          <w:szCs w:val="18"/>
        </w:rPr>
        <w:t>(5).</w:t>
      </w:r>
    </w:p>
    <w:p w14:paraId="576BE2A1" w14:textId="77777777" w:rsidR="00E61CFB" w:rsidRPr="00E61CFB" w:rsidRDefault="00E61CFB" w:rsidP="00E61CFB">
      <w:pPr>
        <w:jc w:val="left"/>
        <w:rPr>
          <w:szCs w:val="22"/>
        </w:rPr>
      </w:pPr>
      <w:r w:rsidRPr="00E61CFB">
        <w:rPr>
          <w:szCs w:val="22"/>
        </w:rPr>
        <w:t xml:space="preserve">Como dato interesante, el desarrollo de este dispositivo se llevó a cabo gracias a un proceso de crowdfunding y es un proyecto de código libre. </w:t>
      </w:r>
    </w:p>
    <w:p w14:paraId="7563D866" w14:textId="1271B7AB" w:rsidR="007F29BE" w:rsidRDefault="007F29BE" w:rsidP="008E6C10"/>
    <w:p w14:paraId="0A3906FC" w14:textId="1C391243" w:rsidR="0029141B" w:rsidRDefault="007F29BE" w:rsidP="0029141B">
      <w:pPr>
        <w:pStyle w:val="Ttulo3"/>
      </w:pPr>
      <w:bookmarkStart w:id="227" w:name="_Toc41474520"/>
      <w:r>
        <w:t>SensorTag CC1350</w:t>
      </w:r>
      <w:r w:rsidR="00C41088">
        <w:t>STK</w:t>
      </w:r>
      <w:r w:rsidR="00A324AA">
        <w:t xml:space="preserve"> EU</w:t>
      </w:r>
      <w:bookmarkEnd w:id="227"/>
    </w:p>
    <w:p w14:paraId="219441D1" w14:textId="12EDE342" w:rsidR="0029141B" w:rsidRDefault="0029141B" w:rsidP="0029141B">
      <w:r>
        <w:t>S</w:t>
      </w:r>
      <w:r w:rsidRPr="0029141B">
        <w:t>e definen como un entorno de desarrollo fácil de usar con un set de herramientas amplio y común para todos los dispositivos, además de una duración de la batería muy buena.</w:t>
      </w:r>
    </w:p>
    <w:p w14:paraId="7F31C84A" w14:textId="77777777" w:rsidR="0029141B" w:rsidRDefault="0029141B" w:rsidP="0029141B">
      <w:r>
        <w:t>La idea es la de una familia de dispositivos de precio reducido, inalámbricos y con sensores de baja potencia, con los cuales llevar a cabo proyectos de medición de datos, automatización de sistemas del hogar, sistemas de seguridad y alarmas, sistemas de salud inalámbricos, etc.</w:t>
      </w:r>
    </w:p>
    <w:p w14:paraId="33DDB100" w14:textId="77777777" w:rsidR="0029141B" w:rsidRDefault="0029141B" w:rsidP="0029141B">
      <w:r>
        <w:t>Estas familias de dispositivos permiten la modificación del software mediante un pack de desarrollo que nos aporta el fabricante.</w:t>
      </w:r>
    </w:p>
    <w:p w14:paraId="5ADC190D" w14:textId="77777777" w:rsidR="0029141B" w:rsidRDefault="0029141B" w:rsidP="0029141B">
      <w:r>
        <w:t>Sus dimensiones son de 5 x 6.7 x 1.4 cm.</w:t>
      </w:r>
    </w:p>
    <w:p w14:paraId="4B341CEA" w14:textId="0C80FFBC" w:rsidR="0029141B" w:rsidRDefault="0029141B" w:rsidP="0029141B">
      <w:pPr>
        <w:jc w:val="center"/>
      </w:pPr>
      <w:r>
        <w:rPr>
          <w:noProof/>
        </w:rPr>
        <w:drawing>
          <wp:inline distT="0" distB="0" distL="0" distR="0" wp14:anchorId="25376C32" wp14:editId="71881455">
            <wp:extent cx="5400040" cy="23469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46960"/>
                    </a:xfrm>
                    <a:prstGeom prst="rect">
                      <a:avLst/>
                    </a:prstGeom>
                    <a:noFill/>
                    <a:ln>
                      <a:noFill/>
                    </a:ln>
                  </pic:spPr>
                </pic:pic>
              </a:graphicData>
            </a:graphic>
          </wp:inline>
        </w:drawing>
      </w:r>
    </w:p>
    <w:p w14:paraId="4BDF96B4" w14:textId="6C4869CA" w:rsidR="0029141B" w:rsidRPr="0029141B" w:rsidRDefault="0029141B" w:rsidP="0029141B">
      <w:pPr>
        <w:jc w:val="center"/>
        <w:rPr>
          <w:sz w:val="18"/>
          <w:szCs w:val="18"/>
        </w:rPr>
      </w:pPr>
      <w:r>
        <w:rPr>
          <w:b/>
          <w:bCs/>
          <w:sz w:val="18"/>
          <w:szCs w:val="18"/>
        </w:rPr>
        <w:t>Figura 2.2. Dispositiv</w:t>
      </w:r>
      <w:r w:rsidR="00A324AA">
        <w:rPr>
          <w:b/>
          <w:bCs/>
          <w:sz w:val="18"/>
          <w:szCs w:val="18"/>
        </w:rPr>
        <w:t>o</w:t>
      </w:r>
      <w:r>
        <w:rPr>
          <w:b/>
          <w:bCs/>
          <w:sz w:val="18"/>
          <w:szCs w:val="18"/>
        </w:rPr>
        <w:t xml:space="preserve"> </w:t>
      </w:r>
      <w:r w:rsidR="00C432CE">
        <w:rPr>
          <w:b/>
          <w:bCs/>
          <w:sz w:val="18"/>
          <w:szCs w:val="18"/>
        </w:rPr>
        <w:t xml:space="preserve">SensorTag </w:t>
      </w:r>
      <w:r>
        <w:rPr>
          <w:b/>
          <w:bCs/>
          <w:sz w:val="18"/>
          <w:szCs w:val="18"/>
        </w:rPr>
        <w:t xml:space="preserve">CC1350. </w:t>
      </w:r>
      <w:r>
        <w:rPr>
          <w:sz w:val="18"/>
          <w:szCs w:val="18"/>
        </w:rPr>
        <w:t>(6)</w:t>
      </w:r>
    </w:p>
    <w:p w14:paraId="00015EDB" w14:textId="12EDBB6A" w:rsidR="0029141B" w:rsidRDefault="0029141B" w:rsidP="0029141B"/>
    <w:p w14:paraId="14EFB69E" w14:textId="77777777" w:rsidR="000B5A97" w:rsidRDefault="000B5A97" w:rsidP="000B5A97">
      <w:r>
        <w:t>El microprocesador que incorporan está basado en un ARM Cortex-M3 de 32 bits:</w:t>
      </w:r>
    </w:p>
    <w:p w14:paraId="4B3D9008" w14:textId="7F614176" w:rsidR="000B5A97" w:rsidRDefault="00C432CE" w:rsidP="000B5A97">
      <w:r>
        <w:tab/>
      </w:r>
      <w:r w:rsidR="000B5A97">
        <w:t>-</w:t>
      </w:r>
      <w:r>
        <w:t xml:space="preserve"> </w:t>
      </w:r>
      <w:r w:rsidR="000B5A97">
        <w:t xml:space="preserve">Velocidad de reloj de hasta 48 MHz. </w:t>
      </w:r>
    </w:p>
    <w:p w14:paraId="13CB6B6F" w14:textId="4BC7E54E" w:rsidR="000B5A97" w:rsidRDefault="00C432CE" w:rsidP="000B5A97">
      <w:r>
        <w:tab/>
      </w:r>
      <w:r w:rsidR="000B5A97">
        <w:t>-</w:t>
      </w:r>
      <w:r>
        <w:t xml:space="preserve"> </w:t>
      </w:r>
      <w:r w:rsidR="000B5A97">
        <w:t>Memoria flash de 128 KB.</w:t>
      </w:r>
    </w:p>
    <w:p w14:paraId="7DE543B5" w14:textId="4AA57D5D" w:rsidR="000B5A97" w:rsidRDefault="00C432CE" w:rsidP="000B5A97">
      <w:r>
        <w:tab/>
      </w:r>
      <w:r w:rsidR="000B5A97">
        <w:t>-</w:t>
      </w:r>
      <w:r>
        <w:t xml:space="preserve"> </w:t>
      </w:r>
      <w:r w:rsidR="000B5A97">
        <w:t>Memoria SRAM de 20 KB.</w:t>
      </w:r>
    </w:p>
    <w:p w14:paraId="5F637468" w14:textId="741B153B" w:rsidR="000B5A97" w:rsidRDefault="00C432CE" w:rsidP="000B5A97">
      <w:r>
        <w:tab/>
      </w:r>
      <w:r w:rsidR="000B5A97">
        <w:t>-</w:t>
      </w:r>
      <w:r>
        <w:t xml:space="preserve"> </w:t>
      </w:r>
      <w:r w:rsidR="000B5A97">
        <w:t>8 KB de caché/RAM.</w:t>
      </w:r>
    </w:p>
    <w:p w14:paraId="45517E27" w14:textId="6750F5AC" w:rsidR="001B68A2" w:rsidDel="006358E5" w:rsidRDefault="000B5A97" w:rsidP="000B5A97">
      <w:pPr>
        <w:rPr>
          <w:del w:id="228" w:author="DIEGO PÉREZ LAVARÍAS" w:date="2020-05-19T15:46:00Z"/>
        </w:rPr>
      </w:pPr>
      <w:r>
        <w:t xml:space="preserve">También contienen hasta diez sensores, con los cuales se puede medir magnitudes como temperatura, humedad y presión, </w:t>
      </w:r>
      <w:del w:id="229" w:author="DIEGO PÉREZ LAVARÍAS" w:date="2020-05-19T15:46:00Z">
        <w:r w:rsidDel="006358E5">
          <w:delText>junto con la IMU, que en este caso se trata</w:delText>
        </w:r>
      </w:del>
      <w:ins w:id="230" w:author="DIEGO PÉREZ LAVARÍAS" w:date="2020-05-19T15:46:00Z">
        <w:r w:rsidR="006358E5">
          <w:t>junto c</w:t>
        </w:r>
      </w:ins>
      <w:ins w:id="231" w:author="DIEGO PÉREZ LAVARÍAS" w:date="2020-05-19T15:47:00Z">
        <w:r w:rsidR="006358E5">
          <w:t>on</w:t>
        </w:r>
      </w:ins>
      <w:r>
        <w:t xml:space="preserve"> </w:t>
      </w:r>
      <w:del w:id="232" w:author="DIEGO PÉREZ LAVARÍAS" w:date="2020-05-19T15:47:00Z">
        <w:r w:rsidDel="006358E5">
          <w:delText>d</w:delText>
        </w:r>
      </w:del>
      <w:r>
        <w:t>el módulo MPU-</w:t>
      </w:r>
    </w:p>
    <w:p w14:paraId="4F65807C" w14:textId="77777777" w:rsidR="001B68A2" w:rsidDel="006358E5" w:rsidRDefault="001B68A2" w:rsidP="000B5A97">
      <w:pPr>
        <w:rPr>
          <w:del w:id="233" w:author="DIEGO PÉREZ LAVARÍAS" w:date="2020-05-19T15:46:00Z"/>
        </w:rPr>
      </w:pPr>
    </w:p>
    <w:p w14:paraId="7430F391" w14:textId="77777777" w:rsidR="001B68A2" w:rsidDel="006358E5" w:rsidRDefault="001B68A2" w:rsidP="000B5A97">
      <w:pPr>
        <w:rPr>
          <w:del w:id="234" w:author="DIEGO PÉREZ LAVARÍAS" w:date="2020-05-19T15:46:00Z"/>
        </w:rPr>
      </w:pPr>
    </w:p>
    <w:p w14:paraId="0575AB27" w14:textId="6990D464" w:rsidR="000B5A97" w:rsidRDefault="000B5A97" w:rsidP="000B5A97">
      <w:r>
        <w:t xml:space="preserve">9250 </w:t>
      </w:r>
      <w:r w:rsidRPr="000B5A97">
        <w:rPr>
          <w:sz w:val="18"/>
          <w:szCs w:val="18"/>
        </w:rPr>
        <w:t>(7)</w:t>
      </w:r>
      <w:r>
        <w:t xml:space="preserve"> </w:t>
      </w:r>
      <w:del w:id="235" w:author="DIEGO PÉREZ LAVARÍAS" w:date="2020-05-19T15:47:00Z">
        <w:r w:rsidDel="006358E5">
          <w:delText xml:space="preserve">y </w:delText>
        </w:r>
      </w:del>
      <w:r>
        <w:t>que se define como controlador de sensores de ultra baja potencia, que permite el uso autónomo, con 20 KB de SRAM y que soporta actualización OTA (Over-the-Air).</w:t>
      </w:r>
    </w:p>
    <w:p w14:paraId="453B977E" w14:textId="0C571E53" w:rsidR="000B5A97" w:rsidRDefault="00C41088" w:rsidP="000B5A97">
      <w:r>
        <w:lastRenderedPageBreak/>
        <w:t>La conectividad de este dispositivo se basa en dos sistemas: por una parte permite Bluetooth Low Energy, y por otra añade funcionalidad Sub-1GHz, que consiste en usar una frecuencia inferior, por lo tanto aporta mayor rango y menor potencia.</w:t>
      </w:r>
    </w:p>
    <w:p w14:paraId="0EA35776" w14:textId="77777777" w:rsidR="0029141B" w:rsidRPr="0029141B" w:rsidRDefault="0029141B" w:rsidP="0029141B"/>
    <w:p w14:paraId="0C1BD8B2" w14:textId="74C6935F" w:rsidR="007F29BE" w:rsidRDefault="0029141B" w:rsidP="0029141B">
      <w:pPr>
        <w:pStyle w:val="Ttulo3"/>
      </w:pPr>
      <w:bookmarkStart w:id="236" w:name="_Toc41474521"/>
      <w:r>
        <w:t>SensorTag</w:t>
      </w:r>
      <w:r w:rsidR="007F29BE">
        <w:t xml:space="preserve"> CC3200</w:t>
      </w:r>
      <w:r w:rsidR="00A324AA">
        <w:t>STK - WIFIMK</w:t>
      </w:r>
      <w:bookmarkEnd w:id="236"/>
    </w:p>
    <w:p w14:paraId="4E615081" w14:textId="2A49473C" w:rsidR="0029141B" w:rsidRDefault="00C432CE" w:rsidP="00C432CE">
      <w:r w:rsidRPr="00C432CE">
        <w:t xml:space="preserve">Es un dispositivo parecido a los de la familia anterior. Contiene los mismos sensores </w:t>
      </w:r>
      <w:ins w:id="237" w:author="DIEGO PÉREZ LAVARÍAS" w:date="2020-05-19T15:47:00Z">
        <w:r w:rsidR="006358E5">
          <w:t xml:space="preserve">y </w:t>
        </w:r>
      </w:ins>
      <w:del w:id="238" w:author="DIEGO PÉREZ LAVARÍAS" w:date="2020-05-19T15:47:00Z">
        <w:r w:rsidRPr="00C432CE" w:rsidDel="006358E5">
          <w:delText xml:space="preserve">y la misma IMU, </w:delText>
        </w:r>
      </w:del>
      <w:r w:rsidRPr="00C432CE">
        <w:t>la MPU-9250 de Invensense. La diferencia se encuentra en el procesador que incorpora, que en este caso está basado en un ARM Cortex-M4 de 32 bits:</w:t>
      </w:r>
    </w:p>
    <w:p w14:paraId="0CFB2C3C" w14:textId="6AB9AA56" w:rsidR="00C432CE" w:rsidRDefault="00C432CE" w:rsidP="00C432CE">
      <w:r>
        <w:tab/>
        <w:t>- Velocidad de reloj de hasta 80 MHz.</w:t>
      </w:r>
    </w:p>
    <w:p w14:paraId="1ADC9FF0" w14:textId="34475FDA" w:rsidR="00C432CE" w:rsidRDefault="00C432CE" w:rsidP="00C432CE">
      <w:r>
        <w:tab/>
        <w:t>- RAM de 256 KB.</w:t>
      </w:r>
    </w:p>
    <w:p w14:paraId="1CF07F20" w14:textId="77777777" w:rsidR="00C432CE" w:rsidRDefault="00C432CE" w:rsidP="00C432CE">
      <w:r>
        <w:t>También se encuentra una gran diferencia en la comunicación, realizándose en este caso por Wi-Fi (por estándar 802.11 b/g/n), lo que permite el uso de TCP/IP, TLS/SSL, HTTP y otros protocolos de Internet. Esto es útil porque permite la carga directamente a Internet en el caso de que se utilice un servidor web o en la nube para almacenar los datos.</w:t>
      </w:r>
    </w:p>
    <w:p w14:paraId="2E2D8058" w14:textId="5573D74E" w:rsidR="00C432CE" w:rsidRDefault="00C432CE" w:rsidP="00C432CE">
      <w:r>
        <w:t xml:space="preserve">También es diferente en las dimensiones, ya que es algo más pequeño que </w:t>
      </w:r>
      <w:r w:rsidR="00A324AA">
        <w:t>el dispositivo anterior</w:t>
      </w:r>
      <w:r>
        <w:t>: 3.2 x 4.2 x 0.8 cm.</w:t>
      </w:r>
    </w:p>
    <w:p w14:paraId="5BC9C432" w14:textId="33C84E18" w:rsidR="00C432CE" w:rsidRDefault="00C432CE" w:rsidP="00C432CE">
      <w:pPr>
        <w:jc w:val="center"/>
      </w:pPr>
      <w:r>
        <w:rPr>
          <w:noProof/>
        </w:rPr>
        <w:drawing>
          <wp:inline distT="0" distB="0" distL="0" distR="0" wp14:anchorId="3872B2BC" wp14:editId="051362DD">
            <wp:extent cx="2573020" cy="25730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3020" cy="2573020"/>
                    </a:xfrm>
                    <a:prstGeom prst="rect">
                      <a:avLst/>
                    </a:prstGeom>
                    <a:noFill/>
                  </pic:spPr>
                </pic:pic>
              </a:graphicData>
            </a:graphic>
          </wp:inline>
        </w:drawing>
      </w:r>
    </w:p>
    <w:p w14:paraId="2668D0CD" w14:textId="55409717" w:rsidR="00C432CE" w:rsidRPr="00C432CE" w:rsidRDefault="00C432CE" w:rsidP="00C432CE">
      <w:pPr>
        <w:jc w:val="center"/>
        <w:rPr>
          <w:sz w:val="18"/>
          <w:szCs w:val="18"/>
        </w:rPr>
      </w:pPr>
      <w:r>
        <w:rPr>
          <w:b/>
          <w:bCs/>
          <w:sz w:val="18"/>
          <w:szCs w:val="18"/>
        </w:rPr>
        <w:t xml:space="preserve">Figura 2.3. Dispositivo SensorTag CC3200 </w:t>
      </w:r>
      <w:r>
        <w:rPr>
          <w:sz w:val="18"/>
          <w:szCs w:val="18"/>
        </w:rPr>
        <w:t>(6)</w:t>
      </w:r>
    </w:p>
    <w:p w14:paraId="12E7B292" w14:textId="77777777" w:rsidR="006A2436" w:rsidRDefault="006A2436" w:rsidP="007F29BE"/>
    <w:p w14:paraId="71B6D91B" w14:textId="1A50EF3C" w:rsidR="007F29BE" w:rsidRDefault="007F29BE" w:rsidP="007F29BE">
      <w:pPr>
        <w:pStyle w:val="Ttulo3"/>
      </w:pPr>
      <w:bookmarkStart w:id="239" w:name="_Toc41474522"/>
      <w:r>
        <w:t>STEVAL-WESU1</w:t>
      </w:r>
      <w:bookmarkEnd w:id="239"/>
    </w:p>
    <w:p w14:paraId="4CAE2F0E" w14:textId="40E8E67C" w:rsidR="00AA0CC3" w:rsidRDefault="00AA0CC3" w:rsidP="00AA0CC3">
      <w:r>
        <w:t xml:space="preserve">El STEVAL-WESU1 de ST MicroElectronics (8) es un dispositivo pensado para wearable, aplicaciones de medición de datos con un set completo de ejemplos firmware. Es sencillo de programar, mediante el ST-LINK. En este caso contiene cuatro sensores: el IMU habitual más el sensor de presión. </w:t>
      </w:r>
    </w:p>
    <w:p w14:paraId="515001F4" w14:textId="55E5ED1A" w:rsidR="00AA0CC3" w:rsidDel="006358E5" w:rsidRDefault="00AA0CC3" w:rsidP="00AA0CC3">
      <w:pPr>
        <w:rPr>
          <w:del w:id="240" w:author="DIEGO PÉREZ LAVARÍAS" w:date="2020-05-19T15:47:00Z"/>
        </w:rPr>
      </w:pPr>
      <w:r>
        <w:t xml:space="preserve">Tiene disponibles apps en iOS y Android que miden y muestran por pantalla el comportamiento de los sensores. </w:t>
      </w:r>
    </w:p>
    <w:p w14:paraId="70C5DC8D" w14:textId="77777777" w:rsidR="00265093" w:rsidDel="006358E5" w:rsidRDefault="00265093" w:rsidP="00AA0CC3">
      <w:pPr>
        <w:rPr>
          <w:del w:id="241" w:author="DIEGO PÉREZ LAVARÍAS" w:date="2020-05-19T15:47:00Z"/>
        </w:rPr>
      </w:pPr>
    </w:p>
    <w:p w14:paraId="64323246" w14:textId="77777777" w:rsidR="00846C62" w:rsidRDefault="00846C62" w:rsidP="00846C62"/>
    <w:p w14:paraId="1E4A4131" w14:textId="74BFA4C8" w:rsidR="00846C62" w:rsidRDefault="00846C62" w:rsidP="00AA0CC3">
      <w:r>
        <w:t>Sus dimensiones son de 3x3.5 cm, y viene en formato de cápsula que se introduce en una correa tipo reloj (incluido en el pack de venta). Peso de 15 gramos.</w:t>
      </w:r>
    </w:p>
    <w:p w14:paraId="40DC4AB2" w14:textId="77777777" w:rsidR="00846C62" w:rsidRDefault="00846C62" w:rsidP="00AA0CC3"/>
    <w:p w14:paraId="0729FBB6" w14:textId="5E2A68BA" w:rsidR="00846C62" w:rsidRDefault="00846C62" w:rsidP="00AA0CC3">
      <w:r>
        <w:rPr>
          <w:noProof/>
        </w:rPr>
        <w:lastRenderedPageBreak/>
        <w:drawing>
          <wp:inline distT="0" distB="0" distL="0" distR="0" wp14:anchorId="30C8B397" wp14:editId="4C6B9F3B">
            <wp:extent cx="5400040" cy="28079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807970"/>
                    </a:xfrm>
                    <a:prstGeom prst="rect">
                      <a:avLst/>
                    </a:prstGeom>
                    <a:noFill/>
                    <a:ln>
                      <a:noFill/>
                    </a:ln>
                  </pic:spPr>
                </pic:pic>
              </a:graphicData>
            </a:graphic>
          </wp:inline>
        </w:drawing>
      </w:r>
    </w:p>
    <w:p w14:paraId="1C008E26" w14:textId="307CF7ED" w:rsidR="00846C62" w:rsidRPr="00846C62" w:rsidRDefault="00846C62" w:rsidP="00846C62">
      <w:pPr>
        <w:jc w:val="center"/>
        <w:rPr>
          <w:b/>
          <w:bCs/>
          <w:sz w:val="18"/>
          <w:szCs w:val="18"/>
        </w:rPr>
      </w:pPr>
      <w:r w:rsidRPr="00846C62">
        <w:rPr>
          <w:b/>
          <w:bCs/>
          <w:sz w:val="18"/>
          <w:szCs w:val="18"/>
        </w:rPr>
        <w:t>Figura 2.4. Dispositivo STEVAL-WESU1.</w:t>
      </w:r>
    </w:p>
    <w:p w14:paraId="4CC979E0" w14:textId="77777777" w:rsidR="00846C62" w:rsidRDefault="00846C62" w:rsidP="00AA0CC3"/>
    <w:p w14:paraId="142B0341" w14:textId="77777777" w:rsidR="00846C62" w:rsidRDefault="00846C62" w:rsidP="00846C62">
      <w:r>
        <w:t>Incorpora un microprocesador STM32L151VEY6 basado en ARM Cortex-M3 de 32 bits:</w:t>
      </w:r>
    </w:p>
    <w:p w14:paraId="51288A1D" w14:textId="5626FF6E" w:rsidR="00846C62" w:rsidRDefault="00846C62" w:rsidP="00846C62">
      <w:r>
        <w:tab/>
        <w:t>- Velocidad de reloj de hasta 32 MHz.</w:t>
      </w:r>
    </w:p>
    <w:p w14:paraId="1B47488A" w14:textId="494B173E" w:rsidR="00846C62" w:rsidRDefault="00846C62" w:rsidP="00846C62">
      <w:r>
        <w:tab/>
        <w:t>- Memoria RAM de 48 KB.</w:t>
      </w:r>
    </w:p>
    <w:p w14:paraId="2E4B5187" w14:textId="4086617C" w:rsidR="00846C62" w:rsidRDefault="00846C62" w:rsidP="00846C62">
      <w:r>
        <w:tab/>
        <w:t>- Memoria Flash de 512 KB.</w:t>
      </w:r>
    </w:p>
    <w:p w14:paraId="1A836171" w14:textId="77777777" w:rsidR="00846C62" w:rsidRDefault="00846C62" w:rsidP="00846C62">
      <w:r>
        <w:t>La comunicación se realiza mediante BLE, gracias al módulo BLUENRG-MS, de acuerdo con Bluetooth 4.1.</w:t>
      </w:r>
    </w:p>
    <w:p w14:paraId="3B9B2880" w14:textId="3D3DE4C6" w:rsidR="00443A33" w:rsidRDefault="00846C62" w:rsidP="00846C62">
      <w:r>
        <w:t>Todos los sistemas son de fabricación propia de ST Microelectronics.</w:t>
      </w:r>
    </w:p>
    <w:p w14:paraId="7BF4B4D7" w14:textId="20CDE1C1" w:rsidR="00846C62" w:rsidRDefault="00846C62" w:rsidP="00846C62">
      <w:del w:id="242" w:author="DIEGO PÉREZ LAVARÍAS" w:date="2020-05-19T15:47:00Z">
        <w:r w:rsidDel="006358E5">
          <w:delText>La IMU</w:delText>
        </w:r>
      </w:del>
      <w:ins w:id="243" w:author="DIEGO PÉREZ LAVARÍAS" w:date="2020-05-19T15:47:00Z">
        <w:r w:rsidR="006358E5">
          <w:t>La unidad de sensores de orientación</w:t>
        </w:r>
      </w:ins>
      <w:r>
        <w:t xml:space="preserve"> no consiste solamente en un módulo como en alguno de los casos anteriores, sino que trata de varios módulos:</w:t>
      </w:r>
    </w:p>
    <w:p w14:paraId="75CAA705" w14:textId="57D747CA" w:rsidR="00846C62" w:rsidRDefault="00846C62" w:rsidP="00846C62">
      <w:pPr>
        <w:pStyle w:val="Prrafodelista"/>
        <w:numPr>
          <w:ilvl w:val="0"/>
          <w:numId w:val="13"/>
        </w:numPr>
        <w:spacing w:before="0" w:after="160" w:line="259" w:lineRule="auto"/>
        <w:jc w:val="left"/>
      </w:pPr>
      <w:r>
        <w:t>LSM6DS3, que incluye el acelerómetro y el giroscopio, ambos de 3 ejes.</w:t>
      </w:r>
    </w:p>
    <w:p w14:paraId="7A766206" w14:textId="77777777" w:rsidR="00846C62" w:rsidRDefault="00846C62" w:rsidP="00846C62">
      <w:pPr>
        <w:pStyle w:val="Prrafodelista"/>
        <w:numPr>
          <w:ilvl w:val="0"/>
          <w:numId w:val="13"/>
        </w:numPr>
        <w:spacing w:before="0" w:after="160" w:line="259" w:lineRule="auto"/>
        <w:jc w:val="left"/>
      </w:pPr>
      <w:r>
        <w:t>LIS3MDL, el magnetómetro de 3 ejes también.</w:t>
      </w:r>
    </w:p>
    <w:p w14:paraId="2A9B8015" w14:textId="7E569B66" w:rsidR="00846C62" w:rsidDel="009A5D6C" w:rsidRDefault="00846C62" w:rsidP="00846C62">
      <w:pPr>
        <w:pStyle w:val="Prrafodelista"/>
        <w:numPr>
          <w:ilvl w:val="0"/>
          <w:numId w:val="13"/>
        </w:numPr>
        <w:spacing w:before="0" w:after="160" w:line="259" w:lineRule="auto"/>
        <w:jc w:val="left"/>
        <w:rPr>
          <w:del w:id="244" w:author="DIEGO PÉREZ LAVARÍAS" w:date="2020-05-16T11:31:00Z"/>
        </w:rPr>
      </w:pPr>
      <w:r>
        <w:t>LPS25HB, sensor de presión.</w:t>
      </w:r>
    </w:p>
    <w:p w14:paraId="5B949196" w14:textId="17FFEC5D" w:rsidR="00846C62" w:rsidRPr="009A5D6C" w:rsidDel="009A5D6C" w:rsidRDefault="00846C62">
      <w:pPr>
        <w:pStyle w:val="Prrafodelista"/>
        <w:numPr>
          <w:ilvl w:val="0"/>
          <w:numId w:val="13"/>
        </w:numPr>
        <w:spacing w:before="0" w:after="160" w:line="259" w:lineRule="auto"/>
        <w:jc w:val="left"/>
        <w:rPr>
          <w:del w:id="245" w:author="DIEGO PÉREZ LAVARÍAS" w:date="2020-05-16T11:30:00Z"/>
          <w:b/>
          <w:bCs/>
          <w:sz w:val="18"/>
          <w:szCs w:val="18"/>
          <w:rPrChange w:id="246" w:author="DIEGO PÉREZ LAVARÍAS" w:date="2020-05-16T11:31:00Z">
            <w:rPr>
              <w:del w:id="247" w:author="DIEGO PÉREZ LAVARÍAS" w:date="2020-05-16T11:30:00Z"/>
              <w:sz w:val="18"/>
              <w:szCs w:val="18"/>
            </w:rPr>
          </w:rPrChange>
        </w:rPr>
        <w:pPrChange w:id="248" w:author="DIEGO PÉREZ LAVARÍAS" w:date="2020-05-16T11:31:00Z">
          <w:pPr>
            <w:spacing w:before="0" w:after="160" w:line="259" w:lineRule="auto"/>
            <w:jc w:val="center"/>
          </w:pPr>
        </w:pPrChange>
      </w:pPr>
      <w:del w:id="249" w:author="DIEGO PÉREZ LAVARÍAS" w:date="2020-05-16T11:31:00Z">
        <w:r w:rsidDel="009A5D6C">
          <w:rPr>
            <w:noProof/>
          </w:rPr>
          <w:drawing>
            <wp:inline distT="0" distB="0" distL="0" distR="0" wp14:anchorId="7E0D27E8" wp14:editId="4F8A8C6D">
              <wp:extent cx="4962525" cy="318262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2525" cy="3182620"/>
                      </a:xfrm>
                      <a:prstGeom prst="rect">
                        <a:avLst/>
                      </a:prstGeom>
                      <a:noFill/>
                    </pic:spPr>
                  </pic:pic>
                </a:graphicData>
              </a:graphic>
            </wp:inline>
          </w:drawing>
        </w:r>
      </w:del>
    </w:p>
    <w:p w14:paraId="333C9E04" w14:textId="77777777" w:rsidR="009A5D6C" w:rsidRDefault="009A5D6C">
      <w:pPr>
        <w:pStyle w:val="Prrafodelista"/>
        <w:numPr>
          <w:ilvl w:val="0"/>
          <w:numId w:val="13"/>
        </w:numPr>
        <w:spacing w:before="0" w:after="160" w:line="259" w:lineRule="auto"/>
        <w:jc w:val="left"/>
        <w:rPr>
          <w:ins w:id="250" w:author="DIEGO PÉREZ LAVARÍAS" w:date="2020-05-16T11:31:00Z"/>
        </w:rPr>
        <w:pPrChange w:id="251" w:author="DIEGO PÉREZ LAVARÍAS" w:date="2020-05-16T11:31:00Z">
          <w:pPr>
            <w:spacing w:before="0" w:after="160" w:line="259" w:lineRule="auto"/>
            <w:jc w:val="center"/>
          </w:pPr>
        </w:pPrChange>
      </w:pPr>
    </w:p>
    <w:p w14:paraId="6F336334" w14:textId="501B5E36" w:rsidR="00846C62" w:rsidDel="009A5D6C" w:rsidRDefault="00846C62" w:rsidP="009A5D6C">
      <w:pPr>
        <w:spacing w:before="0" w:after="160" w:line="259" w:lineRule="auto"/>
        <w:jc w:val="center"/>
        <w:rPr>
          <w:del w:id="252" w:author="DIEGO PÉREZ LAVARÍAS" w:date="2020-05-16T11:30:00Z"/>
          <w:b/>
          <w:bCs/>
          <w:sz w:val="18"/>
          <w:szCs w:val="18"/>
        </w:rPr>
      </w:pPr>
      <w:del w:id="253" w:author="DIEGO PÉREZ LAVARÍAS" w:date="2020-05-16T11:30:00Z">
        <w:r w:rsidDel="009A5D6C">
          <w:rPr>
            <w:b/>
            <w:bCs/>
            <w:sz w:val="18"/>
            <w:szCs w:val="18"/>
          </w:rPr>
          <w:delText>Figura 2.5. Sensores del STEVAL-WESU1.</w:delText>
        </w:r>
        <w:r w:rsidDel="009A5D6C">
          <w:delText xml:space="preserve"> </w:delText>
        </w:r>
      </w:del>
    </w:p>
    <w:p w14:paraId="44FA20D3" w14:textId="4ACA0502" w:rsidR="009A5D6C" w:rsidRDefault="009A5D6C" w:rsidP="00265093">
      <w:pPr>
        <w:spacing w:before="0" w:after="160" w:line="259" w:lineRule="auto"/>
        <w:jc w:val="center"/>
        <w:rPr>
          <w:ins w:id="254" w:author="DIEGO PÉREZ LAVARÍAS" w:date="2020-05-16T11:31:00Z"/>
          <w:b/>
          <w:bCs/>
          <w:sz w:val="18"/>
          <w:szCs w:val="18"/>
        </w:rPr>
      </w:pPr>
    </w:p>
    <w:p w14:paraId="432F0D12" w14:textId="7F15423A" w:rsidR="009A5D6C" w:rsidRDefault="009A5D6C" w:rsidP="00265093">
      <w:pPr>
        <w:spacing w:before="0" w:after="160" w:line="259" w:lineRule="auto"/>
        <w:jc w:val="center"/>
        <w:rPr>
          <w:ins w:id="255" w:author="DIEGO PÉREZ LAVARÍAS" w:date="2020-05-16T11:31:00Z"/>
          <w:b/>
          <w:bCs/>
          <w:sz w:val="18"/>
          <w:szCs w:val="18"/>
        </w:rPr>
      </w:pPr>
    </w:p>
    <w:p w14:paraId="6D9AB157" w14:textId="629243A0" w:rsidR="009A5D6C" w:rsidRDefault="009A5D6C" w:rsidP="00265093">
      <w:pPr>
        <w:spacing w:before="0" w:after="160" w:line="259" w:lineRule="auto"/>
        <w:jc w:val="center"/>
        <w:rPr>
          <w:ins w:id="256" w:author="DIEGO PÉREZ LAVARÍAS" w:date="2020-05-16T11:31:00Z"/>
          <w:b/>
          <w:bCs/>
          <w:sz w:val="18"/>
          <w:szCs w:val="18"/>
        </w:rPr>
      </w:pPr>
    </w:p>
    <w:p w14:paraId="2039360E" w14:textId="4DDB8443" w:rsidR="009A5D6C" w:rsidRDefault="009A5D6C" w:rsidP="00265093">
      <w:pPr>
        <w:spacing w:before="0" w:after="160" w:line="259" w:lineRule="auto"/>
        <w:jc w:val="center"/>
        <w:rPr>
          <w:ins w:id="257" w:author="DIEGO PÉREZ LAVARÍAS" w:date="2020-05-16T11:31:00Z"/>
          <w:b/>
          <w:bCs/>
          <w:sz w:val="18"/>
          <w:szCs w:val="18"/>
        </w:rPr>
      </w:pPr>
    </w:p>
    <w:p w14:paraId="796DDB9F" w14:textId="068F6870" w:rsidR="009A5D6C" w:rsidRDefault="009A5D6C" w:rsidP="00265093">
      <w:pPr>
        <w:spacing w:before="0" w:after="160" w:line="259" w:lineRule="auto"/>
        <w:jc w:val="center"/>
        <w:rPr>
          <w:ins w:id="258" w:author="DIEGO PÉREZ LAVARÍAS" w:date="2020-05-16T11:31:00Z"/>
          <w:b/>
          <w:bCs/>
          <w:sz w:val="18"/>
          <w:szCs w:val="18"/>
        </w:rPr>
      </w:pPr>
    </w:p>
    <w:p w14:paraId="46A645F6" w14:textId="73D6CDD3" w:rsidR="009A5D6C" w:rsidRDefault="009A5D6C" w:rsidP="00265093">
      <w:pPr>
        <w:spacing w:before="0" w:after="160" w:line="259" w:lineRule="auto"/>
        <w:jc w:val="center"/>
        <w:rPr>
          <w:ins w:id="259" w:author="DIEGO PÉREZ LAVARÍAS" w:date="2020-05-16T11:31:00Z"/>
          <w:b/>
          <w:bCs/>
          <w:sz w:val="18"/>
          <w:szCs w:val="18"/>
        </w:rPr>
      </w:pPr>
    </w:p>
    <w:p w14:paraId="12A3013B" w14:textId="1272E55D" w:rsidR="009A5D6C" w:rsidRDefault="009A5D6C" w:rsidP="00265093">
      <w:pPr>
        <w:spacing w:before="0" w:after="160" w:line="259" w:lineRule="auto"/>
        <w:jc w:val="center"/>
        <w:rPr>
          <w:ins w:id="260" w:author="DIEGO PÉREZ LAVARÍAS" w:date="2020-05-16T11:31:00Z"/>
          <w:b/>
          <w:bCs/>
          <w:sz w:val="18"/>
          <w:szCs w:val="18"/>
        </w:rPr>
      </w:pPr>
    </w:p>
    <w:p w14:paraId="5CD5EBB6" w14:textId="15C09789" w:rsidR="009A5D6C" w:rsidRDefault="009A5D6C" w:rsidP="00265093">
      <w:pPr>
        <w:spacing w:before="0" w:after="160" w:line="259" w:lineRule="auto"/>
        <w:jc w:val="center"/>
        <w:rPr>
          <w:ins w:id="261" w:author="DIEGO PÉREZ LAVARÍAS" w:date="2020-05-16T11:31:00Z"/>
          <w:b/>
          <w:bCs/>
          <w:sz w:val="18"/>
          <w:szCs w:val="18"/>
        </w:rPr>
      </w:pPr>
    </w:p>
    <w:p w14:paraId="7FD4E0E4" w14:textId="77777777" w:rsidR="009A5D6C" w:rsidRPr="00265093" w:rsidRDefault="009A5D6C" w:rsidP="00265093">
      <w:pPr>
        <w:spacing w:before="0" w:after="160" w:line="259" w:lineRule="auto"/>
        <w:jc w:val="center"/>
        <w:rPr>
          <w:ins w:id="262" w:author="DIEGO PÉREZ LAVARÍAS" w:date="2020-05-16T11:31:00Z"/>
          <w:b/>
          <w:bCs/>
          <w:sz w:val="18"/>
          <w:szCs w:val="18"/>
        </w:rPr>
      </w:pPr>
    </w:p>
    <w:p w14:paraId="2E474389" w14:textId="7EF69D68" w:rsidR="00265093" w:rsidRDefault="00265093">
      <w:pPr>
        <w:spacing w:before="0" w:after="160" w:line="259" w:lineRule="auto"/>
        <w:jc w:val="center"/>
        <w:pPrChange w:id="263" w:author="DIEGO PÉREZ LAVARÍAS" w:date="2020-05-16T11:30:00Z">
          <w:pPr/>
        </w:pPrChange>
      </w:pPr>
    </w:p>
    <w:p w14:paraId="5601994A" w14:textId="4B1BEEBF" w:rsidR="00265093" w:rsidRDefault="00265093" w:rsidP="00265093">
      <w:pPr>
        <w:pStyle w:val="Ttulo3"/>
      </w:pPr>
      <w:bookmarkStart w:id="264" w:name="_Toc41474523"/>
      <w:r>
        <w:lastRenderedPageBreak/>
        <w:t>Tabla comparativa</w:t>
      </w:r>
      <w:bookmarkEnd w:id="264"/>
    </w:p>
    <w:p w14:paraId="09A2E5CA" w14:textId="77777777" w:rsidR="00265093" w:rsidRPr="00265093" w:rsidRDefault="00265093" w:rsidP="00265093"/>
    <w:tbl>
      <w:tblPr>
        <w:tblpPr w:leftFromText="141" w:rightFromText="141" w:vertAnchor="text" w:horzAnchor="margin" w:tblpXSpec="center" w:tblpY="137"/>
        <w:tblW w:w="9320" w:type="dxa"/>
        <w:tblCellMar>
          <w:left w:w="70" w:type="dxa"/>
          <w:right w:w="70" w:type="dxa"/>
        </w:tblCellMar>
        <w:tblLook w:val="04A0" w:firstRow="1" w:lastRow="0" w:firstColumn="1" w:lastColumn="0" w:noHBand="0" w:noVBand="1"/>
      </w:tblPr>
      <w:tblGrid>
        <w:gridCol w:w="1780"/>
        <w:gridCol w:w="2300"/>
        <w:gridCol w:w="1049"/>
        <w:gridCol w:w="1497"/>
        <w:gridCol w:w="1494"/>
        <w:gridCol w:w="1200"/>
      </w:tblGrid>
      <w:tr w:rsidR="00C86FCC" w:rsidRPr="00C86FCC" w14:paraId="714667B0" w14:textId="77777777" w:rsidTr="00C86FCC">
        <w:trPr>
          <w:trHeight w:val="645"/>
        </w:trPr>
        <w:tc>
          <w:tcPr>
            <w:tcW w:w="1780" w:type="dxa"/>
            <w:tcBorders>
              <w:top w:val="single" w:sz="4" w:space="0" w:color="auto"/>
              <w:left w:val="nil"/>
              <w:bottom w:val="single" w:sz="8" w:space="0" w:color="auto"/>
              <w:right w:val="nil"/>
            </w:tcBorders>
            <w:shd w:val="clear" w:color="auto" w:fill="auto"/>
            <w:noWrap/>
            <w:vAlign w:val="center"/>
            <w:hideMark/>
          </w:tcPr>
          <w:p w14:paraId="7FE31713"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Dispositivo</w:t>
            </w:r>
          </w:p>
        </w:tc>
        <w:tc>
          <w:tcPr>
            <w:tcW w:w="2300" w:type="dxa"/>
            <w:tcBorders>
              <w:top w:val="single" w:sz="4" w:space="0" w:color="auto"/>
              <w:left w:val="nil"/>
              <w:bottom w:val="single" w:sz="8" w:space="0" w:color="auto"/>
              <w:right w:val="nil"/>
            </w:tcBorders>
            <w:shd w:val="clear" w:color="auto" w:fill="auto"/>
            <w:noWrap/>
            <w:vAlign w:val="center"/>
            <w:hideMark/>
          </w:tcPr>
          <w:p w14:paraId="45F92412"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Procesador</w:t>
            </w:r>
          </w:p>
        </w:tc>
        <w:tc>
          <w:tcPr>
            <w:tcW w:w="1049" w:type="dxa"/>
            <w:tcBorders>
              <w:top w:val="single" w:sz="4" w:space="0" w:color="auto"/>
              <w:left w:val="nil"/>
              <w:bottom w:val="single" w:sz="8" w:space="0" w:color="auto"/>
              <w:right w:val="nil"/>
            </w:tcBorders>
            <w:shd w:val="clear" w:color="auto" w:fill="auto"/>
            <w:vAlign w:val="center"/>
            <w:hideMark/>
          </w:tcPr>
          <w:p w14:paraId="01E99D3C"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Vel. Reloj (MHz)</w:t>
            </w:r>
          </w:p>
        </w:tc>
        <w:tc>
          <w:tcPr>
            <w:tcW w:w="1497" w:type="dxa"/>
            <w:tcBorders>
              <w:top w:val="single" w:sz="4" w:space="0" w:color="auto"/>
              <w:left w:val="nil"/>
              <w:bottom w:val="single" w:sz="8" w:space="0" w:color="auto"/>
              <w:right w:val="nil"/>
            </w:tcBorders>
            <w:shd w:val="clear" w:color="auto" w:fill="auto"/>
            <w:noWrap/>
            <w:vAlign w:val="center"/>
            <w:hideMark/>
          </w:tcPr>
          <w:p w14:paraId="7A41C057"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Conectividad</w:t>
            </w:r>
          </w:p>
        </w:tc>
        <w:tc>
          <w:tcPr>
            <w:tcW w:w="1494" w:type="dxa"/>
            <w:tcBorders>
              <w:top w:val="single" w:sz="4" w:space="0" w:color="auto"/>
              <w:left w:val="nil"/>
              <w:bottom w:val="single" w:sz="8" w:space="0" w:color="auto"/>
              <w:right w:val="nil"/>
            </w:tcBorders>
            <w:shd w:val="clear" w:color="auto" w:fill="auto"/>
            <w:vAlign w:val="center"/>
            <w:hideMark/>
          </w:tcPr>
          <w:p w14:paraId="477CB6A1" w14:textId="77777777" w:rsidR="00C86FCC" w:rsidRPr="00C86FCC" w:rsidRDefault="00C86FCC" w:rsidP="00C86FCC">
            <w:pPr>
              <w:spacing w:before="0"/>
              <w:jc w:val="center"/>
              <w:rPr>
                <w:rFonts w:eastAsia="Times New Roman"/>
                <w:b/>
                <w:bCs/>
                <w:color w:val="000000"/>
                <w:sz w:val="20"/>
                <w:szCs w:val="20"/>
              </w:rPr>
            </w:pPr>
            <w:r w:rsidRPr="00C86FCC">
              <w:rPr>
                <w:rFonts w:eastAsia="Times New Roman"/>
                <w:b/>
                <w:bCs/>
                <w:color w:val="000000"/>
                <w:sz w:val="20"/>
                <w:szCs w:val="20"/>
              </w:rPr>
              <w:t>Dimensiones (cm x cm x cm)</w:t>
            </w:r>
          </w:p>
        </w:tc>
        <w:tc>
          <w:tcPr>
            <w:tcW w:w="1200" w:type="dxa"/>
            <w:tcBorders>
              <w:top w:val="single" w:sz="4" w:space="0" w:color="auto"/>
              <w:left w:val="nil"/>
              <w:bottom w:val="single" w:sz="8" w:space="0" w:color="auto"/>
              <w:right w:val="nil"/>
            </w:tcBorders>
            <w:shd w:val="clear" w:color="auto" w:fill="auto"/>
            <w:noWrap/>
            <w:vAlign w:val="center"/>
            <w:hideMark/>
          </w:tcPr>
          <w:p w14:paraId="167713FC"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Precio (€)</w:t>
            </w:r>
          </w:p>
        </w:tc>
      </w:tr>
      <w:tr w:rsidR="00C86FCC" w:rsidRPr="00C86FCC" w14:paraId="5E4C8DC6" w14:textId="77777777" w:rsidTr="00C86FCC">
        <w:trPr>
          <w:trHeight w:val="600"/>
        </w:trPr>
        <w:tc>
          <w:tcPr>
            <w:tcW w:w="1780" w:type="dxa"/>
            <w:tcBorders>
              <w:top w:val="nil"/>
              <w:left w:val="nil"/>
              <w:bottom w:val="nil"/>
              <w:right w:val="single" w:sz="4" w:space="0" w:color="auto"/>
            </w:tcBorders>
            <w:shd w:val="clear" w:color="auto" w:fill="auto"/>
            <w:noWrap/>
            <w:vAlign w:val="center"/>
            <w:hideMark/>
          </w:tcPr>
          <w:p w14:paraId="3504AD2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Hexiwear</w:t>
            </w:r>
          </w:p>
        </w:tc>
        <w:tc>
          <w:tcPr>
            <w:tcW w:w="2300" w:type="dxa"/>
            <w:tcBorders>
              <w:top w:val="nil"/>
              <w:left w:val="nil"/>
              <w:bottom w:val="nil"/>
              <w:right w:val="nil"/>
            </w:tcBorders>
            <w:shd w:val="clear" w:color="auto" w:fill="auto"/>
            <w:noWrap/>
            <w:vAlign w:val="center"/>
            <w:hideMark/>
          </w:tcPr>
          <w:p w14:paraId="0F74298F"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NXP-Kinetis K64 MCU</w:t>
            </w:r>
          </w:p>
        </w:tc>
        <w:tc>
          <w:tcPr>
            <w:tcW w:w="1049" w:type="dxa"/>
            <w:tcBorders>
              <w:top w:val="nil"/>
              <w:left w:val="nil"/>
              <w:bottom w:val="nil"/>
              <w:right w:val="nil"/>
            </w:tcBorders>
            <w:shd w:val="clear" w:color="auto" w:fill="auto"/>
            <w:noWrap/>
            <w:vAlign w:val="center"/>
            <w:hideMark/>
          </w:tcPr>
          <w:p w14:paraId="766B0BBE"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120</w:t>
            </w:r>
          </w:p>
        </w:tc>
        <w:tc>
          <w:tcPr>
            <w:tcW w:w="1497" w:type="dxa"/>
            <w:tcBorders>
              <w:top w:val="nil"/>
              <w:left w:val="nil"/>
              <w:bottom w:val="nil"/>
              <w:right w:val="nil"/>
            </w:tcBorders>
            <w:shd w:val="clear" w:color="auto" w:fill="auto"/>
            <w:noWrap/>
            <w:vAlign w:val="center"/>
            <w:hideMark/>
          </w:tcPr>
          <w:p w14:paraId="03AE6C1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BLE</w:t>
            </w:r>
          </w:p>
        </w:tc>
        <w:tc>
          <w:tcPr>
            <w:tcW w:w="1494" w:type="dxa"/>
            <w:tcBorders>
              <w:top w:val="nil"/>
              <w:left w:val="nil"/>
              <w:bottom w:val="nil"/>
              <w:right w:val="nil"/>
            </w:tcBorders>
            <w:shd w:val="clear" w:color="auto" w:fill="auto"/>
            <w:noWrap/>
            <w:vAlign w:val="center"/>
            <w:hideMark/>
          </w:tcPr>
          <w:p w14:paraId="55756FC4"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Sin datos</w:t>
            </w:r>
          </w:p>
        </w:tc>
        <w:tc>
          <w:tcPr>
            <w:tcW w:w="1200" w:type="dxa"/>
            <w:tcBorders>
              <w:top w:val="nil"/>
              <w:left w:val="nil"/>
              <w:bottom w:val="nil"/>
              <w:right w:val="nil"/>
            </w:tcBorders>
            <w:shd w:val="clear" w:color="auto" w:fill="auto"/>
            <w:noWrap/>
            <w:vAlign w:val="center"/>
            <w:hideMark/>
          </w:tcPr>
          <w:p w14:paraId="154DA200"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44,1</w:t>
            </w:r>
          </w:p>
        </w:tc>
      </w:tr>
      <w:tr w:rsidR="00C86FCC" w:rsidRPr="00C86FCC" w14:paraId="291F221C" w14:textId="77777777" w:rsidTr="00C86FCC">
        <w:trPr>
          <w:trHeight w:val="600"/>
        </w:trPr>
        <w:tc>
          <w:tcPr>
            <w:tcW w:w="1780" w:type="dxa"/>
            <w:tcBorders>
              <w:top w:val="nil"/>
              <w:left w:val="nil"/>
              <w:bottom w:val="nil"/>
              <w:right w:val="single" w:sz="4" w:space="0" w:color="auto"/>
            </w:tcBorders>
            <w:shd w:val="clear" w:color="auto" w:fill="auto"/>
            <w:noWrap/>
            <w:vAlign w:val="center"/>
            <w:hideMark/>
          </w:tcPr>
          <w:p w14:paraId="39E7D27A" w14:textId="20BFDFCD"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CC1350STK</w:t>
            </w:r>
          </w:p>
        </w:tc>
        <w:tc>
          <w:tcPr>
            <w:tcW w:w="2300" w:type="dxa"/>
            <w:tcBorders>
              <w:top w:val="nil"/>
              <w:left w:val="nil"/>
              <w:bottom w:val="nil"/>
              <w:right w:val="nil"/>
            </w:tcBorders>
            <w:shd w:val="clear" w:color="auto" w:fill="auto"/>
            <w:noWrap/>
            <w:vAlign w:val="center"/>
            <w:hideMark/>
          </w:tcPr>
          <w:p w14:paraId="0D825B3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ARM Cortex-M3</w:t>
            </w:r>
          </w:p>
        </w:tc>
        <w:tc>
          <w:tcPr>
            <w:tcW w:w="1049" w:type="dxa"/>
            <w:tcBorders>
              <w:top w:val="nil"/>
              <w:left w:val="nil"/>
              <w:bottom w:val="nil"/>
              <w:right w:val="nil"/>
            </w:tcBorders>
            <w:shd w:val="clear" w:color="auto" w:fill="auto"/>
            <w:noWrap/>
            <w:vAlign w:val="center"/>
            <w:hideMark/>
          </w:tcPr>
          <w:p w14:paraId="5CF28FC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48</w:t>
            </w:r>
          </w:p>
        </w:tc>
        <w:tc>
          <w:tcPr>
            <w:tcW w:w="1497" w:type="dxa"/>
            <w:tcBorders>
              <w:top w:val="nil"/>
              <w:left w:val="nil"/>
              <w:bottom w:val="nil"/>
              <w:right w:val="nil"/>
            </w:tcBorders>
            <w:shd w:val="clear" w:color="auto" w:fill="auto"/>
            <w:noWrap/>
            <w:vAlign w:val="center"/>
            <w:hideMark/>
          </w:tcPr>
          <w:p w14:paraId="608342C6"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BLE, Sub-1GHz</w:t>
            </w:r>
          </w:p>
        </w:tc>
        <w:tc>
          <w:tcPr>
            <w:tcW w:w="1494" w:type="dxa"/>
            <w:tcBorders>
              <w:top w:val="nil"/>
              <w:left w:val="nil"/>
              <w:bottom w:val="nil"/>
              <w:right w:val="nil"/>
            </w:tcBorders>
            <w:shd w:val="clear" w:color="auto" w:fill="auto"/>
            <w:noWrap/>
            <w:vAlign w:val="center"/>
            <w:hideMark/>
          </w:tcPr>
          <w:p w14:paraId="26A59294"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5 x 6,7 x 1,4</w:t>
            </w:r>
          </w:p>
        </w:tc>
        <w:tc>
          <w:tcPr>
            <w:tcW w:w="1200" w:type="dxa"/>
            <w:tcBorders>
              <w:top w:val="nil"/>
              <w:left w:val="nil"/>
              <w:bottom w:val="nil"/>
              <w:right w:val="nil"/>
            </w:tcBorders>
            <w:shd w:val="clear" w:color="auto" w:fill="auto"/>
            <w:noWrap/>
            <w:vAlign w:val="center"/>
            <w:hideMark/>
          </w:tcPr>
          <w:p w14:paraId="38F4F9C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69</w:t>
            </w:r>
          </w:p>
        </w:tc>
      </w:tr>
      <w:tr w:rsidR="00C86FCC" w:rsidRPr="00C86FCC" w14:paraId="27860B11" w14:textId="77777777" w:rsidTr="00C86FCC">
        <w:trPr>
          <w:trHeight w:val="600"/>
        </w:trPr>
        <w:tc>
          <w:tcPr>
            <w:tcW w:w="1780" w:type="dxa"/>
            <w:tcBorders>
              <w:top w:val="nil"/>
              <w:left w:val="nil"/>
              <w:bottom w:val="nil"/>
              <w:right w:val="single" w:sz="4" w:space="0" w:color="auto"/>
            </w:tcBorders>
            <w:shd w:val="clear" w:color="auto" w:fill="auto"/>
            <w:noWrap/>
            <w:vAlign w:val="center"/>
            <w:hideMark/>
          </w:tcPr>
          <w:p w14:paraId="2A6C4558" w14:textId="7BF9899F"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CC3200STK</w:t>
            </w:r>
          </w:p>
        </w:tc>
        <w:tc>
          <w:tcPr>
            <w:tcW w:w="2300" w:type="dxa"/>
            <w:tcBorders>
              <w:top w:val="nil"/>
              <w:left w:val="nil"/>
              <w:bottom w:val="nil"/>
              <w:right w:val="nil"/>
            </w:tcBorders>
            <w:shd w:val="clear" w:color="auto" w:fill="auto"/>
            <w:noWrap/>
            <w:vAlign w:val="center"/>
            <w:hideMark/>
          </w:tcPr>
          <w:p w14:paraId="16AD0B2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ARM Cortex-M4</w:t>
            </w:r>
          </w:p>
        </w:tc>
        <w:tc>
          <w:tcPr>
            <w:tcW w:w="1049" w:type="dxa"/>
            <w:tcBorders>
              <w:top w:val="nil"/>
              <w:left w:val="nil"/>
              <w:bottom w:val="nil"/>
              <w:right w:val="nil"/>
            </w:tcBorders>
            <w:shd w:val="clear" w:color="auto" w:fill="auto"/>
            <w:noWrap/>
            <w:vAlign w:val="center"/>
            <w:hideMark/>
          </w:tcPr>
          <w:p w14:paraId="079183E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80</w:t>
            </w:r>
          </w:p>
        </w:tc>
        <w:tc>
          <w:tcPr>
            <w:tcW w:w="1497" w:type="dxa"/>
            <w:tcBorders>
              <w:top w:val="nil"/>
              <w:left w:val="nil"/>
              <w:bottom w:val="nil"/>
              <w:right w:val="nil"/>
            </w:tcBorders>
            <w:shd w:val="clear" w:color="auto" w:fill="auto"/>
            <w:noWrap/>
            <w:vAlign w:val="center"/>
            <w:hideMark/>
          </w:tcPr>
          <w:p w14:paraId="747DF940"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Wi-Fi</w:t>
            </w:r>
          </w:p>
        </w:tc>
        <w:tc>
          <w:tcPr>
            <w:tcW w:w="1494" w:type="dxa"/>
            <w:tcBorders>
              <w:top w:val="nil"/>
              <w:left w:val="nil"/>
              <w:bottom w:val="nil"/>
              <w:right w:val="nil"/>
            </w:tcBorders>
            <w:shd w:val="clear" w:color="auto" w:fill="auto"/>
            <w:noWrap/>
            <w:vAlign w:val="center"/>
            <w:hideMark/>
          </w:tcPr>
          <w:p w14:paraId="1FCFFF44"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3,2 x 4,2 x 0,8</w:t>
            </w:r>
          </w:p>
        </w:tc>
        <w:tc>
          <w:tcPr>
            <w:tcW w:w="1200" w:type="dxa"/>
            <w:tcBorders>
              <w:top w:val="nil"/>
              <w:left w:val="nil"/>
              <w:bottom w:val="nil"/>
              <w:right w:val="nil"/>
            </w:tcBorders>
            <w:shd w:val="clear" w:color="auto" w:fill="auto"/>
            <w:noWrap/>
            <w:vAlign w:val="center"/>
            <w:hideMark/>
          </w:tcPr>
          <w:p w14:paraId="0980A6A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46,79</w:t>
            </w:r>
          </w:p>
        </w:tc>
      </w:tr>
      <w:tr w:rsidR="00C86FCC" w:rsidRPr="00C86FCC" w14:paraId="66A1EBA5" w14:textId="77777777" w:rsidTr="00C86FCC">
        <w:trPr>
          <w:trHeight w:val="600"/>
        </w:trPr>
        <w:tc>
          <w:tcPr>
            <w:tcW w:w="1780" w:type="dxa"/>
            <w:tcBorders>
              <w:top w:val="nil"/>
              <w:left w:val="nil"/>
              <w:bottom w:val="nil"/>
              <w:right w:val="single" w:sz="4" w:space="0" w:color="auto"/>
            </w:tcBorders>
            <w:shd w:val="clear" w:color="auto" w:fill="auto"/>
            <w:noWrap/>
            <w:vAlign w:val="center"/>
            <w:hideMark/>
          </w:tcPr>
          <w:p w14:paraId="5C636011"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STEVAL-WESU1</w:t>
            </w:r>
          </w:p>
        </w:tc>
        <w:tc>
          <w:tcPr>
            <w:tcW w:w="2300" w:type="dxa"/>
            <w:tcBorders>
              <w:top w:val="nil"/>
              <w:left w:val="nil"/>
              <w:bottom w:val="nil"/>
              <w:right w:val="nil"/>
            </w:tcBorders>
            <w:shd w:val="clear" w:color="auto" w:fill="auto"/>
            <w:noWrap/>
            <w:vAlign w:val="center"/>
            <w:hideMark/>
          </w:tcPr>
          <w:p w14:paraId="6B6964A8"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ARM Cortex-M3</w:t>
            </w:r>
          </w:p>
        </w:tc>
        <w:tc>
          <w:tcPr>
            <w:tcW w:w="1049" w:type="dxa"/>
            <w:tcBorders>
              <w:top w:val="nil"/>
              <w:left w:val="nil"/>
              <w:bottom w:val="nil"/>
              <w:right w:val="nil"/>
            </w:tcBorders>
            <w:shd w:val="clear" w:color="auto" w:fill="auto"/>
            <w:noWrap/>
            <w:vAlign w:val="center"/>
            <w:hideMark/>
          </w:tcPr>
          <w:p w14:paraId="4547843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32</w:t>
            </w:r>
          </w:p>
        </w:tc>
        <w:tc>
          <w:tcPr>
            <w:tcW w:w="1497" w:type="dxa"/>
            <w:tcBorders>
              <w:top w:val="nil"/>
              <w:left w:val="nil"/>
              <w:bottom w:val="nil"/>
              <w:right w:val="nil"/>
            </w:tcBorders>
            <w:shd w:val="clear" w:color="auto" w:fill="auto"/>
            <w:noWrap/>
            <w:vAlign w:val="center"/>
            <w:hideMark/>
          </w:tcPr>
          <w:p w14:paraId="63A8A75E"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BLE</w:t>
            </w:r>
          </w:p>
        </w:tc>
        <w:tc>
          <w:tcPr>
            <w:tcW w:w="1494" w:type="dxa"/>
            <w:tcBorders>
              <w:top w:val="nil"/>
              <w:left w:val="nil"/>
              <w:bottom w:val="nil"/>
              <w:right w:val="nil"/>
            </w:tcBorders>
            <w:shd w:val="clear" w:color="auto" w:fill="auto"/>
            <w:noWrap/>
            <w:vAlign w:val="center"/>
            <w:hideMark/>
          </w:tcPr>
          <w:p w14:paraId="5829BC7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3 x 3,5 x 1</w:t>
            </w:r>
          </w:p>
        </w:tc>
        <w:tc>
          <w:tcPr>
            <w:tcW w:w="1200" w:type="dxa"/>
            <w:tcBorders>
              <w:top w:val="nil"/>
              <w:left w:val="nil"/>
              <w:bottom w:val="nil"/>
              <w:right w:val="nil"/>
            </w:tcBorders>
            <w:shd w:val="clear" w:color="auto" w:fill="auto"/>
            <w:noWrap/>
            <w:vAlign w:val="center"/>
            <w:hideMark/>
          </w:tcPr>
          <w:p w14:paraId="543093C6"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46,75</w:t>
            </w:r>
          </w:p>
        </w:tc>
      </w:tr>
    </w:tbl>
    <w:p w14:paraId="009FB032" w14:textId="5D06B7EC" w:rsidR="00C86FCC" w:rsidRDefault="00BA15AE" w:rsidP="00BA15AE">
      <w:pPr>
        <w:jc w:val="center"/>
        <w:rPr>
          <w:b/>
          <w:bCs/>
          <w:sz w:val="18"/>
          <w:szCs w:val="20"/>
        </w:rPr>
      </w:pPr>
      <w:r>
        <w:rPr>
          <w:b/>
          <w:bCs/>
          <w:sz w:val="18"/>
          <w:szCs w:val="20"/>
        </w:rPr>
        <w:t>Tabla 2.1. Comparación de datos de dispositivos</w:t>
      </w:r>
    </w:p>
    <w:p w14:paraId="65CAB7AB" w14:textId="77777777" w:rsidR="00BA15AE" w:rsidRPr="00BA15AE" w:rsidRDefault="00BA15AE" w:rsidP="00BA15AE">
      <w:pPr>
        <w:jc w:val="center"/>
        <w:rPr>
          <w:b/>
          <w:bCs/>
          <w:sz w:val="18"/>
          <w:szCs w:val="20"/>
        </w:rPr>
      </w:pPr>
    </w:p>
    <w:p w14:paraId="7203EFAF" w14:textId="5356851B" w:rsidR="002B54A4" w:rsidRDefault="002B54A4" w:rsidP="00C86FCC">
      <w:pPr>
        <w:jc w:val="left"/>
      </w:pPr>
      <w:r>
        <w:t xml:space="preserve">En la tabla comparativa podemos observar que el Hexiwear MIKROE-2026 se sale de la norma, teniendo un procesador diferente fabricado por NXP mientras el resto tiene procesadores de fabricación propia pero basados todos en ARM Cortex. Esto hace que su procesador tenga mayores prestaciones de velocidad. </w:t>
      </w:r>
    </w:p>
    <w:p w14:paraId="45DAFF6F" w14:textId="77777777" w:rsidR="002B54A4" w:rsidDel="006358E5" w:rsidRDefault="002B54A4" w:rsidP="00C86FCC">
      <w:pPr>
        <w:jc w:val="left"/>
        <w:rPr>
          <w:del w:id="265" w:author="DIEGO PÉREZ LAVARÍAS" w:date="2020-05-19T15:47:00Z"/>
        </w:rPr>
      </w:pPr>
      <w:r>
        <w:t>En cuanto a la conectividad, lo establecido es el Bluetooth de baja energía o BLE, que se ha mostrado como un sistema muy útil para este segmento, como se puede observar en el mercado, donde las empresas más grandes como puede ser Xiaomi lo utilizan en sus dispositivos wearable, las pulseras y relojes de actividad de la gama Amazfit. Aun así, destaca el uso de Wi-Fi en el caso del CC-3200STK, lo cual hace que sea una gran opción para aplicaciones que utilicen un servicio web, ya que se puede cargar los datos directamente a un servidor de este tipo.</w:t>
      </w:r>
    </w:p>
    <w:p w14:paraId="20407F15" w14:textId="77777777" w:rsidR="002B54A4" w:rsidRDefault="002B54A4" w:rsidP="00C86FCC">
      <w:pPr>
        <w:jc w:val="left"/>
      </w:pPr>
    </w:p>
    <w:p w14:paraId="29B9E4D2" w14:textId="77777777" w:rsidR="002B54A4" w:rsidRDefault="002B54A4" w:rsidP="00C86FCC">
      <w:pPr>
        <w:jc w:val="left"/>
      </w:pPr>
      <w:r>
        <w:t>Fijándonos en las dimensiones, realmente todas las alternativas son de tamaño contenido, con utilidad de reloj de pulsera. No se han encontrado los datos exactos del Hexiwear, pero el peso es de 40 gramos y se vende con pulsera para usarlo de esa manera, así que se asume que es así también.</w:t>
      </w:r>
    </w:p>
    <w:p w14:paraId="3AA7B2DD" w14:textId="1BD593FF" w:rsidR="00C86FCC" w:rsidRDefault="002B54A4" w:rsidP="00C86FCC">
      <w:pPr>
        <w:jc w:val="left"/>
        <w:rPr>
          <w:rFonts w:asciiTheme="minorHAnsi" w:hAnsiTheme="minorHAnsi" w:cstheme="minorBidi"/>
          <w:szCs w:val="22"/>
          <w:lang w:eastAsia="en-US"/>
        </w:rPr>
      </w:pPr>
      <w:r>
        <w:t>Por último, en cuanto a precio, vemos que todas las alternativas se sitúan en el mismo rango de entre 40 y 50 euros, excepto el CC-1350STK, que sube de precio debido a su baja disponibilidad en detrimento de dispositivos más modernos</w:t>
      </w:r>
      <w:r w:rsidR="00BA15AE">
        <w:t>. Cabe recordar que este dispositivo salió en 2016.</w:t>
      </w:r>
      <w:r w:rsidR="00C86FCC">
        <w:fldChar w:fldCharType="begin"/>
      </w:r>
      <w:r w:rsidR="00C86FCC">
        <w:instrText xml:space="preserve"> LINK Excel.Sheet.12 "C:\\Users\\Diego\\Desktop\\Libro1.xlsx" "Hoja1!F7C5:F11C10" \a \f 4 \h  \* MERGEFORMAT </w:instrText>
      </w:r>
      <w:r w:rsidR="00C86FCC">
        <w:fldChar w:fldCharType="separate"/>
      </w:r>
    </w:p>
    <w:p w14:paraId="4D3269DB" w14:textId="66984251" w:rsidR="00BA15AE" w:rsidRDefault="00C86FCC" w:rsidP="00BA15AE">
      <w:pPr>
        <w:jc w:val="left"/>
      </w:pPr>
      <w:r>
        <w:fldChar w:fldCharType="end"/>
      </w:r>
      <w:r w:rsidR="00BA15AE">
        <w:t>También se puede realizar una comparación de los sensores que incorporan los dispositivos.</w:t>
      </w:r>
    </w:p>
    <w:p w14:paraId="7A350E0A" w14:textId="5F78894B" w:rsidR="00BC417F" w:rsidRDefault="00E44D74" w:rsidP="00BA15AE">
      <w:pPr>
        <w:jc w:val="left"/>
      </w:pPr>
      <w:r w:rsidRPr="000D4F03">
        <w:rPr>
          <w:b/>
          <w:bCs/>
          <w:i/>
          <w:iCs/>
        </w:rPr>
        <w:t>MIKROE-2026</w:t>
      </w:r>
      <w:r>
        <w:t xml:space="preserve">: Incluye </w:t>
      </w:r>
      <w:del w:id="266" w:author="DIEGO PÉREZ LAVARÍAS" w:date="2020-05-19T15:48:00Z">
        <w:r w:rsidDel="006358E5">
          <w:delText>una IMU</w:delText>
        </w:r>
      </w:del>
      <w:ins w:id="267" w:author="DIEGO PÉREZ LAVARÍAS" w:date="2020-05-19T15:48:00Z">
        <w:r w:rsidR="006358E5">
          <w:t>una unidad de sensores</w:t>
        </w:r>
      </w:ins>
      <w:r>
        <w:t xml:space="preserve"> con dos módulos diferentes, por un lado el acelerómetro y magnetómetro y por otro lado el giróscopo.</w:t>
      </w:r>
      <w:r w:rsidR="009A3DC2">
        <w:t xml:space="preserve"> </w:t>
      </w:r>
      <w:hyperlink w:anchor="_Bibliografía" w:history="1">
        <w:r w:rsidR="009A3DC2" w:rsidRPr="009A7E7A">
          <w:rPr>
            <w:rStyle w:val="Hipervnculo"/>
            <w:color w:val="auto"/>
            <w:sz w:val="18"/>
            <w:szCs w:val="20"/>
            <w:u w:val="none"/>
          </w:rPr>
          <w:t>(4)</w:t>
        </w:r>
      </w:hyperlink>
    </w:p>
    <w:p w14:paraId="3640E4FA" w14:textId="5AE23D98" w:rsidR="00E44D74" w:rsidRDefault="00E44D74" w:rsidP="00E44D74">
      <w:pPr>
        <w:pStyle w:val="Prrafodelista"/>
        <w:numPr>
          <w:ilvl w:val="0"/>
          <w:numId w:val="13"/>
        </w:numPr>
        <w:jc w:val="left"/>
      </w:pPr>
      <w:r>
        <w:t>Acelerómetro: FXOS8700CQ</w:t>
      </w:r>
    </w:p>
    <w:p w14:paraId="3461E1A9" w14:textId="392E81EF" w:rsidR="00E44D74" w:rsidRDefault="00E44D74" w:rsidP="00E44D74">
      <w:pPr>
        <w:pStyle w:val="Prrafodelista"/>
        <w:numPr>
          <w:ilvl w:val="1"/>
          <w:numId w:val="13"/>
        </w:numPr>
        <w:jc w:val="left"/>
      </w:pPr>
      <w:r>
        <w:t>Rango de ±2g, ±4g, ±8g.</w:t>
      </w:r>
    </w:p>
    <w:p w14:paraId="4CB9D20A" w14:textId="1556F770" w:rsidR="00E44D74" w:rsidRDefault="00E44D74" w:rsidP="00E44D74">
      <w:pPr>
        <w:pStyle w:val="Prrafodelista"/>
        <w:numPr>
          <w:ilvl w:val="1"/>
          <w:numId w:val="13"/>
        </w:numPr>
        <w:jc w:val="left"/>
      </w:pPr>
      <w:r>
        <w:t>Frecuencia de muestreo de hasta 800 Hz.</w:t>
      </w:r>
    </w:p>
    <w:p w14:paraId="445F46C0" w14:textId="77777777" w:rsidR="00E44D74" w:rsidRDefault="00E44D74" w:rsidP="00E44D74">
      <w:pPr>
        <w:pStyle w:val="Prrafodelista"/>
        <w:ind w:left="1440"/>
        <w:jc w:val="left"/>
      </w:pPr>
    </w:p>
    <w:p w14:paraId="0C843832" w14:textId="1629FD08" w:rsidR="00E44D74" w:rsidRDefault="00E44D74" w:rsidP="00E44D74">
      <w:pPr>
        <w:pStyle w:val="Prrafodelista"/>
        <w:numPr>
          <w:ilvl w:val="0"/>
          <w:numId w:val="13"/>
        </w:numPr>
        <w:jc w:val="left"/>
      </w:pPr>
      <w:r>
        <w:t>Giróscopo: FXAS21002C</w:t>
      </w:r>
    </w:p>
    <w:p w14:paraId="63DCE81B" w14:textId="5BCF5068" w:rsidR="00E44D74" w:rsidRDefault="00E44D74" w:rsidP="00E44D74">
      <w:pPr>
        <w:pStyle w:val="Prrafodelista"/>
        <w:numPr>
          <w:ilvl w:val="1"/>
          <w:numId w:val="13"/>
        </w:numPr>
        <w:jc w:val="left"/>
      </w:pPr>
      <w:r>
        <w:t>Rango de ±250º/s, ±500º/s, ±1000º/s, ±2000º/s.</w:t>
      </w:r>
    </w:p>
    <w:p w14:paraId="2820B13E" w14:textId="6AC23517" w:rsidR="00E44D74" w:rsidRDefault="00E44D74" w:rsidP="00E44D74">
      <w:pPr>
        <w:pStyle w:val="Prrafodelista"/>
        <w:numPr>
          <w:ilvl w:val="1"/>
          <w:numId w:val="13"/>
        </w:numPr>
        <w:jc w:val="left"/>
      </w:pPr>
      <w:r>
        <w:t>Frecuencia de muestreo de hasta 800 Hz.</w:t>
      </w:r>
    </w:p>
    <w:p w14:paraId="377B9C42" w14:textId="1C264ED8" w:rsidR="00E44D74" w:rsidRDefault="00E44D74" w:rsidP="00E44D74">
      <w:pPr>
        <w:pStyle w:val="Prrafodelista"/>
        <w:jc w:val="left"/>
      </w:pPr>
    </w:p>
    <w:p w14:paraId="04AB7729" w14:textId="64C2E62A" w:rsidR="00E44D74" w:rsidRDefault="00E44D74" w:rsidP="00E44D74">
      <w:pPr>
        <w:pStyle w:val="Prrafodelista"/>
        <w:numPr>
          <w:ilvl w:val="0"/>
          <w:numId w:val="13"/>
        </w:numPr>
        <w:jc w:val="left"/>
      </w:pPr>
      <w:r>
        <w:t>Magnetómetro: FXOS8700CQ</w:t>
      </w:r>
    </w:p>
    <w:p w14:paraId="2404CBD3" w14:textId="044F5FD4" w:rsidR="00E44D74" w:rsidRDefault="00E44D74" w:rsidP="00E44D74">
      <w:pPr>
        <w:pStyle w:val="Prrafodelista"/>
        <w:numPr>
          <w:ilvl w:val="1"/>
          <w:numId w:val="13"/>
        </w:numPr>
        <w:jc w:val="left"/>
      </w:pPr>
      <w:r>
        <w:t>Rango de ±1200 µT.</w:t>
      </w:r>
    </w:p>
    <w:p w14:paraId="741C0561" w14:textId="4918E23E" w:rsidR="00E44D74" w:rsidRDefault="00E44D74" w:rsidP="00E44D74">
      <w:pPr>
        <w:pStyle w:val="Prrafodelista"/>
        <w:numPr>
          <w:ilvl w:val="1"/>
          <w:numId w:val="13"/>
        </w:numPr>
        <w:jc w:val="left"/>
      </w:pPr>
      <w:r>
        <w:lastRenderedPageBreak/>
        <w:t>Frecuencia de muestreo de hasta 800 Hz.</w:t>
      </w:r>
    </w:p>
    <w:p w14:paraId="5AAC464E" w14:textId="72393FB3" w:rsidR="00E44D74" w:rsidRDefault="00E44D74" w:rsidP="00E44D74">
      <w:pPr>
        <w:jc w:val="left"/>
      </w:pPr>
    </w:p>
    <w:p w14:paraId="194D97E3" w14:textId="2179193E" w:rsidR="00E44D74" w:rsidRDefault="00E44D74" w:rsidP="00E44D74">
      <w:pPr>
        <w:jc w:val="left"/>
      </w:pPr>
      <w:r w:rsidRPr="000D4F03">
        <w:rPr>
          <w:b/>
          <w:bCs/>
          <w:i/>
          <w:iCs/>
        </w:rPr>
        <w:t>CC1350STK y CC3200STK</w:t>
      </w:r>
      <w:r>
        <w:t xml:space="preserve">: Incluyen </w:t>
      </w:r>
      <w:ins w:id="268" w:author="DIEGO PÉREZ LAVARÍAS" w:date="2020-05-19T15:48:00Z">
        <w:r w:rsidR="006358E5">
          <w:t>el mismo sistema</w:t>
        </w:r>
      </w:ins>
      <w:del w:id="269" w:author="DIEGO PÉREZ LAVARÍAS" w:date="2020-05-19T15:48:00Z">
        <w:r w:rsidDel="006358E5">
          <w:delText>la misma IMU</w:delText>
        </w:r>
      </w:del>
      <w:r>
        <w:t xml:space="preserve">, la MPU-9250, de InvenSense. </w:t>
      </w:r>
      <w:hyperlink w:anchor="_Bibliografía" w:history="1">
        <w:r w:rsidRPr="006F1E4F">
          <w:rPr>
            <w:rStyle w:val="Hipervnculo"/>
            <w:color w:val="000000" w:themeColor="text1"/>
            <w:sz w:val="18"/>
            <w:szCs w:val="20"/>
            <w:u w:val="none"/>
          </w:rPr>
          <w:t>(7)</w:t>
        </w:r>
      </w:hyperlink>
    </w:p>
    <w:p w14:paraId="4DF9ABBD" w14:textId="1DA052A0" w:rsidR="00E44D74" w:rsidRDefault="00E44D74" w:rsidP="00E44D74">
      <w:pPr>
        <w:pStyle w:val="Prrafodelista"/>
        <w:numPr>
          <w:ilvl w:val="0"/>
          <w:numId w:val="13"/>
        </w:numPr>
        <w:jc w:val="left"/>
      </w:pPr>
      <w:r>
        <w:t>Acelerómetro:</w:t>
      </w:r>
    </w:p>
    <w:p w14:paraId="2A8E8D55" w14:textId="402388BC" w:rsidR="00E44D74" w:rsidRDefault="00E44D74" w:rsidP="00E44D74">
      <w:pPr>
        <w:pStyle w:val="Prrafodelista"/>
        <w:numPr>
          <w:ilvl w:val="1"/>
          <w:numId w:val="13"/>
        </w:numPr>
        <w:jc w:val="left"/>
      </w:pPr>
      <w:r>
        <w:t>Rango de ±2g, ±4g, ±8g, ±16g.</w:t>
      </w:r>
    </w:p>
    <w:p w14:paraId="2E416658" w14:textId="1F36CD00" w:rsidR="00E44D74" w:rsidRDefault="00E44D74" w:rsidP="00E44D74">
      <w:pPr>
        <w:pStyle w:val="Prrafodelista"/>
        <w:numPr>
          <w:ilvl w:val="1"/>
          <w:numId w:val="13"/>
        </w:numPr>
        <w:jc w:val="left"/>
      </w:pPr>
      <w:r>
        <w:t>Frecuencia de muestreo de hasta 4 KHz.</w:t>
      </w:r>
    </w:p>
    <w:p w14:paraId="1463449B" w14:textId="73B6F0FB" w:rsidR="00E44D74" w:rsidRDefault="00E44D74" w:rsidP="00E44D74">
      <w:pPr>
        <w:pStyle w:val="Prrafodelista"/>
        <w:jc w:val="left"/>
      </w:pPr>
    </w:p>
    <w:p w14:paraId="4C47B40F" w14:textId="71017FA9" w:rsidR="00E44D74" w:rsidRDefault="00E44D74" w:rsidP="00E44D74">
      <w:pPr>
        <w:pStyle w:val="Prrafodelista"/>
        <w:numPr>
          <w:ilvl w:val="0"/>
          <w:numId w:val="13"/>
        </w:numPr>
        <w:jc w:val="left"/>
      </w:pPr>
      <w:r>
        <w:t xml:space="preserve">Giróscopo: </w:t>
      </w:r>
    </w:p>
    <w:p w14:paraId="618B6476" w14:textId="2D1A1C6F" w:rsidR="00E44D74" w:rsidRDefault="00E44D74" w:rsidP="00E44D74">
      <w:pPr>
        <w:pStyle w:val="Prrafodelista"/>
        <w:numPr>
          <w:ilvl w:val="1"/>
          <w:numId w:val="13"/>
        </w:numPr>
        <w:jc w:val="left"/>
      </w:pPr>
      <w:r>
        <w:t>Rango de ±250º/s, ±500º/s, ±1000º/s, ±2000º/s.</w:t>
      </w:r>
    </w:p>
    <w:p w14:paraId="5DC198BA" w14:textId="7E4233C8" w:rsidR="00E44D74" w:rsidRDefault="00E44D74" w:rsidP="00E44D74">
      <w:pPr>
        <w:pStyle w:val="Prrafodelista"/>
        <w:numPr>
          <w:ilvl w:val="1"/>
          <w:numId w:val="13"/>
        </w:numPr>
        <w:jc w:val="left"/>
      </w:pPr>
      <w:r>
        <w:t>Frecuencia de muestreo de hasta 1 KHz.</w:t>
      </w:r>
    </w:p>
    <w:p w14:paraId="7C4F130F" w14:textId="48730B3E" w:rsidR="00E44D74" w:rsidRDefault="00E44D74" w:rsidP="00E44D74">
      <w:pPr>
        <w:pStyle w:val="Prrafodelista"/>
        <w:jc w:val="left"/>
      </w:pPr>
    </w:p>
    <w:p w14:paraId="00833559" w14:textId="29B82DF8" w:rsidR="00E44D74" w:rsidRDefault="00E44D74" w:rsidP="00E44D74">
      <w:pPr>
        <w:pStyle w:val="Prrafodelista"/>
        <w:numPr>
          <w:ilvl w:val="0"/>
          <w:numId w:val="13"/>
        </w:numPr>
        <w:jc w:val="left"/>
      </w:pPr>
      <w:r>
        <w:t>Magnetómetro:</w:t>
      </w:r>
    </w:p>
    <w:p w14:paraId="19C841BD" w14:textId="3A114337" w:rsidR="00E44D74" w:rsidRDefault="00E44D74" w:rsidP="00E44D74">
      <w:pPr>
        <w:pStyle w:val="Prrafodelista"/>
        <w:numPr>
          <w:ilvl w:val="1"/>
          <w:numId w:val="13"/>
        </w:numPr>
        <w:jc w:val="left"/>
      </w:pPr>
      <w:r>
        <w:t>Rango de ±4800 µT.</w:t>
      </w:r>
    </w:p>
    <w:p w14:paraId="434C66A7" w14:textId="6D7CC4A6" w:rsidR="00E44D74" w:rsidRDefault="00E44D74" w:rsidP="00E44D74">
      <w:pPr>
        <w:pStyle w:val="Prrafodelista"/>
        <w:numPr>
          <w:ilvl w:val="1"/>
          <w:numId w:val="13"/>
        </w:numPr>
        <w:jc w:val="left"/>
      </w:pPr>
      <w:r>
        <w:t>Frecuencia de muestreo de hasta 8 Hz.</w:t>
      </w:r>
    </w:p>
    <w:p w14:paraId="66910DB0" w14:textId="0FD171E4" w:rsidR="00E44D74" w:rsidRDefault="00E44D74" w:rsidP="00E44D74">
      <w:pPr>
        <w:jc w:val="left"/>
      </w:pPr>
    </w:p>
    <w:p w14:paraId="710AFA5D" w14:textId="77C35294" w:rsidR="00E44D74" w:rsidRDefault="00E44D74" w:rsidP="00E44D74">
      <w:pPr>
        <w:jc w:val="left"/>
      </w:pPr>
      <w:r w:rsidRPr="000D4F03">
        <w:rPr>
          <w:b/>
          <w:bCs/>
          <w:i/>
          <w:iCs/>
        </w:rPr>
        <w:t>STEVAL-WESU1</w:t>
      </w:r>
      <w:r>
        <w:t xml:space="preserve">: </w:t>
      </w:r>
      <w:r w:rsidR="006F1E4F">
        <w:t>Dividen su</w:t>
      </w:r>
      <w:ins w:id="270" w:author="DIEGO PÉREZ LAVARÍAS" w:date="2020-05-19T15:48:00Z">
        <w:r w:rsidR="006358E5">
          <w:t>s sensores de orientación</w:t>
        </w:r>
      </w:ins>
      <w:r w:rsidR="006F1E4F">
        <w:t xml:space="preserve"> </w:t>
      </w:r>
      <w:del w:id="271" w:author="DIEGO PÉREZ LAVARÍAS" w:date="2020-05-19T15:48:00Z">
        <w:r w:rsidR="006F1E4F" w:rsidDel="006358E5">
          <w:delText xml:space="preserve">IMU </w:delText>
        </w:r>
      </w:del>
      <w:r w:rsidR="006F1E4F">
        <w:t>en dos módulos, en este caso, el acelerómetro y el giróscopo en uno y el magnetómetro en otro.</w:t>
      </w:r>
      <w:r w:rsidR="00F6132B">
        <w:t xml:space="preserve"> </w:t>
      </w:r>
      <w:r w:rsidR="00F6132B" w:rsidRPr="00F6132B">
        <w:rPr>
          <w:sz w:val="18"/>
          <w:szCs w:val="18"/>
        </w:rPr>
        <w:t>(8)</w:t>
      </w:r>
    </w:p>
    <w:p w14:paraId="07A3DED9" w14:textId="663F9DDD" w:rsidR="006F1E4F" w:rsidRDefault="006F1E4F" w:rsidP="006F1E4F">
      <w:pPr>
        <w:pStyle w:val="Prrafodelista"/>
        <w:numPr>
          <w:ilvl w:val="0"/>
          <w:numId w:val="13"/>
        </w:numPr>
        <w:jc w:val="left"/>
      </w:pPr>
      <w:r>
        <w:t>Acelerómetro: LSM6DS3</w:t>
      </w:r>
    </w:p>
    <w:p w14:paraId="31980193" w14:textId="11518DDA" w:rsidR="006F1E4F" w:rsidRDefault="006F1E4F" w:rsidP="006F1E4F">
      <w:pPr>
        <w:pStyle w:val="Prrafodelista"/>
        <w:numPr>
          <w:ilvl w:val="1"/>
          <w:numId w:val="13"/>
        </w:numPr>
        <w:jc w:val="left"/>
      </w:pPr>
      <w:r>
        <w:t>Rango de ±2g, ±4g, ±8g, ±16g.</w:t>
      </w:r>
    </w:p>
    <w:p w14:paraId="00BB9FC4" w14:textId="1EA3F4E6" w:rsidR="006F1E4F" w:rsidRDefault="006F1E4F" w:rsidP="006F1E4F">
      <w:pPr>
        <w:pStyle w:val="Prrafodelista"/>
        <w:numPr>
          <w:ilvl w:val="1"/>
          <w:numId w:val="13"/>
        </w:numPr>
        <w:jc w:val="left"/>
      </w:pPr>
      <w:r>
        <w:t>Frecuencia de muestreo de hasta 1.6 KHz.</w:t>
      </w:r>
    </w:p>
    <w:p w14:paraId="5D03609B" w14:textId="4C6C35EA" w:rsidR="006F1E4F" w:rsidRDefault="006F1E4F" w:rsidP="006F1E4F">
      <w:pPr>
        <w:pStyle w:val="Prrafodelista"/>
        <w:jc w:val="left"/>
      </w:pPr>
    </w:p>
    <w:p w14:paraId="6E5D26E6" w14:textId="295BFCA7" w:rsidR="006F1E4F" w:rsidRDefault="006F1E4F" w:rsidP="006F1E4F">
      <w:pPr>
        <w:pStyle w:val="Prrafodelista"/>
        <w:numPr>
          <w:ilvl w:val="0"/>
          <w:numId w:val="13"/>
        </w:numPr>
        <w:jc w:val="left"/>
      </w:pPr>
      <w:r>
        <w:t>Giróscopo: LSM6DS3</w:t>
      </w:r>
    </w:p>
    <w:p w14:paraId="48F853A1" w14:textId="3BAF6222" w:rsidR="006F1E4F" w:rsidRDefault="006F1E4F" w:rsidP="006F1E4F">
      <w:pPr>
        <w:pStyle w:val="Prrafodelista"/>
        <w:numPr>
          <w:ilvl w:val="1"/>
          <w:numId w:val="13"/>
        </w:numPr>
        <w:jc w:val="left"/>
      </w:pPr>
      <w:r>
        <w:t>Rango de ±125º/s, ±245º/s, ±500º/s, ±1000º/s, ±2000º/s.</w:t>
      </w:r>
    </w:p>
    <w:p w14:paraId="52547BA1" w14:textId="63EF63A0" w:rsidR="006F1E4F" w:rsidDel="00D04F13" w:rsidRDefault="006F1E4F" w:rsidP="00D04F13">
      <w:pPr>
        <w:pStyle w:val="Prrafodelista"/>
        <w:numPr>
          <w:ilvl w:val="1"/>
          <w:numId w:val="13"/>
        </w:numPr>
        <w:jc w:val="left"/>
        <w:rPr>
          <w:del w:id="272" w:author="DIEGO PÉREZ LAVARÍAS" w:date="2020-05-16T11:35:00Z"/>
        </w:rPr>
      </w:pPr>
      <w:r>
        <w:t>Frecuencia de muestreo de hasta 1.6 KHz.</w:t>
      </w:r>
    </w:p>
    <w:p w14:paraId="71CDCB7C" w14:textId="77777777" w:rsidR="00D04F13" w:rsidRDefault="00D04F13" w:rsidP="006F1E4F">
      <w:pPr>
        <w:pStyle w:val="Prrafodelista"/>
        <w:numPr>
          <w:ilvl w:val="1"/>
          <w:numId w:val="13"/>
        </w:numPr>
        <w:jc w:val="left"/>
        <w:rPr>
          <w:ins w:id="273" w:author="DIEGO PÉREZ LAVARÍAS" w:date="2020-05-16T11:35:00Z"/>
        </w:rPr>
      </w:pPr>
    </w:p>
    <w:p w14:paraId="71679CBA" w14:textId="518C8B5D" w:rsidR="006F1E4F" w:rsidDel="00D04F13" w:rsidRDefault="006F1E4F">
      <w:pPr>
        <w:pStyle w:val="Prrafodelista"/>
        <w:ind w:left="1440"/>
        <w:jc w:val="left"/>
        <w:rPr>
          <w:del w:id="274" w:author="DIEGO PÉREZ LAVARÍAS" w:date="2020-05-16T11:35:00Z"/>
        </w:rPr>
        <w:pPrChange w:id="275" w:author="DIEGO PÉREZ LAVARÍAS" w:date="2020-05-16T11:35:00Z">
          <w:pPr>
            <w:jc w:val="left"/>
          </w:pPr>
        </w:pPrChange>
      </w:pPr>
    </w:p>
    <w:p w14:paraId="17CB5690" w14:textId="6EC49BBD" w:rsidR="006F1E4F" w:rsidRDefault="006F1E4F">
      <w:pPr>
        <w:pStyle w:val="Prrafodelista"/>
        <w:ind w:left="1440"/>
        <w:jc w:val="left"/>
        <w:pPrChange w:id="276" w:author="DIEGO PÉREZ LAVARÍAS" w:date="2020-05-16T11:35:00Z">
          <w:pPr>
            <w:jc w:val="left"/>
          </w:pPr>
        </w:pPrChange>
      </w:pPr>
    </w:p>
    <w:p w14:paraId="0797A22A" w14:textId="62E1F9AB" w:rsidR="006F1E4F" w:rsidRDefault="006F1E4F" w:rsidP="006F1E4F">
      <w:pPr>
        <w:pStyle w:val="Prrafodelista"/>
        <w:numPr>
          <w:ilvl w:val="0"/>
          <w:numId w:val="13"/>
        </w:numPr>
        <w:jc w:val="left"/>
      </w:pPr>
      <w:r>
        <w:t>Magnetómetro: LIS3MDL</w:t>
      </w:r>
    </w:p>
    <w:p w14:paraId="123402AB" w14:textId="6237119D" w:rsidR="006F1E4F" w:rsidRDefault="006F1E4F" w:rsidP="006F1E4F">
      <w:pPr>
        <w:pStyle w:val="Prrafodelista"/>
        <w:numPr>
          <w:ilvl w:val="1"/>
          <w:numId w:val="13"/>
        </w:numPr>
        <w:jc w:val="left"/>
      </w:pPr>
      <w:r>
        <w:t>Rango de ±400</w:t>
      </w:r>
      <w:r w:rsidRPr="006F1E4F">
        <w:t xml:space="preserve"> </w:t>
      </w:r>
      <w:r>
        <w:t>µT, ±800</w:t>
      </w:r>
      <w:r w:rsidRPr="006F1E4F">
        <w:t xml:space="preserve"> </w:t>
      </w:r>
      <w:r>
        <w:t>µT, 1200</w:t>
      </w:r>
      <w:r w:rsidRPr="006F1E4F">
        <w:t xml:space="preserve"> </w:t>
      </w:r>
      <w:r>
        <w:t>µT, 1600</w:t>
      </w:r>
      <w:r w:rsidRPr="006F1E4F">
        <w:t xml:space="preserve"> </w:t>
      </w:r>
      <w:r>
        <w:t>µT.</w:t>
      </w:r>
      <w:r w:rsidR="0033407A">
        <w:t xml:space="preserve"> </w:t>
      </w:r>
      <w:r w:rsidR="0033407A" w:rsidRPr="0033407A">
        <w:rPr>
          <w:sz w:val="18"/>
          <w:szCs w:val="20"/>
        </w:rPr>
        <w:t>(9)</w:t>
      </w:r>
    </w:p>
    <w:p w14:paraId="4FF64CFA" w14:textId="2DD1AB3D" w:rsidR="006F1E4F" w:rsidRDefault="006F1E4F" w:rsidP="006F1E4F">
      <w:pPr>
        <w:pStyle w:val="Prrafodelista"/>
        <w:numPr>
          <w:ilvl w:val="1"/>
          <w:numId w:val="13"/>
        </w:numPr>
        <w:jc w:val="left"/>
      </w:pPr>
      <w:r>
        <w:t>Frecuencia de muestreo de hasta 1,6 KHz.</w:t>
      </w:r>
    </w:p>
    <w:p w14:paraId="487ADC6B" w14:textId="00921041" w:rsidR="006F1E4F" w:rsidRDefault="006F1E4F" w:rsidP="006F1E4F">
      <w:pPr>
        <w:jc w:val="left"/>
      </w:pPr>
    </w:p>
    <w:p w14:paraId="7E862FC7" w14:textId="32147425" w:rsidR="00F6132B" w:rsidRDefault="00F6132B" w:rsidP="006F1E4F">
      <w:pPr>
        <w:jc w:val="left"/>
      </w:pPr>
      <w:r>
        <w:t xml:space="preserve">Con estos datos, podemos observar que </w:t>
      </w:r>
      <w:del w:id="277" w:author="DIEGO PÉREZ LAVARÍAS" w:date="2020-05-19T15:48:00Z">
        <w:r w:rsidDel="006358E5">
          <w:delText>las tres IMU</w:delText>
        </w:r>
      </w:del>
      <w:ins w:id="278" w:author="DIEGO PÉREZ LAVARÍAS" w:date="2020-05-19T15:48:00Z">
        <w:r w:rsidR="006358E5">
          <w:t>en los tres casos las características</w:t>
        </w:r>
      </w:ins>
      <w:r>
        <w:t xml:space="preserve"> son bastante similares, teniendo menos rango y algo menos de frecuencia de muestreo en general el dispositivo MIKROE-2026, y estando las otras dos igualadas. Cabe destacar el acelerómetro de la MPU-9250, ya que en rango y en frecuencia de muestreo es la más alta, y también el magnetómetro del STEVAL-WESU1.</w:t>
      </w:r>
    </w:p>
    <w:p w14:paraId="329336B6" w14:textId="09AC9358" w:rsidR="00BA15AE" w:rsidRDefault="00BA15AE" w:rsidP="005445F4">
      <w:pPr>
        <w:tabs>
          <w:tab w:val="left" w:pos="1305"/>
        </w:tabs>
        <w:jc w:val="left"/>
      </w:pPr>
    </w:p>
    <w:p w14:paraId="59EF7F78" w14:textId="5663596A" w:rsidR="00443A33" w:rsidRDefault="00443A33" w:rsidP="00BF7FB3">
      <w:pPr>
        <w:pStyle w:val="Ttulo2"/>
      </w:pPr>
      <w:bookmarkStart w:id="279" w:name="_Toc41474524"/>
      <w:r>
        <w:t>Posibles soluciones software</w:t>
      </w:r>
      <w:bookmarkEnd w:id="279"/>
    </w:p>
    <w:p w14:paraId="1DE9787E" w14:textId="3092214C" w:rsidR="00443A33" w:rsidRDefault="00443A33" w:rsidP="00443A33">
      <w:r>
        <w:t xml:space="preserve">En este apartado se describirán los diferentes sistemas operativos móviles </w:t>
      </w:r>
      <w:r w:rsidR="00BF7FB3">
        <w:t>que se consideran alternativas para realizar el proyecto.</w:t>
      </w:r>
      <w:r>
        <w:t xml:space="preserve"> </w:t>
      </w:r>
    </w:p>
    <w:p w14:paraId="3971DDB9" w14:textId="13BD4962" w:rsidR="00443A33" w:rsidRDefault="00443A33" w:rsidP="00443A33"/>
    <w:p w14:paraId="5FB4E886" w14:textId="567F860A" w:rsidR="00443A33" w:rsidRDefault="00443A33" w:rsidP="00443A33">
      <w:pPr>
        <w:pStyle w:val="Ttulo3"/>
      </w:pPr>
      <w:bookmarkStart w:id="280" w:name="_Toc41474525"/>
      <w:r>
        <w:t>Android</w:t>
      </w:r>
      <w:bookmarkEnd w:id="280"/>
    </w:p>
    <w:p w14:paraId="1EE59D35" w14:textId="77777777" w:rsidR="00A84604" w:rsidRPr="00A84604" w:rsidRDefault="00A84604" w:rsidP="00A84604">
      <w:pPr>
        <w:jc w:val="center"/>
        <w:rPr>
          <w:b/>
          <w:bCs/>
          <w:sz w:val="18"/>
          <w:szCs w:val="20"/>
        </w:rPr>
      </w:pPr>
    </w:p>
    <w:p w14:paraId="511FFD0D" w14:textId="505A65EF" w:rsidR="00BF7FB3" w:rsidRPr="00BF7FB3" w:rsidRDefault="00BF7FB3" w:rsidP="00443A33">
      <w:pPr>
        <w:rPr>
          <w:sz w:val="18"/>
          <w:szCs w:val="20"/>
        </w:rPr>
      </w:pPr>
      <w:r>
        <w:t xml:space="preserve">Android es el sistema operativo móvil más utilizado en la actualidad </w:t>
      </w:r>
      <w:r w:rsidRPr="00BF7FB3">
        <w:rPr>
          <w:sz w:val="18"/>
          <w:szCs w:val="20"/>
        </w:rPr>
        <w:t>(10)</w:t>
      </w:r>
      <w:r>
        <w:rPr>
          <w:sz w:val="18"/>
          <w:szCs w:val="20"/>
        </w:rPr>
        <w:t xml:space="preserve">. </w:t>
      </w:r>
      <w:r>
        <w:t>Según datos de Google (que lo desarrolla), se utiliza en 2500 millones de dispositivos activos.</w:t>
      </w:r>
    </w:p>
    <w:p w14:paraId="689ECAA0" w14:textId="2BF7DE3B" w:rsidR="00443A33" w:rsidRDefault="00BF7FB3" w:rsidP="00443A33">
      <w:r>
        <w:t>Está basado en el Kernel de Linux y su principal característica es la de ser una plataforma de código abierto y de desarrollo libre por parte de cualquier usuario que quiera ser desarrollador.</w:t>
      </w:r>
    </w:p>
    <w:p w14:paraId="0AFC9110" w14:textId="77777777" w:rsidR="008C08B7" w:rsidRDefault="002A0A38" w:rsidP="00443A33">
      <w:r>
        <w:lastRenderedPageBreak/>
        <w:t>Su primera versión fue presentada en 2007 y Android 1 (Apple Pie) salió en septiembre de 2008. Se ha ido desarrollando desde entonces, siendo su última versión Android 10</w:t>
      </w:r>
      <w:r w:rsidR="001B097F">
        <w:t>, lanzada en septiembre de 2019.</w:t>
      </w:r>
    </w:p>
    <w:p w14:paraId="5F15583F" w14:textId="0DFB589A" w:rsidR="002A0A38" w:rsidRDefault="008C08B7" w:rsidP="008C08B7">
      <w:pPr>
        <w:jc w:val="center"/>
      </w:pPr>
      <w:r>
        <w:rPr>
          <w:noProof/>
        </w:rPr>
        <w:drawing>
          <wp:inline distT="0" distB="0" distL="0" distR="0" wp14:anchorId="27EEF2F1" wp14:editId="14EAC931">
            <wp:extent cx="3857625" cy="1190625"/>
            <wp:effectExtent l="0" t="0" r="9525" b="9525"/>
            <wp:docPr id="9" name="Imagen 9" descr="Android | La plataforma que amplía los límites de lo po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 La plataforma que amplía los límites de lo posible"/>
                    <pic:cNvPicPr>
                      <a:picLocks noChangeAspect="1" noChangeArrowheads="1"/>
                    </pic:cNvPicPr>
                  </pic:nvPicPr>
                  <pic:blipFill rotWithShape="1">
                    <a:blip r:embed="rId21">
                      <a:extLst>
                        <a:ext uri="{28A0092B-C50C-407E-A947-70E740481C1C}">
                          <a14:useLocalDpi xmlns:a14="http://schemas.microsoft.com/office/drawing/2010/main" val="0"/>
                        </a:ext>
                      </a:extLst>
                    </a:blip>
                    <a:srcRect l="10352" t="27137" r="10547" b="26394"/>
                    <a:stretch/>
                  </pic:blipFill>
                  <pic:spPr bwMode="auto">
                    <a:xfrm>
                      <a:off x="0" y="0"/>
                      <a:ext cx="3857625" cy="1190625"/>
                    </a:xfrm>
                    <a:prstGeom prst="rect">
                      <a:avLst/>
                    </a:prstGeom>
                    <a:noFill/>
                    <a:ln>
                      <a:noFill/>
                    </a:ln>
                    <a:extLst>
                      <a:ext uri="{53640926-AAD7-44D8-BBD7-CCE9431645EC}">
                        <a14:shadowObscured xmlns:a14="http://schemas.microsoft.com/office/drawing/2010/main"/>
                      </a:ext>
                    </a:extLst>
                  </pic:spPr>
                </pic:pic>
              </a:graphicData>
            </a:graphic>
          </wp:inline>
        </w:drawing>
      </w:r>
    </w:p>
    <w:p w14:paraId="7E82B35B" w14:textId="24C478C0" w:rsidR="008C08B7" w:rsidRDefault="008C08B7" w:rsidP="008C08B7">
      <w:pPr>
        <w:jc w:val="center"/>
        <w:rPr>
          <w:b/>
          <w:bCs/>
          <w:sz w:val="18"/>
          <w:szCs w:val="20"/>
        </w:rPr>
      </w:pPr>
      <w:r>
        <w:rPr>
          <w:b/>
          <w:bCs/>
          <w:sz w:val="18"/>
          <w:szCs w:val="20"/>
        </w:rPr>
        <w:t>Figura 2.</w:t>
      </w:r>
      <w:ins w:id="281" w:author="DIEGO PÉREZ LAVARÍAS" w:date="2020-05-16T11:31:00Z">
        <w:r w:rsidR="009A5D6C">
          <w:rPr>
            <w:b/>
            <w:bCs/>
            <w:sz w:val="18"/>
            <w:szCs w:val="20"/>
          </w:rPr>
          <w:t>5</w:t>
        </w:r>
      </w:ins>
      <w:del w:id="282" w:author="DIEGO PÉREZ LAVARÍAS" w:date="2020-05-16T11:31:00Z">
        <w:r w:rsidDel="009A5D6C">
          <w:rPr>
            <w:b/>
            <w:bCs/>
            <w:sz w:val="18"/>
            <w:szCs w:val="20"/>
          </w:rPr>
          <w:delText>6</w:delText>
        </w:r>
      </w:del>
      <w:r>
        <w:rPr>
          <w:b/>
          <w:bCs/>
          <w:sz w:val="18"/>
          <w:szCs w:val="20"/>
        </w:rPr>
        <w:t>. Logotipo de Android</w:t>
      </w:r>
      <w:r w:rsidR="00B66ABC">
        <w:rPr>
          <w:b/>
          <w:bCs/>
          <w:sz w:val="18"/>
          <w:szCs w:val="20"/>
        </w:rPr>
        <w:t>.</w:t>
      </w:r>
    </w:p>
    <w:p w14:paraId="0AB8E13A" w14:textId="77777777" w:rsidR="008C08B7" w:rsidRPr="008C08B7" w:rsidRDefault="008C08B7" w:rsidP="008C08B7">
      <w:pPr>
        <w:jc w:val="center"/>
        <w:rPr>
          <w:b/>
          <w:bCs/>
          <w:sz w:val="18"/>
          <w:szCs w:val="20"/>
        </w:rPr>
      </w:pPr>
    </w:p>
    <w:p w14:paraId="7879F687" w14:textId="6049A0A4" w:rsidR="001B097F" w:rsidRDefault="001B097F" w:rsidP="00443A33">
      <w:r>
        <w:t>Los componentes principales del sistema son:</w:t>
      </w:r>
    </w:p>
    <w:p w14:paraId="03A4AC5E" w14:textId="3C084929" w:rsidR="001B097F" w:rsidRDefault="001B097F" w:rsidP="001B097F">
      <w:pPr>
        <w:pStyle w:val="Prrafodelista"/>
        <w:numPr>
          <w:ilvl w:val="0"/>
          <w:numId w:val="13"/>
        </w:numPr>
      </w:pPr>
      <w:r>
        <w:t>Aplicaciones: escritas en Java o Kotlin principalmente. Implementan los servicios desarrollados para el usuario.</w:t>
      </w:r>
    </w:p>
    <w:p w14:paraId="24EB7D24" w14:textId="1012E0D5" w:rsidR="001B097F" w:rsidRDefault="001B097F" w:rsidP="001B097F">
      <w:pPr>
        <w:pStyle w:val="Prrafodelista"/>
        <w:numPr>
          <w:ilvl w:val="0"/>
          <w:numId w:val="13"/>
        </w:numPr>
      </w:pPr>
      <w:r>
        <w:t>Marco de trabajo para apps: la arquitectura está diseñada para que la reutilización de los componentes sea sencilla, de forma que una aplicación publique sus capacidades y cualquier otra pueda hacer uso de ellos, siempre de manera segura (según reglas del ‘framework’.</w:t>
      </w:r>
    </w:p>
    <w:p w14:paraId="3F47FFFB" w14:textId="4E8E68CB" w:rsidR="001B097F" w:rsidRDefault="001B097F" w:rsidP="001B097F">
      <w:pPr>
        <w:pStyle w:val="Prrafodelista"/>
        <w:numPr>
          <w:ilvl w:val="0"/>
          <w:numId w:val="13"/>
        </w:numPr>
      </w:pPr>
      <w:r>
        <w:t>Bibliotecas: Android incluye un conjunto de características llamado bibliotecas, donde los desarrolladores podrán acceder a esas características para añadirlas a sus aplicaciones. Hay multitud como SQLite, 3D, etc.</w:t>
      </w:r>
    </w:p>
    <w:p w14:paraId="485700B3" w14:textId="54F20B8C" w:rsidR="001B097F" w:rsidRDefault="001B097F" w:rsidP="001B097F">
      <w:pPr>
        <w:pStyle w:val="Prrafodelista"/>
        <w:numPr>
          <w:ilvl w:val="0"/>
          <w:numId w:val="13"/>
        </w:numPr>
      </w:pPr>
      <w:r>
        <w:t>Núcleo Linux: gestiona lo servicios básicos como son la seguridad o la gestión de memoria. Completamente de código abierto.</w:t>
      </w:r>
    </w:p>
    <w:p w14:paraId="20E53DA7" w14:textId="77777777" w:rsidR="00BD0D31" w:rsidRDefault="00BD0D31" w:rsidP="001B097F"/>
    <w:p w14:paraId="64B1E7ED" w14:textId="2F4C65AC" w:rsidR="001B097F" w:rsidRDefault="001B097F" w:rsidP="001B097F">
      <w:r>
        <w:t>Con esto, las características que definen a Android son:</w:t>
      </w:r>
    </w:p>
    <w:p w14:paraId="6DBC0645" w14:textId="20703789" w:rsidR="001B097F" w:rsidRDefault="001B097F" w:rsidP="00FB39DF">
      <w:pPr>
        <w:pStyle w:val="Prrafodelista"/>
        <w:numPr>
          <w:ilvl w:val="0"/>
          <w:numId w:val="14"/>
        </w:numPr>
      </w:pPr>
      <w:r>
        <w:t>Código libre para el desarrollo de cualquier usuario</w:t>
      </w:r>
      <w:r w:rsidR="00FB39DF">
        <w:t xml:space="preserve"> con p</w:t>
      </w:r>
      <w:r>
        <w:t>rogramación en Java/Kotlin</w:t>
      </w:r>
      <w:r w:rsidR="00FB39DF">
        <w:t>.</w:t>
      </w:r>
    </w:p>
    <w:p w14:paraId="7D3A20E2" w14:textId="7A39F442" w:rsidR="001B097F" w:rsidRDefault="001B097F" w:rsidP="001B097F">
      <w:pPr>
        <w:pStyle w:val="Prrafodelista"/>
        <w:numPr>
          <w:ilvl w:val="0"/>
          <w:numId w:val="14"/>
        </w:numPr>
      </w:pPr>
      <w:r>
        <w:t>Catálogo de aplicaciones muy amplio a través de su tienda Google Play Store (gracias a la libertad de desarrollo que aporta el código abierto).</w:t>
      </w:r>
    </w:p>
    <w:p w14:paraId="1C5C9418" w14:textId="2EC71164" w:rsidR="001B097F" w:rsidRDefault="001B097F" w:rsidP="001B097F">
      <w:pPr>
        <w:pStyle w:val="Prrafodelista"/>
        <w:numPr>
          <w:ilvl w:val="0"/>
          <w:numId w:val="14"/>
        </w:numPr>
      </w:pPr>
      <w:r>
        <w:t>Diseño adaptable a pantallas de resolución, tamaño y formas muy variables.</w:t>
      </w:r>
    </w:p>
    <w:p w14:paraId="25F2E75F" w14:textId="77169441" w:rsidR="001B097F" w:rsidRDefault="001B097F" w:rsidP="001B097F">
      <w:pPr>
        <w:pStyle w:val="Prrafodelista"/>
        <w:numPr>
          <w:ilvl w:val="0"/>
          <w:numId w:val="14"/>
        </w:numPr>
      </w:pPr>
      <w:r>
        <w:t>Soporte multimedia y streaming extensos.</w:t>
      </w:r>
    </w:p>
    <w:p w14:paraId="38427A8C" w14:textId="728A89AA" w:rsidR="001B097F" w:rsidRDefault="001B097F" w:rsidP="001B097F">
      <w:pPr>
        <w:pStyle w:val="Prrafodelista"/>
        <w:numPr>
          <w:ilvl w:val="0"/>
          <w:numId w:val="14"/>
        </w:numPr>
      </w:pPr>
      <w:r>
        <w:t>Navegación web mediante el uso de HTML.</w:t>
      </w:r>
    </w:p>
    <w:p w14:paraId="47D04302" w14:textId="38579DE5" w:rsidR="001B097F" w:rsidRDefault="001B097F" w:rsidP="001B097F">
      <w:pPr>
        <w:pStyle w:val="Prrafodelista"/>
        <w:numPr>
          <w:ilvl w:val="0"/>
          <w:numId w:val="14"/>
        </w:numPr>
      </w:pPr>
      <w:r>
        <w:t xml:space="preserve">Multitarea real de aplicaciones. </w:t>
      </w:r>
    </w:p>
    <w:p w14:paraId="14512D5D" w14:textId="1C4366DE" w:rsidR="001B097F" w:rsidRDefault="001B097F" w:rsidP="001B097F">
      <w:pPr>
        <w:pStyle w:val="Prrafodelista"/>
        <w:numPr>
          <w:ilvl w:val="0"/>
          <w:numId w:val="14"/>
        </w:numPr>
      </w:pPr>
      <w:r>
        <w:t>Conexiones inalámbricas como Wi-Fi, redes celulares y Bluetooth.</w:t>
      </w:r>
    </w:p>
    <w:p w14:paraId="42F930D7" w14:textId="36A6DFBC" w:rsidR="00AB5499" w:rsidRDefault="001B097F" w:rsidP="00AB5499">
      <w:pPr>
        <w:pStyle w:val="Prrafodelista"/>
        <w:numPr>
          <w:ilvl w:val="0"/>
          <w:numId w:val="14"/>
        </w:numPr>
      </w:pPr>
      <w:r>
        <w:t>Asistente virtual (Google Assistant).</w:t>
      </w:r>
    </w:p>
    <w:p w14:paraId="06F96B11" w14:textId="7A98BBA9" w:rsidR="001B097F" w:rsidRDefault="00AB5499" w:rsidP="001B097F">
      <w:pPr>
        <w:pStyle w:val="Prrafodelista"/>
        <w:numPr>
          <w:ilvl w:val="0"/>
          <w:numId w:val="14"/>
        </w:numPr>
      </w:pPr>
      <w:r>
        <w:t>Amplia base de usuarios potenciales, válido para todo tipo de gente.</w:t>
      </w:r>
    </w:p>
    <w:p w14:paraId="50643722" w14:textId="4C2B68BF" w:rsidR="00AB5499" w:rsidRDefault="00AB5499" w:rsidP="00AB5499"/>
    <w:p w14:paraId="5653308D" w14:textId="580AC74F" w:rsidR="00443A33" w:rsidRDefault="00443A33" w:rsidP="00443A33">
      <w:pPr>
        <w:pStyle w:val="Ttulo3"/>
      </w:pPr>
      <w:bookmarkStart w:id="283" w:name="_Toc41474526"/>
      <w:r>
        <w:t>iOS</w:t>
      </w:r>
      <w:bookmarkEnd w:id="283"/>
    </w:p>
    <w:p w14:paraId="308D1757" w14:textId="6D02BC87" w:rsidR="00443A33" w:rsidRDefault="00AB5499" w:rsidP="00443A33">
      <w:r>
        <w:t>iOS es el sistema operativo móvil desarrollado por la empesa estadounidense Apple. Fue originalmente pensado para el iPhone, pero más adelante también usado en tabletas y reproductores de música (iPod).</w:t>
      </w:r>
      <w:r w:rsidR="00CC5DC1">
        <w:t xml:space="preserve"> Deriva del sistema operativo de Apple para sus dispositivos sobremesa MacOS, y por tanto es un sistema operativo tipo Unix, uno de los primeros S.O. de código libre creado hace décadas en EEUU. </w:t>
      </w:r>
    </w:p>
    <w:p w14:paraId="1D077B09" w14:textId="6D8191AA" w:rsidR="00B66ABC" w:rsidRDefault="00B66ABC" w:rsidP="00B66ABC">
      <w:pPr>
        <w:jc w:val="center"/>
      </w:pPr>
      <w:r>
        <w:rPr>
          <w:noProof/>
        </w:rPr>
        <w:lastRenderedPageBreak/>
        <w:drawing>
          <wp:inline distT="0" distB="0" distL="0" distR="0" wp14:anchorId="79CF9C1B" wp14:editId="0802C664">
            <wp:extent cx="3001370" cy="1571625"/>
            <wp:effectExtent l="0" t="0" r="8890" b="0"/>
            <wp:docPr id="10" name="Imagen 10" descr="Vulnerabilidad en iOS evita que se cifre el tráfico a través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ulnerabilidad en iOS evita que se cifre el tráfico a través de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9843" cy="1586535"/>
                    </a:xfrm>
                    <a:prstGeom prst="rect">
                      <a:avLst/>
                    </a:prstGeom>
                    <a:noFill/>
                    <a:ln>
                      <a:noFill/>
                    </a:ln>
                  </pic:spPr>
                </pic:pic>
              </a:graphicData>
            </a:graphic>
          </wp:inline>
        </w:drawing>
      </w:r>
    </w:p>
    <w:p w14:paraId="1EBE0E76" w14:textId="20592336" w:rsidR="00B66ABC" w:rsidRDefault="00B66ABC" w:rsidP="00B66ABC">
      <w:pPr>
        <w:jc w:val="center"/>
        <w:rPr>
          <w:b/>
          <w:bCs/>
          <w:sz w:val="18"/>
          <w:szCs w:val="20"/>
        </w:rPr>
      </w:pPr>
      <w:r>
        <w:rPr>
          <w:b/>
          <w:bCs/>
          <w:sz w:val="18"/>
          <w:szCs w:val="20"/>
        </w:rPr>
        <w:t>Figura 2.</w:t>
      </w:r>
      <w:ins w:id="284" w:author="DIEGO PÉREZ LAVARÍAS" w:date="2020-05-16T11:31:00Z">
        <w:r w:rsidR="009A5D6C">
          <w:rPr>
            <w:b/>
            <w:bCs/>
            <w:sz w:val="18"/>
            <w:szCs w:val="20"/>
          </w:rPr>
          <w:t>6</w:t>
        </w:r>
      </w:ins>
      <w:del w:id="285" w:author="DIEGO PÉREZ LAVARÍAS" w:date="2020-05-16T11:31:00Z">
        <w:r w:rsidDel="009A5D6C">
          <w:rPr>
            <w:b/>
            <w:bCs/>
            <w:sz w:val="18"/>
            <w:szCs w:val="20"/>
          </w:rPr>
          <w:delText>7</w:delText>
        </w:r>
      </w:del>
      <w:r>
        <w:rPr>
          <w:b/>
          <w:bCs/>
          <w:sz w:val="18"/>
          <w:szCs w:val="20"/>
        </w:rPr>
        <w:t>. Logotipo de iOS.</w:t>
      </w:r>
    </w:p>
    <w:p w14:paraId="5B3757B6" w14:textId="77777777" w:rsidR="00BD0D31" w:rsidRPr="00B66ABC" w:rsidRDefault="00BD0D31" w:rsidP="00B66ABC">
      <w:pPr>
        <w:jc w:val="center"/>
        <w:rPr>
          <w:b/>
          <w:bCs/>
          <w:sz w:val="18"/>
          <w:szCs w:val="20"/>
        </w:rPr>
      </w:pPr>
    </w:p>
    <w:p w14:paraId="3AAB7882" w14:textId="7995C53A" w:rsidR="00AB5499" w:rsidRDefault="00AB5499" w:rsidP="00443A33">
      <w:pPr>
        <w:rPr>
          <w:sz w:val="18"/>
          <w:szCs w:val="20"/>
        </w:rPr>
      </w:pPr>
      <w:r>
        <w:t xml:space="preserve">Su lanzamiento inicial data de 2007 (iOS 1) y la última versión salió en septiembre de 2019, siendo actualizado constantemente, por última vez en abril de 2020 (iOS 13.4.1). </w:t>
      </w:r>
      <w:r w:rsidRPr="00AB5499">
        <w:rPr>
          <w:sz w:val="18"/>
          <w:szCs w:val="20"/>
        </w:rPr>
        <w:t>(11)</w:t>
      </w:r>
    </w:p>
    <w:p w14:paraId="6577AD1E" w14:textId="1DDC7D52" w:rsidR="00653BBB" w:rsidRDefault="00653BBB" w:rsidP="00443A33">
      <w:pPr>
        <w:rPr>
          <w:ins w:id="286" w:author="DIEGO PÉREZ LAVARÍAS" w:date="2020-05-15T12:30:00Z"/>
        </w:rPr>
      </w:pPr>
      <w:ins w:id="287" w:author="DIEGO PÉREZ LAVARÍAS" w:date="2020-05-15T12:30:00Z">
        <w:r>
          <w:t>Es el segundo sistema operativo en número de usuarios</w:t>
        </w:r>
      </w:ins>
      <w:ins w:id="288" w:author="DIEGO PÉREZ LAVARÍAS" w:date="2020-05-15T12:31:00Z">
        <w:r>
          <w:t xml:space="preserve">. Apple no da datos en su web como hace Google, pero se estima que, a nivel mundial, el número de usuarios de iOS es en torno a un tercio </w:t>
        </w:r>
      </w:ins>
      <w:ins w:id="289" w:author="DIEGO PÉREZ LAVARÍAS" w:date="2020-05-15T12:32:00Z">
        <w:r>
          <w:t>d</w:t>
        </w:r>
      </w:ins>
      <w:ins w:id="290" w:author="DIEGO PÉREZ LAVARÍAS" w:date="2020-05-15T12:31:00Z">
        <w:r>
          <w:t xml:space="preserve">el de </w:t>
        </w:r>
      </w:ins>
      <w:ins w:id="291" w:author="DIEGO PÉREZ LAVARÍAS" w:date="2020-05-15T12:32:00Z">
        <w:r>
          <w:t>Android. Esto situaría este número en cientos de millones de usuarios.</w:t>
        </w:r>
      </w:ins>
    </w:p>
    <w:p w14:paraId="01BC2E0C" w14:textId="7A251363" w:rsidR="00CC5DC1" w:rsidRDefault="00CC5DC1" w:rsidP="00443A33">
      <w:r>
        <w:t>Las características de iOS son similares a las de Android, con la mayor diferencia de la adaptabilidad del sistema</w:t>
      </w:r>
      <w:r w:rsidR="00A85737">
        <w:t xml:space="preserve"> y la libertad del código</w:t>
      </w:r>
      <w:r>
        <w:t>. En este caso, el sistema no se adapta a diferentes dispositivos porque no es libre, solamente lo utiliza Apple para sus terminales. En el resto, funciona de manera similar, con aplicaciones implementadas por desarrolladores mediante Swift, el lenguaje creado por la misma empresa para este medio</w:t>
      </w:r>
      <w:r w:rsidR="00A85737">
        <w:t xml:space="preserve">, y puestas en el mercado mediante la tienda App Store. </w:t>
      </w:r>
    </w:p>
    <w:p w14:paraId="154E0377" w14:textId="70BEE676" w:rsidR="00A85737" w:rsidRDefault="00A85737" w:rsidP="00443A33">
      <w:r>
        <w:t>También tiene soporte multimedia y streaming, navegación web mediante HTML y un asistente virtual, Siri.</w:t>
      </w:r>
    </w:p>
    <w:p w14:paraId="383C63AA" w14:textId="752CB795" w:rsidR="00443A33" w:rsidRDefault="00443A33" w:rsidP="00443A33"/>
    <w:p w14:paraId="4F8BC07F" w14:textId="0FB61DF7" w:rsidR="00BD0D31" w:rsidDel="009A5D6C" w:rsidRDefault="00BD0D31" w:rsidP="00443A33">
      <w:pPr>
        <w:rPr>
          <w:del w:id="292" w:author="DIEGO PÉREZ LAVARÍAS" w:date="2020-05-16T11:32:00Z"/>
        </w:rPr>
      </w:pPr>
    </w:p>
    <w:p w14:paraId="58A84FCA" w14:textId="77777777" w:rsidR="009A5D6C" w:rsidRDefault="009A5D6C" w:rsidP="00443A33">
      <w:pPr>
        <w:rPr>
          <w:ins w:id="293" w:author="DIEGO PÉREZ LAVARÍAS" w:date="2020-05-16T11:32:00Z"/>
        </w:rPr>
      </w:pPr>
    </w:p>
    <w:p w14:paraId="11A41122" w14:textId="2FCF8B99" w:rsidR="00BD0D31" w:rsidDel="009A5D6C" w:rsidRDefault="00BD0D31" w:rsidP="00443A33">
      <w:pPr>
        <w:rPr>
          <w:del w:id="294" w:author="DIEGO PÉREZ LAVARÍAS" w:date="2020-05-16T11:32:00Z"/>
        </w:rPr>
      </w:pPr>
    </w:p>
    <w:p w14:paraId="1271FBE0" w14:textId="3A40C8D9" w:rsidR="00BD0D31" w:rsidDel="008622F7" w:rsidRDefault="00BD0D31" w:rsidP="00443A33">
      <w:pPr>
        <w:rPr>
          <w:del w:id="295" w:author="DIEGO PÉREZ LAVARÍAS" w:date="2020-05-15T12:42:00Z"/>
        </w:rPr>
      </w:pPr>
    </w:p>
    <w:p w14:paraId="6265F8F5" w14:textId="2B986801" w:rsidR="00BD0D31" w:rsidDel="008622F7" w:rsidRDefault="00BD0D31" w:rsidP="00443A33">
      <w:pPr>
        <w:rPr>
          <w:del w:id="296" w:author="DIEGO PÉREZ LAVARÍAS" w:date="2020-05-15T12:42:00Z"/>
        </w:rPr>
      </w:pPr>
    </w:p>
    <w:p w14:paraId="38A72EC7" w14:textId="77777777" w:rsidR="00BD0D31" w:rsidRDefault="00BD0D31" w:rsidP="00443A33"/>
    <w:p w14:paraId="67A7616B" w14:textId="11187669" w:rsidR="00443A33" w:rsidRDefault="00443A33" w:rsidP="00443A33">
      <w:pPr>
        <w:pStyle w:val="Ttulo3"/>
      </w:pPr>
      <w:bookmarkStart w:id="297" w:name="_Toc41474527"/>
      <w:r>
        <w:t>Otros sistemas operativos</w:t>
      </w:r>
      <w:bookmarkEnd w:id="297"/>
    </w:p>
    <w:p w14:paraId="72835DF4" w14:textId="77777777" w:rsidR="007B5618" w:rsidRPr="007B5618" w:rsidRDefault="007B5618" w:rsidP="007B5618"/>
    <w:p w14:paraId="510CFDFF" w14:textId="26AD11C8" w:rsidR="00443A33" w:rsidRDefault="00004DF5" w:rsidP="007B5618">
      <w:pPr>
        <w:jc w:val="center"/>
      </w:pPr>
      <w:ins w:id="298" w:author="DIEGO PÉREZ LAVARÍAS" w:date="2020-05-15T15:48:00Z">
        <w:r>
          <w:rPr>
            <w:noProof/>
          </w:rPr>
          <mc:AlternateContent>
            <mc:Choice Requires="wps">
              <w:drawing>
                <wp:anchor distT="45720" distB="45720" distL="114300" distR="114300" simplePos="0" relativeHeight="251663360" behindDoc="0" locked="0" layoutInCell="1" allowOverlap="1" wp14:anchorId="588FFDEC" wp14:editId="49D5675C">
                  <wp:simplePos x="0" y="0"/>
                  <wp:positionH relativeFrom="margin">
                    <wp:posOffset>2758440</wp:posOffset>
                  </wp:positionH>
                  <wp:positionV relativeFrom="paragraph">
                    <wp:posOffset>435610</wp:posOffset>
                  </wp:positionV>
                  <wp:extent cx="676275" cy="1404620"/>
                  <wp:effectExtent l="0" t="0" r="0" b="5715"/>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1404620"/>
                          </a:xfrm>
                          <a:prstGeom prst="rect">
                            <a:avLst/>
                          </a:prstGeom>
                          <a:noFill/>
                          <a:ln w="9525">
                            <a:noFill/>
                            <a:miter lim="800000"/>
                            <a:headEnd/>
                            <a:tailEnd/>
                          </a:ln>
                        </wps:spPr>
                        <wps:txbx>
                          <w:txbxContent>
                            <w:p w14:paraId="6C88BD8B" w14:textId="7B1E33FD" w:rsidR="00C8331B" w:rsidRDefault="00C8331B" w:rsidP="00004DF5">
                              <w:ins w:id="299" w:author="DIEGO PÉREZ LAVARÍAS" w:date="2020-05-15T15:48:00Z">
                                <w:r>
                                  <w:t>Otros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88FFDEC" id="_x0000_t202" coordsize="21600,21600" o:spt="202" path="m,l,21600r21600,l21600,xe">
                  <v:stroke joinstyle="miter"/>
                  <v:path gradientshapeok="t" o:connecttype="rect"/>
                </v:shapetype>
                <v:shape id="Cuadro de texto 2" o:spid="_x0000_s1026" type="#_x0000_t202" style="position:absolute;left:0;text-align:left;margin-left:217.2pt;margin-top:34.3pt;width:53.2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" filled="f" stroked="f">
                  <v:textbox style="mso-fit-shape-to-text:t">
                    <w:txbxContent>
                      <w:p w14:paraId="6C88BD8B" w14:textId="7B1E33FD" w:rsidR="00C8331B" w:rsidRDefault="00C8331B" w:rsidP="00004DF5">
                        <w:ins w:id="300" w:author="DIEGO PÉREZ LAVARÍAS" w:date="2020-05-15T15:48:00Z">
                          <w:r>
                            <w:t>Otros</w:t>
                          </w:r>
                        </w:ins>
                      </w:p>
                    </w:txbxContent>
                  </v:textbox>
                  <w10:wrap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7860D139" wp14:editId="4A213394">
                  <wp:simplePos x="0" y="0"/>
                  <wp:positionH relativeFrom="margin">
                    <wp:posOffset>1386840</wp:posOffset>
                  </wp:positionH>
                  <wp:positionV relativeFrom="paragraph">
                    <wp:posOffset>692785</wp:posOffset>
                  </wp:positionV>
                  <wp:extent cx="676275" cy="1404620"/>
                  <wp:effectExtent l="0" t="0" r="0" b="5715"/>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1404620"/>
                          </a:xfrm>
                          <a:prstGeom prst="rect">
                            <a:avLst/>
                          </a:prstGeom>
                          <a:noFill/>
                          <a:ln w="9525">
                            <a:noFill/>
                            <a:miter lim="800000"/>
                            <a:headEnd/>
                            <a:tailEnd/>
                          </a:ln>
                        </wps:spPr>
                        <wps:txbx>
                          <w:txbxContent>
                            <w:p w14:paraId="5591A6D1" w14:textId="24319437" w:rsidR="00C8331B" w:rsidRDefault="00C8331B" w:rsidP="00004DF5">
                              <w:ins w:id="301" w:author="DIEGO PÉREZ LAVARÍAS" w:date="2020-05-15T15:48:00Z">
                                <w:r>
                                  <w:t>iOS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60D139" id="_x0000_s1027" type="#_x0000_t202" style="position:absolute;left:0;text-align:left;margin-left:109.2pt;margin-top:54.55pt;width:53.2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" filled="f" stroked="f">
                  <v:textbox style="mso-fit-shape-to-text:t">
                    <w:txbxContent>
                      <w:p w14:paraId="5591A6D1" w14:textId="24319437" w:rsidR="00C8331B" w:rsidRDefault="00C8331B" w:rsidP="00004DF5">
                        <w:ins w:id="302" w:author="DIEGO PÉREZ LAVARÍAS" w:date="2020-05-15T15:48:00Z">
                          <w:r>
                            <w:t>iOS</w:t>
                          </w:r>
                        </w:ins>
                      </w:p>
                    </w:txbxContent>
                  </v:textbox>
                  <w10:wrap anchorx="margin"/>
                </v:shape>
              </w:pict>
            </mc:Fallback>
          </mc:AlternateContent>
        </w:r>
      </w:ins>
      <w:ins w:id="303" w:author="DIEGO PÉREZ LAVARÍAS" w:date="2020-05-15T15:47:00Z">
        <w:r>
          <w:rPr>
            <w:noProof/>
          </w:rPr>
          <mc:AlternateContent>
            <mc:Choice Requires="wps">
              <w:drawing>
                <wp:anchor distT="45720" distB="45720" distL="114300" distR="114300" simplePos="0" relativeHeight="251659264" behindDoc="0" locked="0" layoutInCell="1" allowOverlap="1" wp14:anchorId="08EFFFF9" wp14:editId="4C62034F">
                  <wp:simplePos x="0" y="0"/>
                  <wp:positionH relativeFrom="margin">
                    <wp:posOffset>3549015</wp:posOffset>
                  </wp:positionH>
                  <wp:positionV relativeFrom="paragraph">
                    <wp:posOffset>1797685</wp:posOffset>
                  </wp:positionV>
                  <wp:extent cx="676275" cy="1404620"/>
                  <wp:effectExtent l="0" t="0" r="0" b="571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1404620"/>
                          </a:xfrm>
                          <a:prstGeom prst="rect">
                            <a:avLst/>
                          </a:prstGeom>
                          <a:noFill/>
                          <a:ln w="9525">
                            <a:noFill/>
                            <a:miter lim="800000"/>
                            <a:headEnd/>
                            <a:tailEnd/>
                          </a:ln>
                        </wps:spPr>
                        <wps:txbx>
                          <w:txbxContent>
                            <w:p w14:paraId="17E1EB0A" w14:textId="7A545149" w:rsidR="00C8331B" w:rsidRDefault="00C8331B">
                              <w:ins w:id="304" w:author="DIEGO PÉREZ LAVARÍAS" w:date="2020-05-15T15:48:00Z">
                                <w:r>
                                  <w:t>Android</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EFFFF9" id="_x0000_s1028" type="#_x0000_t202" style="position:absolute;left:0;text-align:left;margin-left:279.45pt;margin-top:141.55pt;width:53.2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" filled="f" stroked="f">
                  <v:textbox style="mso-fit-shape-to-text:t">
                    <w:txbxContent>
                      <w:p w14:paraId="17E1EB0A" w14:textId="7A545149" w:rsidR="00C8331B" w:rsidRDefault="00C8331B">
                        <w:ins w:id="305" w:author="DIEGO PÉREZ LAVARÍAS" w:date="2020-05-15T15:48:00Z">
                          <w:r>
                            <w:t>Android</w:t>
                          </w:r>
                        </w:ins>
                      </w:p>
                    </w:txbxContent>
                  </v:textbox>
                  <w10:wrap anchorx="margin"/>
                </v:shape>
              </w:pict>
            </mc:Fallback>
          </mc:AlternateContent>
        </w:r>
      </w:ins>
      <w:r w:rsidR="007B5618">
        <w:rPr>
          <w:noProof/>
        </w:rPr>
        <w:drawing>
          <wp:inline distT="0" distB="0" distL="0" distR="0" wp14:anchorId="65E37E27" wp14:editId="0849C508">
            <wp:extent cx="3781425" cy="225000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2674" cy="2268595"/>
                    </a:xfrm>
                    <a:prstGeom prst="rect">
                      <a:avLst/>
                    </a:prstGeom>
                  </pic:spPr>
                </pic:pic>
              </a:graphicData>
            </a:graphic>
          </wp:inline>
        </w:drawing>
      </w:r>
    </w:p>
    <w:p w14:paraId="1BD20DE1" w14:textId="0FB91266" w:rsidR="007B5618" w:rsidDel="00E23D10" w:rsidRDefault="007B5618" w:rsidP="007B5618">
      <w:pPr>
        <w:jc w:val="center"/>
        <w:rPr>
          <w:del w:id="306" w:author="DIEGO PÉREZ LAVARÍAS" w:date="2020-05-15T12:26:00Z"/>
          <w:sz w:val="18"/>
          <w:szCs w:val="20"/>
        </w:rPr>
      </w:pPr>
      <w:r>
        <w:rPr>
          <w:b/>
          <w:bCs/>
          <w:sz w:val="18"/>
          <w:szCs w:val="20"/>
        </w:rPr>
        <w:t>Figura 2.</w:t>
      </w:r>
      <w:ins w:id="307" w:author="DIEGO PÉREZ LAVARÍAS" w:date="2020-05-16T11:31:00Z">
        <w:r w:rsidR="009A5D6C">
          <w:rPr>
            <w:b/>
            <w:bCs/>
            <w:sz w:val="18"/>
            <w:szCs w:val="20"/>
          </w:rPr>
          <w:t>7</w:t>
        </w:r>
      </w:ins>
      <w:del w:id="308" w:author="DIEGO PÉREZ LAVARÍAS" w:date="2020-05-16T11:31:00Z">
        <w:r w:rsidDel="009A5D6C">
          <w:rPr>
            <w:b/>
            <w:bCs/>
            <w:sz w:val="18"/>
            <w:szCs w:val="20"/>
          </w:rPr>
          <w:delText>8</w:delText>
        </w:r>
      </w:del>
      <w:r>
        <w:rPr>
          <w:b/>
          <w:bCs/>
          <w:sz w:val="18"/>
          <w:szCs w:val="20"/>
        </w:rPr>
        <w:t xml:space="preserve">. </w:t>
      </w:r>
      <w:r w:rsidR="008E08BD">
        <w:rPr>
          <w:b/>
          <w:bCs/>
          <w:sz w:val="18"/>
          <w:szCs w:val="20"/>
        </w:rPr>
        <w:t xml:space="preserve">Mercado de S.O. móviles. </w:t>
      </w:r>
      <w:r w:rsidR="008E08BD">
        <w:rPr>
          <w:sz w:val="18"/>
          <w:szCs w:val="20"/>
        </w:rPr>
        <w:t>(12)</w:t>
      </w:r>
    </w:p>
    <w:p w14:paraId="5D06D76A" w14:textId="71A5E86B" w:rsidR="008E08BD" w:rsidRDefault="008E08BD">
      <w:pPr>
        <w:jc w:val="center"/>
        <w:pPrChange w:id="309" w:author="DIEGO PÉREZ LAVARÍAS" w:date="2020-05-15T12:26:00Z">
          <w:pPr>
            <w:jc w:val="left"/>
          </w:pPr>
        </w:pPrChange>
      </w:pPr>
    </w:p>
    <w:p w14:paraId="5B22C4C5" w14:textId="6E16AA84" w:rsidR="00E23D10" w:rsidRDefault="00E23D10" w:rsidP="008E08BD">
      <w:pPr>
        <w:jc w:val="left"/>
        <w:rPr>
          <w:ins w:id="310" w:author="DIEGO PÉREZ LAVARÍAS" w:date="2020-05-15T12:27:00Z"/>
        </w:rPr>
      </w:pPr>
    </w:p>
    <w:p w14:paraId="0C435E38" w14:textId="4942B65F" w:rsidR="00653BBB" w:rsidRDefault="00653BBB" w:rsidP="008E08BD">
      <w:pPr>
        <w:jc w:val="left"/>
        <w:rPr>
          <w:ins w:id="311" w:author="DIEGO PÉREZ LAVARÍAS" w:date="2020-05-15T12:33:00Z"/>
        </w:rPr>
      </w:pPr>
      <w:ins w:id="312" w:author="DIEGO PÉREZ LAVARÍAS" w:date="2020-05-15T12:27:00Z">
        <w:r>
          <w:lastRenderedPageBreak/>
          <w:t>En este gráfico se presentan los datos de cuota de mercado de los sistemas oper</w:t>
        </w:r>
      </w:ins>
      <w:ins w:id="313" w:author="DIEGO PÉREZ LAVARÍAS" w:date="2020-05-15T12:28:00Z">
        <w:r>
          <w:t xml:space="preserve">ativos de móvil, a fecha de diciembre de 2019. Como se ha mencionado anteriormente, Android es el sistema más usado de forma amplia, con un 74% del mercado, seguido de iOS con casi un 25%. </w:t>
        </w:r>
      </w:ins>
    </w:p>
    <w:p w14:paraId="53C7FF9E" w14:textId="4711A3F6" w:rsidR="00653BBB" w:rsidRDefault="00653BBB" w:rsidP="008E08BD">
      <w:pPr>
        <w:jc w:val="left"/>
        <w:rPr>
          <w:ins w:id="314" w:author="DIEGO PÉREZ LAVARÍAS" w:date="2020-05-15T12:34:00Z"/>
        </w:rPr>
      </w:pPr>
      <w:ins w:id="315" w:author="DIEGO PÉREZ LAVARÍAS" w:date="2020-05-15T12:33:00Z">
        <w:r>
          <w:t>En este apartado se presentarán algunos de ellos</w:t>
        </w:r>
      </w:ins>
      <w:ins w:id="316" w:author="DIEGO PÉREZ LAVARÍAS" w:date="2020-05-15T12:34:00Z">
        <w:r>
          <w:t>.</w:t>
        </w:r>
      </w:ins>
    </w:p>
    <w:p w14:paraId="567B6F09" w14:textId="585F9578" w:rsidR="00653BBB" w:rsidRDefault="00653BBB" w:rsidP="008E08BD">
      <w:pPr>
        <w:jc w:val="left"/>
        <w:rPr>
          <w:ins w:id="317" w:author="DIEGO PÉREZ LAVARÍAS" w:date="2020-05-15T12:34:00Z"/>
        </w:rPr>
      </w:pPr>
    </w:p>
    <w:p w14:paraId="65F5F754" w14:textId="54393934" w:rsidR="00653BBB" w:rsidRDefault="00653BBB" w:rsidP="008E08BD">
      <w:pPr>
        <w:jc w:val="left"/>
        <w:rPr>
          <w:ins w:id="318" w:author="DIEGO PÉREZ LAVARÍAS" w:date="2020-05-15T12:34:00Z"/>
          <w:b/>
          <w:bCs/>
          <w:i/>
          <w:iCs/>
        </w:rPr>
      </w:pPr>
      <w:ins w:id="319" w:author="DIEGO PÉREZ LAVARÍAS" w:date="2020-05-15T12:34:00Z">
        <w:r>
          <w:rPr>
            <w:b/>
            <w:bCs/>
            <w:i/>
            <w:iCs/>
          </w:rPr>
          <w:t>Kai OS</w:t>
        </w:r>
      </w:ins>
    </w:p>
    <w:p w14:paraId="46CA4E90" w14:textId="6100340E" w:rsidR="00653BBB" w:rsidRDefault="00653BBB" w:rsidP="008E08BD">
      <w:pPr>
        <w:jc w:val="left"/>
        <w:rPr>
          <w:ins w:id="320" w:author="DIEGO PÉREZ LAVARÍAS" w:date="2020-05-15T12:36:00Z"/>
        </w:rPr>
      </w:pPr>
      <w:ins w:id="321" w:author="DIEGO PÉREZ LAVARÍAS" w:date="2020-05-15T12:34:00Z">
        <w:r>
          <w:t>Es un sistema operativo basado en Linux cuyo objetiv</w:t>
        </w:r>
      </w:ins>
      <w:ins w:id="322" w:author="DIEGO PÉREZ LAVARÍAS" w:date="2020-05-15T12:35:00Z">
        <w:r>
          <w:t>o es el de acercar lo mejor de los teléfonos móviles inteligentes a dispositivos asequibles. Esto es, se trata de un sistema diseñado para terminales tecnológicamente accesibles</w:t>
        </w:r>
      </w:ins>
      <w:ins w:id="323" w:author="DIEGO PÉREZ LAVARÍAS" w:date="2020-05-15T12:37:00Z">
        <w:r w:rsidR="003C1E01">
          <w:t>, como los que utiliza la gente mayor</w:t>
        </w:r>
      </w:ins>
      <w:ins w:id="324" w:author="DIEGO PÉREZ LAVARÍAS" w:date="2020-05-15T12:36:00Z">
        <w:r>
          <w:t>. Es una plataforma de código libre</w:t>
        </w:r>
        <w:r w:rsidR="003C1E01">
          <w:t xml:space="preserve"> surgida de la comunidad de Firefox.</w:t>
        </w:r>
      </w:ins>
    </w:p>
    <w:p w14:paraId="3C15D194" w14:textId="7FEEB772" w:rsidR="003C1E01" w:rsidRDefault="003C1E01" w:rsidP="008E08BD">
      <w:pPr>
        <w:jc w:val="left"/>
        <w:rPr>
          <w:ins w:id="325" w:author="DIEGO PÉREZ LAVARÍAS" w:date="2020-05-15T12:41:00Z"/>
        </w:rPr>
      </w:pPr>
      <w:ins w:id="326" w:author="DIEGO PÉREZ LAVARÍAS" w:date="2020-05-15T12:36:00Z">
        <w:r>
          <w:t>Sus principales caracteristicas son similares</w:t>
        </w:r>
      </w:ins>
      <w:ins w:id="327" w:author="DIEGO PÉREZ LAVARÍAS" w:date="2020-05-15T12:37:00Z">
        <w:r>
          <w:t xml:space="preserve"> a las de los sistemas dominantes del mercado, pero orientados a teléfonos no táctiles</w:t>
        </w:r>
      </w:ins>
      <w:ins w:id="328" w:author="DIEGO PÉREZ LAVARÍAS" w:date="2020-05-15T12:38:00Z">
        <w:r>
          <w:t xml:space="preserve">, con una interfaz totalmente optimizada y necesidades bajas de energía y memoria. Es capaz de funcionar en dispositivos </w:t>
        </w:r>
      </w:ins>
      <w:ins w:id="329" w:author="DIEGO PÉREZ LAVARÍAS" w:date="2020-05-15T12:39:00Z">
        <w:r>
          <w:t>con solamente 256 MB de memoria y con duración de la batería de semanas.</w:t>
        </w:r>
      </w:ins>
    </w:p>
    <w:p w14:paraId="7D02AB85" w14:textId="43672788" w:rsidR="008622F7" w:rsidRDefault="008622F7" w:rsidP="008E08BD">
      <w:pPr>
        <w:jc w:val="left"/>
        <w:rPr>
          <w:ins w:id="330" w:author="DIEGO PÉREZ LAVARÍAS" w:date="2020-05-15T12:43:00Z"/>
        </w:rPr>
      </w:pPr>
      <w:ins w:id="331" w:author="DIEGO PÉREZ LAVARÍAS" w:date="2020-05-15T12:41:00Z">
        <w:r>
          <w:t xml:space="preserve">Acerca las aplicaciones y el uso de redes celulares para la conexión a Internet a dispositivos como los que </w:t>
        </w:r>
      </w:ins>
      <w:ins w:id="332" w:author="DIEGO PÉREZ LAVARÍAS" w:date="2020-05-15T12:42:00Z">
        <w:r>
          <w:t>se utilizaban en la pasada década.</w:t>
        </w:r>
      </w:ins>
    </w:p>
    <w:p w14:paraId="676473A8" w14:textId="24F215BC" w:rsidR="008622F7" w:rsidRDefault="008622F7" w:rsidP="008E08BD">
      <w:pPr>
        <w:jc w:val="left"/>
        <w:rPr>
          <w:ins w:id="333" w:author="DIEGO PÉREZ LAVARÍAS" w:date="2020-05-15T12:39:00Z"/>
        </w:rPr>
      </w:pPr>
      <w:ins w:id="334" w:author="DIEGO PÉREZ LAVARÍAS" w:date="2020-05-15T12:43:00Z">
        <w:r>
          <w:t xml:space="preserve">Se estima que su cuota de mercado es de un </w:t>
        </w:r>
      </w:ins>
      <w:ins w:id="335" w:author="DIEGO PÉREZ LAVARÍAS" w:date="2020-05-15T12:44:00Z">
        <w:r>
          <w:t xml:space="preserve">0,35%. </w:t>
        </w:r>
        <w:r w:rsidRPr="008622F7">
          <w:rPr>
            <w:sz w:val="18"/>
            <w:szCs w:val="20"/>
            <w:rPrChange w:id="336" w:author="DIEGO PÉREZ LAVARÍAS" w:date="2020-05-15T12:44:00Z">
              <w:rPr/>
            </w:rPrChange>
          </w:rPr>
          <w:t>(12)</w:t>
        </w:r>
      </w:ins>
    </w:p>
    <w:p w14:paraId="4D547760" w14:textId="5759E512" w:rsidR="003C1E01" w:rsidRDefault="003C1E01" w:rsidP="003C1E01">
      <w:pPr>
        <w:jc w:val="center"/>
        <w:rPr>
          <w:ins w:id="337" w:author="DIEGO PÉREZ LAVARÍAS" w:date="2020-05-15T12:39:00Z"/>
        </w:rPr>
      </w:pPr>
      <w:ins w:id="338" w:author="DIEGO PÉREZ LAVARÍAS" w:date="2020-05-15T12:39:00Z">
        <w:r>
          <w:rPr>
            <w:noProof/>
          </w:rPr>
          <w:drawing>
            <wp:inline distT="0" distB="0" distL="0" distR="0" wp14:anchorId="5B03FD77" wp14:editId="7A0F882E">
              <wp:extent cx="2333625" cy="838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33625" cy="838200"/>
                      </a:xfrm>
                      <a:prstGeom prst="rect">
                        <a:avLst/>
                      </a:prstGeom>
                      <a:noFill/>
                      <a:ln>
                        <a:noFill/>
                      </a:ln>
                    </pic:spPr>
                  </pic:pic>
                </a:graphicData>
              </a:graphic>
            </wp:inline>
          </w:drawing>
        </w:r>
      </w:ins>
    </w:p>
    <w:p w14:paraId="57BD823E" w14:textId="5BC42B2C" w:rsidR="003C1E01" w:rsidRPr="003C1E01" w:rsidRDefault="003C1E01" w:rsidP="003C1E01">
      <w:pPr>
        <w:jc w:val="center"/>
        <w:rPr>
          <w:ins w:id="339" w:author="DIEGO PÉREZ LAVARÍAS" w:date="2020-05-15T12:40:00Z"/>
          <w:sz w:val="18"/>
          <w:szCs w:val="20"/>
          <w:rPrChange w:id="340" w:author="DIEGO PÉREZ LAVARÍAS" w:date="2020-05-15T12:40:00Z">
            <w:rPr>
              <w:ins w:id="341" w:author="DIEGO PÉREZ LAVARÍAS" w:date="2020-05-15T12:40:00Z"/>
              <w:b/>
              <w:bCs/>
              <w:sz w:val="18"/>
              <w:szCs w:val="20"/>
            </w:rPr>
          </w:rPrChange>
        </w:rPr>
      </w:pPr>
      <w:ins w:id="342" w:author="DIEGO PÉREZ LAVARÍAS" w:date="2020-05-15T12:39:00Z">
        <w:r>
          <w:rPr>
            <w:b/>
            <w:bCs/>
            <w:sz w:val="18"/>
            <w:szCs w:val="20"/>
          </w:rPr>
          <w:t>Figura 2.</w:t>
        </w:r>
      </w:ins>
      <w:ins w:id="343" w:author="DIEGO PÉREZ LAVARÍAS" w:date="2020-05-16T11:31:00Z">
        <w:r w:rsidR="009A5D6C">
          <w:rPr>
            <w:b/>
            <w:bCs/>
            <w:sz w:val="18"/>
            <w:szCs w:val="20"/>
          </w:rPr>
          <w:t>8</w:t>
        </w:r>
      </w:ins>
      <w:ins w:id="344" w:author="DIEGO PÉREZ LAVARÍAS" w:date="2020-05-15T12:39:00Z">
        <w:r>
          <w:rPr>
            <w:b/>
            <w:bCs/>
            <w:sz w:val="18"/>
            <w:szCs w:val="20"/>
          </w:rPr>
          <w:t xml:space="preserve">. Logotipo </w:t>
        </w:r>
      </w:ins>
      <w:ins w:id="345" w:author="DIEGO PÉREZ LAVARÍAS" w:date="2020-05-15T12:40:00Z">
        <w:r>
          <w:rPr>
            <w:b/>
            <w:bCs/>
            <w:sz w:val="18"/>
            <w:szCs w:val="20"/>
          </w:rPr>
          <w:t xml:space="preserve">de Kai OS. </w:t>
        </w:r>
        <w:r>
          <w:rPr>
            <w:sz w:val="18"/>
            <w:szCs w:val="20"/>
          </w:rPr>
          <w:t>(13)</w:t>
        </w:r>
      </w:ins>
    </w:p>
    <w:p w14:paraId="7C912E8A" w14:textId="6BD118CC" w:rsidR="003C1E01" w:rsidRDefault="003C1E01" w:rsidP="003C1E01">
      <w:pPr>
        <w:jc w:val="left"/>
        <w:rPr>
          <w:ins w:id="346" w:author="DIEGO PÉREZ LAVARÍAS" w:date="2020-05-15T12:40:00Z"/>
        </w:rPr>
      </w:pPr>
    </w:p>
    <w:p w14:paraId="4619FD9C" w14:textId="77777777" w:rsidR="003C1E01" w:rsidRPr="003C1E01" w:rsidRDefault="003C1E01">
      <w:pPr>
        <w:jc w:val="left"/>
      </w:pPr>
    </w:p>
    <w:p w14:paraId="0DAD0308" w14:textId="0CC11FE1" w:rsidR="00443A33" w:rsidRDefault="00443A33" w:rsidP="00443A33">
      <w:pPr>
        <w:rPr>
          <w:ins w:id="347" w:author="DIEGO PÉREZ LAVARÍAS" w:date="2020-05-15T12:42:00Z"/>
        </w:rPr>
      </w:pPr>
    </w:p>
    <w:p w14:paraId="44F9C5D0" w14:textId="0B4063B2" w:rsidR="008622F7" w:rsidRDefault="008622F7" w:rsidP="00443A33">
      <w:pPr>
        <w:rPr>
          <w:ins w:id="348" w:author="DIEGO PÉREZ LAVARÍAS" w:date="2020-05-15T12:44:00Z"/>
        </w:rPr>
      </w:pPr>
    </w:p>
    <w:p w14:paraId="6A10CF5A" w14:textId="7ACDEBDA" w:rsidR="00BD1934" w:rsidRDefault="00BD1934" w:rsidP="00443A33">
      <w:pPr>
        <w:rPr>
          <w:ins w:id="349" w:author="DIEGO PÉREZ LAVARÍAS" w:date="2020-05-15T12:44:00Z"/>
          <w:b/>
          <w:bCs/>
          <w:i/>
          <w:iCs/>
        </w:rPr>
      </w:pPr>
      <w:ins w:id="350" w:author="DIEGO PÉREZ LAVARÍAS" w:date="2020-05-15T12:44:00Z">
        <w:r>
          <w:rPr>
            <w:b/>
            <w:bCs/>
            <w:i/>
            <w:iCs/>
          </w:rPr>
          <w:t>Otros</w:t>
        </w:r>
      </w:ins>
    </w:p>
    <w:p w14:paraId="48DDF1A2" w14:textId="0D2693E5" w:rsidR="00BD1934" w:rsidRDefault="00BD1934" w:rsidP="00443A33">
      <w:pPr>
        <w:rPr>
          <w:ins w:id="351" w:author="DIEGO PÉREZ LAVARÍAS" w:date="2020-05-15T12:46:00Z"/>
        </w:rPr>
      </w:pPr>
      <w:ins w:id="352" w:author="DIEGO PÉREZ LAVARÍAS" w:date="2020-05-15T12:44:00Z">
        <w:r>
          <w:t>El resto de sistemas operativos que se utilizan en la actualidad son sistem</w:t>
        </w:r>
      </w:ins>
      <w:ins w:id="353" w:author="DIEGO PÉREZ LAVARÍAS" w:date="2020-05-15T12:45:00Z">
        <w:r>
          <w:t>as instalados en terminales antiguos que se siguen usando, por comodidad o por no querer cambiar. Por ejemplo, el sistema Windows Phone que fue descontinuado en 2015 tras fracasa</w:t>
        </w:r>
      </w:ins>
      <w:ins w:id="354" w:author="DIEGO PÉREZ LAVARÍAS" w:date="2020-05-15T12:46:00Z">
        <w:r>
          <w:t xml:space="preserve">r en ventas, teniendo máximos de un 3-4% </w:t>
        </w:r>
        <w:r w:rsidR="00DA7EAC">
          <w:t>a principios de la década de los 2010.</w:t>
        </w:r>
      </w:ins>
    </w:p>
    <w:p w14:paraId="651E87DB" w14:textId="088385B5" w:rsidR="00DA7EAC" w:rsidRDefault="00DA7EAC" w:rsidP="00443A33">
      <w:pPr>
        <w:rPr>
          <w:ins w:id="355" w:author="DIEGO PÉREZ LAVARÍAS" w:date="2020-05-15T12:47:00Z"/>
        </w:rPr>
      </w:pPr>
      <w:ins w:id="356" w:author="DIEGO PÉREZ LAVARÍAS" w:date="2020-05-15T12:47:00Z">
        <w:r>
          <w:t>Otros sistemas aún existentes pero minoritarios son Blackberry OS, Symbian y Nokia OS.</w:t>
        </w:r>
      </w:ins>
    </w:p>
    <w:p w14:paraId="3B6CD71E" w14:textId="191A9DD5" w:rsidR="003B13E2" w:rsidRPr="003B13E2" w:rsidRDefault="00DA7EAC" w:rsidP="00443A33">
      <w:pPr>
        <w:rPr>
          <w:ins w:id="357" w:author="DIEGO PÉREZ LAVARÍAS" w:date="2020-05-15T12:43:00Z"/>
        </w:rPr>
      </w:pPr>
      <w:ins w:id="358" w:author="DIEGO PÉREZ LAVARÍAS" w:date="2020-05-15T12:47:00Z">
        <w:r>
          <w:t xml:space="preserve">En el futuro se piensa que es posible la irrupción de Huawei con su propio sistema debido a los problemas que hubo en 2019 entre esta empresa </w:t>
        </w:r>
      </w:ins>
      <w:ins w:id="359" w:author="DIEGO PÉREZ LAVARÍAS" w:date="2020-05-15T12:48:00Z">
        <w:r>
          <w:t>y los Estados Unidos, que provocaron que no pudieran acceder al sistema Android como venían haciendo los últimos años</w:t>
        </w:r>
      </w:ins>
      <w:ins w:id="360" w:author="DIEGO PÉREZ LAVARÍAS" w:date="2020-05-15T12:50:00Z">
        <w:r w:rsidR="003B13E2">
          <w:t xml:space="preserve"> </w:t>
        </w:r>
      </w:ins>
      <w:ins w:id="361" w:author="DIEGO PÉREZ LAVARÍAS" w:date="2020-05-15T12:49:00Z">
        <w:r w:rsidRPr="00DA7EAC">
          <w:rPr>
            <w:sz w:val="18"/>
            <w:szCs w:val="20"/>
            <w:rPrChange w:id="362" w:author="DIEGO PÉREZ LAVARÍAS" w:date="2020-05-15T12:49:00Z">
              <w:rPr/>
            </w:rPrChange>
          </w:rPr>
          <w:t>(14)</w:t>
        </w:r>
      </w:ins>
      <w:ins w:id="363" w:author="DIEGO PÉREZ LAVARÍAS" w:date="2020-05-15T12:50:00Z">
        <w:r w:rsidR="003B13E2">
          <w:rPr>
            <w:sz w:val="18"/>
            <w:szCs w:val="20"/>
          </w:rPr>
          <w:t>.</w:t>
        </w:r>
      </w:ins>
      <w:ins w:id="364" w:author="DIEGO PÉREZ LAVARÍAS" w:date="2020-05-15T12:49:00Z">
        <w:r w:rsidR="003B13E2">
          <w:rPr>
            <w:sz w:val="18"/>
            <w:szCs w:val="20"/>
          </w:rPr>
          <w:t xml:space="preserve"> </w:t>
        </w:r>
        <w:r w:rsidR="003B13E2">
          <w:t>De todas maneras, en la</w:t>
        </w:r>
      </w:ins>
      <w:ins w:id="365" w:author="DIEGO PÉREZ LAVARÍAS" w:date="2020-05-15T12:50:00Z">
        <w:r w:rsidR="003B13E2">
          <w:t xml:space="preserve"> fecha en que se realizó esta memoria, el problema seguía en pie y Huawei no había desarrollado todavía su sistema, que </w:t>
        </w:r>
      </w:ins>
      <w:ins w:id="366" w:author="DIEGO PÉREZ LAVARÍAS" w:date="2020-05-15T12:51:00Z">
        <w:r w:rsidR="003B13E2">
          <w:t xml:space="preserve">teniendo en cuenta que Huawei tiene una cuota de mercado de alrededor del 15% de dispositivos del mundo </w:t>
        </w:r>
        <w:r w:rsidR="003B13E2" w:rsidRPr="003B13E2">
          <w:rPr>
            <w:sz w:val="18"/>
            <w:szCs w:val="20"/>
            <w:rPrChange w:id="367" w:author="DIEGO PÉREZ LAVARÍAS" w:date="2020-05-15T12:52:00Z">
              <w:rPr/>
            </w:rPrChange>
          </w:rPr>
          <w:t xml:space="preserve">(15) </w:t>
        </w:r>
        <w:r w:rsidR="003B13E2">
          <w:t>sería uno de l</w:t>
        </w:r>
      </w:ins>
      <w:ins w:id="368" w:author="DIEGO PÉREZ LAVARÍAS" w:date="2020-05-15T12:52:00Z">
        <w:r w:rsidR="003B13E2">
          <w:t>os grandes sistemas del panorama.</w:t>
        </w:r>
      </w:ins>
    </w:p>
    <w:p w14:paraId="0ED1A329" w14:textId="1A2F77EF" w:rsidR="008622F7" w:rsidRDefault="008622F7" w:rsidP="00443A33">
      <w:pPr>
        <w:rPr>
          <w:ins w:id="369" w:author="DIEGO PÉREZ LAVARÍAS" w:date="2020-05-15T12:43:00Z"/>
        </w:rPr>
      </w:pPr>
    </w:p>
    <w:p w14:paraId="47D34A27" w14:textId="240A6857" w:rsidR="008622F7" w:rsidRPr="008622F7" w:rsidRDefault="008622F7" w:rsidP="00443A33">
      <w:pPr>
        <w:rPr>
          <w:b/>
          <w:bCs/>
          <w:i/>
          <w:iCs/>
          <w:rPrChange w:id="370" w:author="DIEGO PÉREZ LAVARÍAS" w:date="2020-05-15T12:43:00Z">
            <w:rPr/>
          </w:rPrChange>
        </w:rPr>
      </w:pPr>
    </w:p>
    <w:p w14:paraId="2DD47D25" w14:textId="7D517826" w:rsidR="00004DF5" w:rsidRDefault="00443A33">
      <w:pPr>
        <w:pStyle w:val="Ttulo2"/>
        <w:rPr>
          <w:ins w:id="371" w:author="DIEGO PÉREZ LAVARÍAS" w:date="2020-05-15T15:47:00Z"/>
        </w:rPr>
        <w:pPrChange w:id="372" w:author="DIEGO PÉREZ LAVARÍAS" w:date="2020-05-15T15:49:00Z">
          <w:pPr>
            <w:pStyle w:val="Ttulo3"/>
            <w:numPr>
              <w:ilvl w:val="0"/>
              <w:numId w:val="0"/>
            </w:numPr>
            <w:ind w:left="0" w:firstLine="0"/>
          </w:pPr>
        </w:pPrChange>
      </w:pPr>
      <w:bookmarkStart w:id="373" w:name="_Toc41474528"/>
      <w:r>
        <w:t>Descripción de la solución adoptada</w:t>
      </w:r>
      <w:bookmarkEnd w:id="373"/>
      <w:r>
        <w:t xml:space="preserve"> </w:t>
      </w:r>
    </w:p>
    <w:p w14:paraId="395C92A2" w14:textId="1CF1DFD7" w:rsidR="00004DF5" w:rsidRDefault="004F3356" w:rsidP="00004DF5">
      <w:pPr>
        <w:rPr>
          <w:ins w:id="374" w:author="DIEGO PÉREZ LAVARÍAS" w:date="2020-05-15T15:50:00Z"/>
        </w:rPr>
      </w:pPr>
      <w:ins w:id="375" w:author="DIEGO PÉREZ LAVARÍAS" w:date="2020-05-15T15:49:00Z">
        <w:r>
          <w:lastRenderedPageBreak/>
          <w:t>En este apartado se presentar</w:t>
        </w:r>
      </w:ins>
      <w:ins w:id="376" w:author="DIEGO PÉREZ LAVARÍAS" w:date="2020-05-15T15:50:00Z">
        <w:r>
          <w:t>á</w:t>
        </w:r>
      </w:ins>
      <w:ins w:id="377" w:author="DIEGO PÉREZ LAVARÍAS" w:date="2020-05-15T15:49:00Z">
        <w:r>
          <w:t xml:space="preserve"> la solución adoptada para la realización del proyecto y se expondrán las razones que han llevado a esta elección</w:t>
        </w:r>
      </w:ins>
      <w:ins w:id="378" w:author="DIEGO PÉREZ LAVARÍAS" w:date="2020-05-15T15:50:00Z">
        <w:r>
          <w:t>, tanto del hardware como del software.</w:t>
        </w:r>
      </w:ins>
    </w:p>
    <w:p w14:paraId="06250C7B" w14:textId="565C8833" w:rsidR="004F3356" w:rsidRDefault="004F3356" w:rsidP="00004DF5">
      <w:pPr>
        <w:rPr>
          <w:ins w:id="379" w:author="DIEGO PÉREZ LAVARÍAS" w:date="2020-05-15T15:50:00Z"/>
        </w:rPr>
      </w:pPr>
    </w:p>
    <w:p w14:paraId="36E1EB3D" w14:textId="6CD4408D" w:rsidR="004F3356" w:rsidRDefault="004F3356" w:rsidP="004F3356">
      <w:pPr>
        <w:pStyle w:val="Ttulo3"/>
        <w:rPr>
          <w:ins w:id="380" w:author="DIEGO PÉREZ LAVARÍAS" w:date="2020-05-15T15:50:00Z"/>
        </w:rPr>
      </w:pPr>
      <w:bookmarkStart w:id="381" w:name="_Toc41474529"/>
      <w:ins w:id="382" w:author="DIEGO PÉREZ LAVARÍAS" w:date="2020-05-15T15:50:00Z">
        <w:r>
          <w:t>Hardware</w:t>
        </w:r>
        <w:bookmarkEnd w:id="381"/>
      </w:ins>
    </w:p>
    <w:p w14:paraId="25BD500B" w14:textId="3DC9EAC2" w:rsidR="004F3356" w:rsidRDefault="004F3356" w:rsidP="004F3356">
      <w:pPr>
        <w:rPr>
          <w:ins w:id="383" w:author="DIEGO PÉREZ LAVARÍAS" w:date="2020-05-15T15:51:00Z"/>
        </w:rPr>
      </w:pPr>
      <w:ins w:id="384" w:author="DIEGO PÉREZ LAVARÍAS" w:date="2020-05-15T15:50:00Z">
        <w:r>
          <w:t>Se ha decidido elegir el dispositivo STEVAL</w:t>
        </w:r>
      </w:ins>
      <w:ins w:id="385" w:author="DIEGO PÉREZ LAVARÍAS" w:date="2020-05-15T15:51:00Z">
        <w:r>
          <w:t xml:space="preserve">-WESU1 de ST Microelectronics. </w:t>
        </w:r>
      </w:ins>
    </w:p>
    <w:p w14:paraId="063FF8F6" w14:textId="6BA3AA72" w:rsidR="004F3356" w:rsidRDefault="004F3356" w:rsidP="004F3356">
      <w:pPr>
        <w:rPr>
          <w:ins w:id="386" w:author="DIEGO PÉREZ LAVARÍAS" w:date="2020-05-15T15:54:00Z"/>
        </w:rPr>
      </w:pPr>
      <w:ins w:id="387" w:author="DIEGO PÉREZ LAVARÍAS" w:date="2020-05-15T15:51:00Z">
        <w:r>
          <w:t>En primer</w:t>
        </w:r>
      </w:ins>
      <w:ins w:id="388" w:author="DIEGO PÉREZ LAVARÍAS" w:date="2020-05-15T15:52:00Z">
        <w:r>
          <w:t xml:space="preserve"> lugar, se ha elegido debido al protocolo de comunicación que incorpora. Se considera que, en vista de que la mayoría de dispositivos wearables del mercado (como los smartwatch de Xiaomi) utilizan BLE para la co</w:t>
        </w:r>
      </w:ins>
      <w:ins w:id="389" w:author="DIEGO PÉREZ LAVARÍAS" w:date="2020-05-15T15:53:00Z">
        <w:r>
          <w:t>municación con el smartphone que lo acompaña, es coherente utilizar un dispositivo con este tipo de conexión para nuestro proyecto. Con este protocolo, podremos realizar una conexión de bajo rango de distancia (</w:t>
        </w:r>
      </w:ins>
      <w:ins w:id="390" w:author="DIEGO PÉREZ LAVARÍAS" w:date="2020-05-15T15:54:00Z">
        <w:r>
          <w:t>móvil – wearable) y con un consumo de energía mínimo.</w:t>
        </w:r>
      </w:ins>
    </w:p>
    <w:p w14:paraId="00CECB42" w14:textId="01714801" w:rsidR="004F3356" w:rsidRDefault="004F3356" w:rsidP="004F3356">
      <w:pPr>
        <w:rPr>
          <w:ins w:id="391" w:author="DIEGO PÉREZ LAVARÍAS" w:date="2020-05-15T15:56:00Z"/>
        </w:rPr>
      </w:pPr>
      <w:ins w:id="392" w:author="DIEGO PÉREZ LAVARÍAS" w:date="2020-05-15T15:54:00Z">
        <w:r>
          <w:t>Otro motivo por el cual se ha elegido este dispositivo es su tamaño. Se trata de la alternativa con menores dim</w:t>
        </w:r>
      </w:ins>
      <w:ins w:id="393" w:author="DIEGO PÉREZ LAVARÍAS" w:date="2020-05-15T15:55:00Z">
        <w:r>
          <w:t xml:space="preserve">ensiones de entre las que </w:t>
        </w:r>
        <w:r w:rsidR="00697A11">
          <w:t>se han considerado para realizar el proyecto. La idea es la de colocar el dispositivo en la muñeca con la que se utiliza la raqueta para poder medir las magnitudes físicas en el golpeo, y un tamaño pequeño y un peso mínimo es algo básic</w:t>
        </w:r>
      </w:ins>
      <w:ins w:id="394" w:author="DIEGO PÉREZ LAVARÍAS" w:date="2020-05-15T15:56:00Z">
        <w:r w:rsidR="00697A11">
          <w:t>o para poder realizar el deporte sin ninguna molestia o intromisión por parte del dispositivo de medición, ya que alterar la técnica de golpeo podría inutilizar la herramienta de análisis y hacer que no sirva de ayuda.</w:t>
        </w:r>
      </w:ins>
    </w:p>
    <w:p w14:paraId="1F276A8C" w14:textId="3586905C" w:rsidR="00697A11" w:rsidRDefault="00697A11" w:rsidP="004F3356">
      <w:pPr>
        <w:rPr>
          <w:ins w:id="395" w:author="DIEGO PÉREZ LAVARÍAS" w:date="2020-05-15T16:00:00Z"/>
        </w:rPr>
      </w:pPr>
      <w:ins w:id="396" w:author="DIEGO PÉREZ LAVARÍAS" w:date="2020-05-15T15:57:00Z">
        <w:r>
          <w:t>El tercer motivo que se ha tenido en cuenta ha sido los sensores que incorpora. Junto con la IMU de los dispositivos de Texas</w:t>
        </w:r>
      </w:ins>
      <w:ins w:id="397" w:author="DIEGO PÉREZ LAVARÍAS" w:date="2020-05-15T15:58:00Z">
        <w:r>
          <w:t xml:space="preserve"> Instruments, tienen mayor rango que los sensores del Hexiwear, pero hay una gran diferencia en la frecuencia de muestreo de los de TI: su magnetómetro solamente llega hasta los 8 Hz de manera nativa. Los dispositivos de TI </w:t>
        </w:r>
      </w:ins>
      <w:ins w:id="398" w:author="DIEGO PÉREZ LAVARÍAS" w:date="2020-05-15T15:59:00Z">
        <w:r>
          <w:t>nos añaden ese problema, que habría que solucionar mediante la modificación del firmware, mientras que con el STEVAL-WESU1 nos ahorramos este paso y po</w:t>
        </w:r>
      </w:ins>
      <w:ins w:id="399" w:author="DIEGO PÉREZ LAVARÍAS" w:date="2020-05-15T16:00:00Z">
        <w:r>
          <w:t>demos centrarnos desde el inicio en la implementación de nuestro proyecto</w:t>
        </w:r>
      </w:ins>
      <w:ins w:id="400" w:author="DIEGO PÉREZ LAVARÍAS" w:date="2020-05-16T11:31:00Z">
        <w:r w:rsidR="009A5D6C">
          <w:t>.</w:t>
        </w:r>
      </w:ins>
    </w:p>
    <w:p w14:paraId="1BF39E31" w14:textId="295339ED" w:rsidR="00697A11" w:rsidRDefault="00697A11" w:rsidP="004F3356">
      <w:pPr>
        <w:rPr>
          <w:ins w:id="401" w:author="DIEGO PÉREZ LAVARÍAS" w:date="2020-05-16T11:29:00Z"/>
        </w:rPr>
      </w:pPr>
      <w:ins w:id="402" w:author="DIEGO PÉREZ LAVARÍAS" w:date="2020-05-15T16:00:00Z">
        <w:r>
          <w:t xml:space="preserve">En último lugar, elegimos este dispositivo porque se encuentra disponible en la </w:t>
        </w:r>
      </w:ins>
      <w:ins w:id="403" w:author="DIEGO PÉREZ LAVARÍAS" w:date="2020-05-15T16:01:00Z">
        <w:r>
          <w:t>UPV para su uso inmediato, sin tener que realizar la compra. El precio no se ha considerado demasiado, ya que todos los dispositivos que se han tomado como alternativas presentan un precio semejante, pero la disponibilidad es algo muy apreciado, puesto que poder trabajar desde el principio con el disposi</w:t>
        </w:r>
      </w:ins>
      <w:ins w:id="404" w:author="DIEGO PÉREZ LAVARÍAS" w:date="2020-05-15T16:02:00Z">
        <w:r>
          <w:t>tivo facilita esa familiaridad con él de cara a implementar la aplicación.</w:t>
        </w:r>
      </w:ins>
    </w:p>
    <w:p w14:paraId="78E2060C" w14:textId="3AB02052" w:rsidR="009A5D6C" w:rsidRDefault="009A5D6C" w:rsidP="004F3356">
      <w:pPr>
        <w:rPr>
          <w:ins w:id="405" w:author="DIEGO PÉREZ LAVARÍAS" w:date="2020-05-16T11:29:00Z"/>
        </w:rPr>
      </w:pPr>
    </w:p>
    <w:p w14:paraId="61117644" w14:textId="43F65CD8" w:rsidR="009A5D6C" w:rsidRDefault="009A5D6C" w:rsidP="004F3356">
      <w:pPr>
        <w:rPr>
          <w:ins w:id="406" w:author="DIEGO PÉREZ LAVARÍAS" w:date="2020-05-16T11:31:00Z"/>
          <w:b/>
          <w:bCs/>
          <w:i/>
          <w:iCs/>
        </w:rPr>
      </w:pPr>
      <w:ins w:id="407" w:author="DIEGO PÉREZ LAVARÍAS" w:date="2020-05-16T11:30:00Z">
        <w:r>
          <w:rPr>
            <w:b/>
            <w:bCs/>
            <w:i/>
            <w:iCs/>
          </w:rPr>
          <w:t>D</w:t>
        </w:r>
      </w:ins>
      <w:ins w:id="408" w:author="DIEGO PÉREZ LAVARÍAS" w:date="2020-05-16T11:31:00Z">
        <w:r>
          <w:rPr>
            <w:b/>
            <w:bCs/>
            <w:i/>
            <w:iCs/>
          </w:rPr>
          <w:t>etalles técnicos</w:t>
        </w:r>
      </w:ins>
    </w:p>
    <w:p w14:paraId="0E837E73" w14:textId="11D4AAFB" w:rsidR="009A5D6C" w:rsidRDefault="00D04F13" w:rsidP="009A5D6C">
      <w:pPr>
        <w:jc w:val="center"/>
        <w:rPr>
          <w:ins w:id="409" w:author="DIEGO PÉREZ LAVARÍAS" w:date="2020-05-16T11:34:00Z"/>
        </w:rPr>
      </w:pPr>
      <w:ins w:id="410" w:author="DIEGO PÉREZ LAVARÍAS" w:date="2020-05-16T11:36:00Z">
        <w:r>
          <w:rPr>
            <w:noProof/>
          </w:rPr>
          <mc:AlternateContent>
            <mc:Choice Requires="wps">
              <w:drawing>
                <wp:anchor distT="45720" distB="45720" distL="114300" distR="114300" simplePos="0" relativeHeight="251666432" behindDoc="0" locked="0" layoutInCell="1" allowOverlap="1" wp14:anchorId="60F2EFC9" wp14:editId="339C8B3C">
                  <wp:simplePos x="0" y="0"/>
                  <wp:positionH relativeFrom="column">
                    <wp:posOffset>742954</wp:posOffset>
                  </wp:positionH>
                  <wp:positionV relativeFrom="paragraph">
                    <wp:posOffset>716623</wp:posOffset>
                  </wp:positionV>
                  <wp:extent cx="476835" cy="1404620"/>
                  <wp:effectExtent l="0" t="0" r="0" b="5715"/>
                  <wp:wrapNone/>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835" cy="1404620"/>
                          </a:xfrm>
                          <a:prstGeom prst="rect">
                            <a:avLst/>
                          </a:prstGeom>
                          <a:noFill/>
                          <a:ln w="9525">
                            <a:noFill/>
                            <a:miter lim="800000"/>
                            <a:headEnd/>
                            <a:tailEnd/>
                          </a:ln>
                        </wps:spPr>
                        <wps:txbx>
                          <w:txbxContent>
                            <w:p w14:paraId="230FA82F" w14:textId="4D5F3BE7" w:rsidR="00C8331B" w:rsidRDefault="00C8331B">
                              <w:ins w:id="411" w:author="DIEGO PÉREZ LAVARÍAS" w:date="2020-05-16T11:37:00Z">
                                <w:r>
                                  <w:t>IMU</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F2EFC9" id="_x0000_s1029" type="#_x0000_t202" style="position:absolute;left:0;text-align:left;margin-left:58.5pt;margin-top:56.45pt;width:37.5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" filled="f" stroked="f">
                  <v:textbox style="mso-fit-shape-to-text:t">
                    <w:txbxContent>
                      <w:p w14:paraId="230FA82F" w14:textId="4D5F3BE7" w:rsidR="00C8331B" w:rsidRDefault="00C8331B">
                        <w:ins w:id="412" w:author="DIEGO PÉREZ LAVARÍAS" w:date="2020-05-16T11:37:00Z">
                          <w:r>
                            <w:t>IMU</w:t>
                          </w:r>
                        </w:ins>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712ECE1C" wp14:editId="786FD9F3">
                  <wp:simplePos x="0" y="0"/>
                  <wp:positionH relativeFrom="column">
                    <wp:posOffset>1169245</wp:posOffset>
                  </wp:positionH>
                  <wp:positionV relativeFrom="paragraph">
                    <wp:posOffset>609495</wp:posOffset>
                  </wp:positionV>
                  <wp:extent cx="544152" cy="633909"/>
                  <wp:effectExtent l="0" t="0" r="27940" b="13970"/>
                  <wp:wrapNone/>
                  <wp:docPr id="21" name="Rectángulo 21"/>
                  <wp:cNvGraphicFramePr/>
                  <a:graphic xmlns:a="http://schemas.openxmlformats.org/drawingml/2006/main">
                    <a:graphicData uri="http://schemas.microsoft.com/office/word/2010/wordprocessingShape">
                      <wps:wsp>
                        <wps:cNvSpPr/>
                        <wps:spPr>
                          <a:xfrm>
                            <a:off x="0" y="0"/>
                            <a:ext cx="544152" cy="6339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8732B2" id="Rectángulo 21" o:spid="_x0000_s1026" style="position:absolute;margin-left:92.05pt;margin-top:48pt;width:42.85pt;height:49.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" filled="f" strokecolor="red" strokeweight="2pt"/>
              </w:pict>
            </mc:Fallback>
          </mc:AlternateContent>
        </w:r>
      </w:ins>
      <w:ins w:id="413" w:author="DIEGO PÉREZ LAVARÍAS" w:date="2020-05-16T11:33:00Z">
        <w:r w:rsidR="009A5D6C">
          <w:rPr>
            <w:noProof/>
          </w:rPr>
          <w:drawing>
            <wp:inline distT="0" distB="0" distL="0" distR="0" wp14:anchorId="2F613791" wp14:editId="5FBA8F9C">
              <wp:extent cx="3295846" cy="21145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5169" cy="2120531"/>
                      </a:xfrm>
                      <a:prstGeom prst="rect">
                        <a:avLst/>
                      </a:prstGeom>
                    </pic:spPr>
                  </pic:pic>
                </a:graphicData>
              </a:graphic>
            </wp:inline>
          </w:drawing>
        </w:r>
      </w:ins>
    </w:p>
    <w:p w14:paraId="1BC6A1F1" w14:textId="35A1F1E5" w:rsidR="009A5D6C" w:rsidRPr="009A5D6C" w:rsidRDefault="009A5D6C">
      <w:pPr>
        <w:jc w:val="center"/>
        <w:rPr>
          <w:ins w:id="414" w:author="DIEGO PÉREZ LAVARÍAS" w:date="2020-05-15T16:02:00Z"/>
          <w:b/>
          <w:bCs/>
          <w:sz w:val="18"/>
          <w:szCs w:val="20"/>
          <w:rPrChange w:id="415" w:author="DIEGO PÉREZ LAVARÍAS" w:date="2020-05-16T11:34:00Z">
            <w:rPr>
              <w:ins w:id="416" w:author="DIEGO PÉREZ LAVARÍAS" w:date="2020-05-15T16:02:00Z"/>
            </w:rPr>
          </w:rPrChange>
        </w:rPr>
        <w:pPrChange w:id="417" w:author="DIEGO PÉREZ LAVARÍAS" w:date="2020-05-16T11:34:00Z">
          <w:pPr/>
        </w:pPrChange>
      </w:pPr>
      <w:ins w:id="418" w:author="DIEGO PÉREZ LAVARÍAS" w:date="2020-05-16T11:34:00Z">
        <w:r>
          <w:rPr>
            <w:b/>
            <w:bCs/>
            <w:sz w:val="18"/>
            <w:szCs w:val="20"/>
          </w:rPr>
          <w:t>Figura 2.9. Diagrama de bloques funcional del dispositivo</w:t>
        </w:r>
        <w:r w:rsidRPr="009A5D6C">
          <w:rPr>
            <w:sz w:val="18"/>
            <w:szCs w:val="20"/>
            <w:rPrChange w:id="419" w:author="DIEGO PÉREZ LAVARÍAS" w:date="2020-05-16T11:34:00Z">
              <w:rPr>
                <w:b/>
                <w:bCs/>
                <w:sz w:val="18"/>
                <w:szCs w:val="20"/>
              </w:rPr>
            </w:rPrChange>
          </w:rPr>
          <w:t>.</w:t>
        </w:r>
      </w:ins>
    </w:p>
    <w:p w14:paraId="71DF85F7" w14:textId="58C02832" w:rsidR="00697A11" w:rsidRDefault="00697A11" w:rsidP="004F3356">
      <w:pPr>
        <w:rPr>
          <w:ins w:id="420" w:author="DIEGO PÉREZ LAVARÍAS" w:date="2020-05-16T11:34:00Z"/>
        </w:rPr>
      </w:pPr>
    </w:p>
    <w:p w14:paraId="5ED2FA87" w14:textId="5EE1EA41" w:rsidR="00D04F13" w:rsidRDefault="00D04F13" w:rsidP="004F3356">
      <w:pPr>
        <w:rPr>
          <w:ins w:id="421" w:author="DIEGO PÉREZ LAVARÍAS" w:date="2020-05-16T11:34:00Z"/>
        </w:rPr>
      </w:pPr>
    </w:p>
    <w:p w14:paraId="1BE497F5" w14:textId="6BFC4854" w:rsidR="00D04F13" w:rsidRDefault="00D04F13" w:rsidP="004F3356">
      <w:pPr>
        <w:rPr>
          <w:ins w:id="422" w:author="DIEGO PÉREZ LAVARÍAS" w:date="2020-05-16T11:37:00Z"/>
        </w:rPr>
      </w:pPr>
      <w:ins w:id="423" w:author="DIEGO PÉREZ LAVARÍAS" w:date="2020-05-16T11:34:00Z">
        <w:r>
          <w:t xml:space="preserve">Como observamos en la figura 2.9, este dispositivo tiene 4 bloques </w:t>
        </w:r>
      </w:ins>
      <w:ins w:id="424" w:author="DIEGO PÉREZ LAVARÍAS" w:date="2020-05-16T11:35:00Z">
        <w:r>
          <w:t xml:space="preserve">funcionales: el Microcontrolador, el sistema de gestión de energía, el módulo de conexión BLE y los sensores. </w:t>
        </w:r>
      </w:ins>
      <w:ins w:id="425" w:author="DIEGO PÉREZ LAVARÍAS" w:date="2020-05-16T11:38:00Z">
        <w:r>
          <w:t xml:space="preserve">Todos los diagramas e imágenes de este apartado han sido obtenidos del manual </w:t>
        </w:r>
        <w:r w:rsidRPr="00D04F13">
          <w:rPr>
            <w:sz w:val="18"/>
            <w:szCs w:val="20"/>
            <w:rPrChange w:id="426" w:author="DIEGO PÉREZ LAVARÍAS" w:date="2020-05-16T11:38:00Z">
              <w:rPr/>
            </w:rPrChange>
          </w:rPr>
          <w:t>(8).</w:t>
        </w:r>
      </w:ins>
    </w:p>
    <w:p w14:paraId="22B41D84" w14:textId="72DD1BF4" w:rsidR="00D04F13" w:rsidRDefault="00D04F13" w:rsidP="004F3356">
      <w:pPr>
        <w:rPr>
          <w:ins w:id="427" w:author="DIEGO PÉREZ LAVARÍAS" w:date="2020-05-16T11:37:00Z"/>
        </w:rPr>
      </w:pPr>
    </w:p>
    <w:p w14:paraId="27865907" w14:textId="59796D79" w:rsidR="00D04F13" w:rsidRDefault="00D04F13" w:rsidP="004F3356">
      <w:pPr>
        <w:rPr>
          <w:ins w:id="428" w:author="DIEGO PÉREZ LAVARÍAS" w:date="2020-05-16T11:37:00Z"/>
          <w:b/>
          <w:bCs/>
        </w:rPr>
      </w:pPr>
      <w:ins w:id="429" w:author="DIEGO PÉREZ LAVARÍAS" w:date="2020-05-16T11:37:00Z">
        <w:r>
          <w:t xml:space="preserve">· </w:t>
        </w:r>
        <w:r>
          <w:rPr>
            <w:b/>
            <w:bCs/>
          </w:rPr>
          <w:t>Microcontrolador</w:t>
        </w:r>
      </w:ins>
    </w:p>
    <w:p w14:paraId="2269A728" w14:textId="05A83B81" w:rsidR="00D04F13" w:rsidRDefault="000002EC" w:rsidP="000002EC">
      <w:pPr>
        <w:jc w:val="center"/>
        <w:rPr>
          <w:ins w:id="430" w:author="DIEGO PÉREZ LAVARÍAS" w:date="2020-05-16T11:39:00Z"/>
        </w:rPr>
      </w:pPr>
      <w:ins w:id="431" w:author="DIEGO PÉREZ LAVARÍAS" w:date="2020-05-16T11:39:00Z">
        <w:r w:rsidRPr="000002EC">
          <w:rPr>
            <w:noProof/>
          </w:rPr>
          <w:drawing>
            <wp:inline distT="0" distB="0" distL="0" distR="0" wp14:anchorId="383FCE0E" wp14:editId="2DCA39AE">
              <wp:extent cx="1933575" cy="19853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44606" cy="1996651"/>
                      </a:xfrm>
                      <a:prstGeom prst="rect">
                        <a:avLst/>
                      </a:prstGeom>
                      <a:noFill/>
                      <a:ln>
                        <a:noFill/>
                      </a:ln>
                    </pic:spPr>
                  </pic:pic>
                </a:graphicData>
              </a:graphic>
            </wp:inline>
          </w:drawing>
        </w:r>
      </w:ins>
    </w:p>
    <w:p w14:paraId="53FE858E" w14:textId="5025C58B" w:rsidR="001F74F7" w:rsidRDefault="000002EC" w:rsidP="000002EC">
      <w:pPr>
        <w:jc w:val="center"/>
        <w:rPr>
          <w:ins w:id="432" w:author="DIEGO PÉREZ LAVARÍAS" w:date="2020-05-16T11:40:00Z"/>
          <w:b/>
          <w:bCs/>
          <w:sz w:val="18"/>
          <w:szCs w:val="20"/>
        </w:rPr>
      </w:pPr>
      <w:ins w:id="433" w:author="DIEGO PÉREZ LAVARÍAS" w:date="2020-05-16T11:39:00Z">
        <w:r>
          <w:rPr>
            <w:b/>
            <w:bCs/>
            <w:sz w:val="18"/>
            <w:szCs w:val="20"/>
          </w:rPr>
          <w:t>Figura</w:t>
        </w:r>
      </w:ins>
      <w:ins w:id="434" w:author="DIEGO PÉREZ LAVARÍAS" w:date="2020-05-16T11:40:00Z">
        <w:r>
          <w:rPr>
            <w:b/>
            <w:bCs/>
            <w:sz w:val="18"/>
            <w:szCs w:val="20"/>
          </w:rPr>
          <w:t xml:space="preserve"> 2.10. Microcontrolador STM32L151</w:t>
        </w:r>
        <w:r w:rsidR="001F74F7">
          <w:rPr>
            <w:b/>
            <w:bCs/>
            <w:sz w:val="18"/>
            <w:szCs w:val="20"/>
          </w:rPr>
          <w:t>VEY6.</w:t>
        </w:r>
      </w:ins>
    </w:p>
    <w:p w14:paraId="3729D121" w14:textId="77777777" w:rsidR="001F74F7" w:rsidRDefault="001F74F7" w:rsidP="000002EC">
      <w:pPr>
        <w:jc w:val="left"/>
        <w:rPr>
          <w:ins w:id="435" w:author="DIEGO PÉREZ LAVARÍAS" w:date="2020-05-16T11:41:00Z"/>
        </w:rPr>
      </w:pPr>
    </w:p>
    <w:p w14:paraId="749A56F9" w14:textId="16F01276" w:rsidR="000002EC" w:rsidRDefault="001F74F7" w:rsidP="000002EC">
      <w:pPr>
        <w:jc w:val="left"/>
        <w:rPr>
          <w:ins w:id="436" w:author="DIEGO PÉREZ LAVARÍAS" w:date="2020-05-16T11:45:00Z"/>
        </w:rPr>
      </w:pPr>
      <w:ins w:id="437" w:author="DIEGO PÉREZ LAVARÍAS" w:date="2020-05-16T11:41:00Z">
        <w:r>
          <w:t>Microcontrolador de ultra-baja potencia basado en el ARM Cortex-M</w:t>
        </w:r>
      </w:ins>
      <w:ins w:id="438" w:author="DIEGO PÉREZ LAVARÍAS" w:date="2020-05-16T11:42:00Z">
        <w:r>
          <w:t>3, un estándar en la industria con núcleo de 32 bits, diseñado para aplicaciones de baja potencia. El bajo consumo es clave para aplicaciones de wearables que necesitan inicia</w:t>
        </w:r>
      </w:ins>
      <w:ins w:id="439" w:author="DIEGO PÉREZ LAVARÍAS" w:date="2020-05-16T11:43:00Z">
        <w:r>
          <w:t xml:space="preserve">rse periódicamente para ejecutar tareas </w:t>
        </w:r>
      </w:ins>
      <w:ins w:id="440" w:author="DIEGO PÉREZ LAVARÍAS" w:date="2020-05-16T11:45:00Z">
        <w:r>
          <w:t xml:space="preserve">de </w:t>
        </w:r>
      </w:ins>
      <w:ins w:id="441" w:author="DIEGO PÉREZ LAVARÍAS" w:date="2020-05-16T11:43:00Z">
        <w:r>
          <w:t>software.</w:t>
        </w:r>
      </w:ins>
    </w:p>
    <w:p w14:paraId="1301030D" w14:textId="28DEB675" w:rsidR="001F74F7" w:rsidRDefault="001F74F7" w:rsidP="000002EC">
      <w:pPr>
        <w:jc w:val="left"/>
        <w:rPr>
          <w:ins w:id="442" w:author="DIEGO PÉREZ LAVARÍAS" w:date="2020-05-16T11:45:00Z"/>
        </w:rPr>
      </w:pPr>
    </w:p>
    <w:p w14:paraId="030A6AD8" w14:textId="669F304F" w:rsidR="001F74F7" w:rsidRDefault="001F74F7" w:rsidP="000002EC">
      <w:pPr>
        <w:jc w:val="left"/>
        <w:rPr>
          <w:ins w:id="443" w:author="DIEGO PÉREZ LAVARÍAS" w:date="2020-05-16T11:45:00Z"/>
          <w:b/>
          <w:bCs/>
        </w:rPr>
      </w:pPr>
      <w:ins w:id="444" w:author="DIEGO PÉREZ LAVARÍAS" w:date="2020-05-16T11:45:00Z">
        <w:r>
          <w:rPr>
            <w:b/>
            <w:bCs/>
          </w:rPr>
          <w:t>· Gestión de energía</w:t>
        </w:r>
      </w:ins>
    </w:p>
    <w:p w14:paraId="78F29AF4" w14:textId="4E6279BC" w:rsidR="001F74F7" w:rsidRDefault="001F74F7">
      <w:pPr>
        <w:jc w:val="center"/>
        <w:rPr>
          <w:ins w:id="445" w:author="DIEGO PÉREZ LAVARÍAS" w:date="2020-05-16T11:46:00Z"/>
        </w:rPr>
      </w:pPr>
      <w:ins w:id="446" w:author="DIEGO PÉREZ LAVARÍAS" w:date="2020-05-16T11:46:00Z">
        <w:r>
          <w:rPr>
            <w:noProof/>
          </w:rPr>
          <w:drawing>
            <wp:inline distT="0" distB="0" distL="0" distR="0" wp14:anchorId="6A136AA6" wp14:editId="37ADA96E">
              <wp:extent cx="3114675" cy="223115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0793" cy="2242705"/>
                      </a:xfrm>
                      <a:prstGeom prst="rect">
                        <a:avLst/>
                      </a:prstGeom>
                    </pic:spPr>
                  </pic:pic>
                </a:graphicData>
              </a:graphic>
            </wp:inline>
          </w:drawing>
        </w:r>
      </w:ins>
    </w:p>
    <w:p w14:paraId="32E4FD76" w14:textId="07F4971F" w:rsidR="001F74F7" w:rsidRPr="001F74F7" w:rsidRDefault="001F74F7">
      <w:pPr>
        <w:jc w:val="center"/>
        <w:rPr>
          <w:ins w:id="447" w:author="DIEGO PÉREZ LAVARÍAS" w:date="2020-05-16T11:43:00Z"/>
          <w:b/>
          <w:bCs/>
          <w:sz w:val="18"/>
          <w:szCs w:val="20"/>
          <w:rPrChange w:id="448" w:author="DIEGO PÉREZ LAVARÍAS" w:date="2020-05-16T11:46:00Z">
            <w:rPr>
              <w:ins w:id="449" w:author="DIEGO PÉREZ LAVARÍAS" w:date="2020-05-16T11:43:00Z"/>
            </w:rPr>
          </w:rPrChange>
        </w:rPr>
        <w:pPrChange w:id="450" w:author="DIEGO PÉREZ LAVARÍAS" w:date="2020-05-16T11:46:00Z">
          <w:pPr>
            <w:jc w:val="left"/>
          </w:pPr>
        </w:pPrChange>
      </w:pPr>
      <w:ins w:id="451" w:author="DIEGO PÉREZ LAVARÍAS" w:date="2020-05-16T11:46:00Z">
        <w:r>
          <w:rPr>
            <w:b/>
            <w:bCs/>
            <w:sz w:val="18"/>
            <w:szCs w:val="20"/>
          </w:rPr>
          <w:t>Figura 2.11. Subsistema de gestión de energía y batería</w:t>
        </w:r>
      </w:ins>
      <w:ins w:id="452" w:author="DIEGO PÉREZ LAVARÍAS" w:date="2020-05-16T11:47:00Z">
        <w:r>
          <w:rPr>
            <w:b/>
            <w:bCs/>
            <w:sz w:val="18"/>
            <w:szCs w:val="20"/>
          </w:rPr>
          <w:t>.</w:t>
        </w:r>
      </w:ins>
    </w:p>
    <w:p w14:paraId="5EFE0384" w14:textId="10BC7D7E" w:rsidR="001F74F7" w:rsidRDefault="001F74F7" w:rsidP="000002EC">
      <w:pPr>
        <w:jc w:val="left"/>
        <w:rPr>
          <w:ins w:id="453" w:author="DIEGO PÉREZ LAVARÍAS" w:date="2020-05-16T11:46:00Z"/>
        </w:rPr>
      </w:pPr>
    </w:p>
    <w:p w14:paraId="2A271614" w14:textId="40EEB562" w:rsidR="001F74F7" w:rsidRDefault="001F74F7" w:rsidP="000002EC">
      <w:pPr>
        <w:jc w:val="left"/>
        <w:rPr>
          <w:ins w:id="454" w:author="DIEGO PÉREZ LAVARÍAS" w:date="2020-05-16T11:51:00Z"/>
        </w:rPr>
      </w:pPr>
      <w:ins w:id="455" w:author="DIEGO PÉREZ LAVARÍAS" w:date="2020-05-16T11:48:00Z">
        <w:r>
          <w:t>Se compone de varios módulos: la batería de ion-litio</w:t>
        </w:r>
      </w:ins>
      <w:ins w:id="456" w:author="DIEGO PÉREZ LAVARÍAS" w:date="2020-05-16T11:49:00Z">
        <w:r>
          <w:t xml:space="preserve"> de 100 mAh, el sistema STNS01 que la carga y el módulo STC3115 que</w:t>
        </w:r>
      </w:ins>
      <w:ins w:id="457" w:author="DIEGO PÉREZ LAVARÍAS" w:date="2020-05-16T11:50:00Z">
        <w:r>
          <w:t xml:space="preserve"> implementa la monitorización del nivel de batería, que se encuentran en el reverso de la placa. En el lado principal encontramos también el conector Micro-US</w:t>
        </w:r>
      </w:ins>
      <w:ins w:id="458" w:author="DIEGO PÉREZ LAVARÍAS" w:date="2020-05-16T11:51:00Z">
        <w:r>
          <w:t>B con el que se carga la batería.</w:t>
        </w:r>
      </w:ins>
    </w:p>
    <w:p w14:paraId="20B13889" w14:textId="49D2A1A2" w:rsidR="001F74F7" w:rsidRDefault="001F74F7" w:rsidP="000002EC">
      <w:pPr>
        <w:jc w:val="left"/>
        <w:rPr>
          <w:ins w:id="459" w:author="DIEGO PÉREZ LAVARÍAS" w:date="2020-05-16T11:51:00Z"/>
        </w:rPr>
      </w:pPr>
    </w:p>
    <w:p w14:paraId="308F90BB" w14:textId="0EB01759" w:rsidR="001F74F7" w:rsidRDefault="001F74F7" w:rsidP="000002EC">
      <w:pPr>
        <w:jc w:val="left"/>
        <w:rPr>
          <w:ins w:id="460" w:author="DIEGO PÉREZ LAVARÍAS" w:date="2020-05-16T11:51:00Z"/>
        </w:rPr>
      </w:pPr>
    </w:p>
    <w:p w14:paraId="147C7AC4" w14:textId="1CB3D04C" w:rsidR="001F74F7" w:rsidRDefault="001F74F7" w:rsidP="000002EC">
      <w:pPr>
        <w:jc w:val="left"/>
        <w:rPr>
          <w:ins w:id="461" w:author="DIEGO PÉREZ LAVARÍAS" w:date="2020-05-16T11:55:00Z"/>
        </w:rPr>
      </w:pPr>
      <w:ins w:id="462" w:author="DIEGO PÉREZ LAVARÍAS" w:date="2020-05-16T11:53:00Z">
        <w:r>
          <w:t xml:space="preserve">El sistema cargador STNS01 es un cargador lineal para baterías </w:t>
        </w:r>
      </w:ins>
      <w:ins w:id="463" w:author="DIEGO PÉREZ LAVARÍAS" w:date="2020-05-16T11:54:00Z">
        <w:r w:rsidR="00EC691F">
          <w:t xml:space="preserve">de ion-litio de una celda. En este dispositivo, está configurado como cargador de batería y como switch entre la fuente de energía de la batería y del conector USB. Incluye un </w:t>
        </w:r>
      </w:ins>
      <w:ins w:id="464" w:author="DIEGO PÉREZ LAVARÍAS" w:date="2020-05-16T11:55:00Z">
        <w:r w:rsidR="00EC691F">
          <w:t xml:space="preserve">LED que nos indica si carga correctamente (color rojo fijo) o si hay problemas (parpadeo). </w:t>
        </w:r>
      </w:ins>
    </w:p>
    <w:p w14:paraId="394ABA1E" w14:textId="0A62EF5E" w:rsidR="00EC691F" w:rsidRDefault="00EC691F" w:rsidP="000002EC">
      <w:pPr>
        <w:jc w:val="left"/>
        <w:rPr>
          <w:ins w:id="465" w:author="DIEGO PÉREZ LAVARÍAS" w:date="2020-05-16T11:56:00Z"/>
        </w:rPr>
      </w:pPr>
      <w:ins w:id="466" w:author="DIEGO PÉREZ LAVARÍAS" w:date="2020-05-16T11:55:00Z">
        <w:r>
          <w:t>El módulo STC3115 incluye las funciones hardware de m</w:t>
        </w:r>
      </w:ins>
      <w:ins w:id="467" w:author="DIEGO PÉREZ LAVARÍAS" w:date="2020-05-16T11:56:00Z">
        <w:r>
          <w:t>onitorización de SOC (state-of-charge, nivel de batería). Se mide por corriente y voltaje.</w:t>
        </w:r>
      </w:ins>
    </w:p>
    <w:p w14:paraId="1085A492" w14:textId="72072A16" w:rsidR="00EC691F" w:rsidRDefault="00EC691F" w:rsidP="000002EC">
      <w:pPr>
        <w:jc w:val="left"/>
        <w:rPr>
          <w:ins w:id="468" w:author="DIEGO PÉREZ LAVARÍAS" w:date="2020-05-16T11:56:00Z"/>
        </w:rPr>
      </w:pPr>
    </w:p>
    <w:p w14:paraId="17E67EE9" w14:textId="7E8B1958" w:rsidR="00EC691F" w:rsidRDefault="00EC691F" w:rsidP="000002EC">
      <w:pPr>
        <w:jc w:val="left"/>
        <w:rPr>
          <w:ins w:id="469" w:author="DIEGO PÉREZ LAVARÍAS" w:date="2020-05-16T11:57:00Z"/>
          <w:b/>
          <w:bCs/>
        </w:rPr>
      </w:pPr>
      <w:ins w:id="470" w:author="DIEGO PÉREZ LAVARÍAS" w:date="2020-05-16T11:56:00Z">
        <w:r>
          <w:rPr>
            <w:b/>
            <w:bCs/>
          </w:rPr>
          <w:t>· C</w:t>
        </w:r>
      </w:ins>
      <w:ins w:id="471" w:author="DIEGO PÉREZ LAVARÍAS" w:date="2020-05-16T11:57:00Z">
        <w:r>
          <w:rPr>
            <w:b/>
            <w:bCs/>
          </w:rPr>
          <w:t>onexión BLE</w:t>
        </w:r>
      </w:ins>
    </w:p>
    <w:p w14:paraId="3958300B" w14:textId="646AAFA4" w:rsidR="00EC691F" w:rsidRDefault="00EC691F" w:rsidP="00EC691F">
      <w:pPr>
        <w:jc w:val="center"/>
        <w:rPr>
          <w:ins w:id="472" w:author="DIEGO PÉREZ LAVARÍAS" w:date="2020-05-16T11:57:00Z"/>
        </w:rPr>
      </w:pPr>
      <w:ins w:id="473" w:author="DIEGO PÉREZ LAVARÍAS" w:date="2020-05-16T11:57:00Z">
        <w:r>
          <w:rPr>
            <w:noProof/>
          </w:rPr>
          <w:drawing>
            <wp:inline distT="0" distB="0" distL="0" distR="0" wp14:anchorId="556BE2E4" wp14:editId="26EC2EA1">
              <wp:extent cx="3267075" cy="34194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7075" cy="3419475"/>
                      </a:xfrm>
                      <a:prstGeom prst="rect">
                        <a:avLst/>
                      </a:prstGeom>
                    </pic:spPr>
                  </pic:pic>
                </a:graphicData>
              </a:graphic>
            </wp:inline>
          </w:drawing>
        </w:r>
      </w:ins>
    </w:p>
    <w:p w14:paraId="6BE11E03" w14:textId="3A44F695" w:rsidR="00EC691F" w:rsidRDefault="00EC691F" w:rsidP="00EC691F">
      <w:pPr>
        <w:jc w:val="center"/>
        <w:rPr>
          <w:ins w:id="474" w:author="DIEGO PÉREZ LAVARÍAS" w:date="2020-05-16T11:57:00Z"/>
          <w:b/>
          <w:bCs/>
          <w:sz w:val="18"/>
          <w:szCs w:val="20"/>
        </w:rPr>
      </w:pPr>
      <w:ins w:id="475" w:author="DIEGO PÉREZ LAVARÍAS" w:date="2020-05-16T11:57:00Z">
        <w:r>
          <w:rPr>
            <w:b/>
            <w:bCs/>
            <w:sz w:val="18"/>
            <w:szCs w:val="20"/>
          </w:rPr>
          <w:t>Figura 2.12. Módulo BLE.</w:t>
        </w:r>
      </w:ins>
    </w:p>
    <w:p w14:paraId="02B48168" w14:textId="61D52D00" w:rsidR="00EC691F" w:rsidRDefault="00EC691F" w:rsidP="00EC691F">
      <w:pPr>
        <w:jc w:val="left"/>
        <w:rPr>
          <w:ins w:id="476" w:author="DIEGO PÉREZ LAVARÍAS" w:date="2020-05-16T11:57:00Z"/>
        </w:rPr>
      </w:pPr>
    </w:p>
    <w:p w14:paraId="1CBB9568" w14:textId="77777777" w:rsidR="00EC691F" w:rsidRDefault="00EC691F" w:rsidP="00EC691F">
      <w:pPr>
        <w:jc w:val="left"/>
        <w:rPr>
          <w:ins w:id="477" w:author="DIEGO PÉREZ LAVARÍAS" w:date="2020-05-16T12:00:00Z"/>
        </w:rPr>
      </w:pPr>
      <w:ins w:id="478" w:author="DIEGO PÉREZ LAVARÍAS" w:date="2020-05-16T11:57:00Z">
        <w:r>
          <w:t xml:space="preserve">Se trata de un microprocesador </w:t>
        </w:r>
      </w:ins>
      <w:ins w:id="479" w:author="DIEGO PÉREZ LAVARÍAS" w:date="2020-05-16T11:58:00Z">
        <w:r>
          <w:t>BLE de baja energía, el BLUENRG-MS, implementado de acuerdo con la especificación de Bluetooth v4.1. Puede actuar tanto de maestro como de escla</w:t>
        </w:r>
      </w:ins>
      <w:ins w:id="480" w:author="DIEGO PÉREZ LAVARÍAS" w:date="2020-05-16T11:59:00Z">
        <w:r>
          <w:t>vo en la conexión BLE. Contiene una memoria Flash no volátil.</w:t>
        </w:r>
      </w:ins>
    </w:p>
    <w:p w14:paraId="5FC3E8E7" w14:textId="77777777" w:rsidR="00EC691F" w:rsidRDefault="00EC691F" w:rsidP="00EC691F">
      <w:pPr>
        <w:jc w:val="left"/>
        <w:rPr>
          <w:ins w:id="481" w:author="DIEGO PÉREZ LAVARÍAS" w:date="2020-05-16T12:00:00Z"/>
        </w:rPr>
      </w:pPr>
    </w:p>
    <w:p w14:paraId="4F11D9AA" w14:textId="77777777" w:rsidR="00EC691F" w:rsidRDefault="00EC691F" w:rsidP="00EC691F">
      <w:pPr>
        <w:jc w:val="left"/>
        <w:rPr>
          <w:ins w:id="482" w:author="DIEGO PÉREZ LAVARÍAS" w:date="2020-05-16T12:00:00Z"/>
          <w:b/>
          <w:bCs/>
        </w:rPr>
      </w:pPr>
      <w:ins w:id="483" w:author="DIEGO PÉREZ LAVARÍAS" w:date="2020-05-16T12:00:00Z">
        <w:r>
          <w:rPr>
            <w:b/>
            <w:bCs/>
          </w:rPr>
          <w:t>· Sensores</w:t>
        </w:r>
      </w:ins>
    </w:p>
    <w:p w14:paraId="4A2C3803" w14:textId="3579AB67" w:rsidR="00EC691F" w:rsidRDefault="00EC691F" w:rsidP="00EC691F">
      <w:pPr>
        <w:jc w:val="center"/>
        <w:rPr>
          <w:ins w:id="484" w:author="DIEGO PÉREZ LAVARÍAS" w:date="2020-05-16T12:01:00Z"/>
        </w:rPr>
      </w:pPr>
      <w:ins w:id="485" w:author="DIEGO PÉREZ LAVARÍAS" w:date="2020-05-16T12:01:00Z">
        <w:r>
          <w:rPr>
            <w:noProof/>
          </w:rPr>
          <w:lastRenderedPageBreak/>
          <w:drawing>
            <wp:inline distT="0" distB="0" distL="0" distR="0" wp14:anchorId="519FF807" wp14:editId="42BA952F">
              <wp:extent cx="2790825" cy="2759201"/>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5077" cy="2763405"/>
                      </a:xfrm>
                      <a:prstGeom prst="rect">
                        <a:avLst/>
                      </a:prstGeom>
                    </pic:spPr>
                  </pic:pic>
                </a:graphicData>
              </a:graphic>
            </wp:inline>
          </w:drawing>
        </w:r>
      </w:ins>
    </w:p>
    <w:p w14:paraId="17B16C9B" w14:textId="3EBE8593" w:rsidR="00EC691F" w:rsidRDefault="00EC691F" w:rsidP="00EC691F">
      <w:pPr>
        <w:jc w:val="center"/>
        <w:rPr>
          <w:ins w:id="486" w:author="DIEGO PÉREZ LAVARÍAS" w:date="2020-05-16T12:01:00Z"/>
          <w:b/>
          <w:bCs/>
          <w:sz w:val="18"/>
          <w:szCs w:val="20"/>
        </w:rPr>
      </w:pPr>
      <w:ins w:id="487" w:author="DIEGO PÉREZ LAVARÍAS" w:date="2020-05-16T12:01:00Z">
        <w:r>
          <w:rPr>
            <w:b/>
            <w:bCs/>
            <w:sz w:val="18"/>
            <w:szCs w:val="20"/>
          </w:rPr>
          <w:t>Figura 2.13. Módulo de sensores.</w:t>
        </w:r>
      </w:ins>
    </w:p>
    <w:p w14:paraId="2E172967" w14:textId="499C1575" w:rsidR="00EC691F" w:rsidRDefault="00EC691F" w:rsidP="00EC691F">
      <w:pPr>
        <w:jc w:val="left"/>
        <w:rPr>
          <w:ins w:id="488" w:author="DIEGO PÉREZ LAVARÍAS" w:date="2020-05-16T12:01:00Z"/>
        </w:rPr>
      </w:pPr>
    </w:p>
    <w:p w14:paraId="03EFF676" w14:textId="708BDA50" w:rsidR="00EC691F" w:rsidRDefault="00EC691F" w:rsidP="00EC691F">
      <w:pPr>
        <w:jc w:val="left"/>
        <w:rPr>
          <w:ins w:id="489" w:author="DIEGO PÉREZ LAVARÍAS" w:date="2020-05-16T12:03:00Z"/>
        </w:rPr>
      </w:pPr>
      <w:ins w:id="490" w:author="DIEGO PÉREZ LAVARÍAS" w:date="2020-05-16T12:01:00Z">
        <w:r>
          <w:t>Integra sensores cuyo funcionamiento es ideal para algoritmos de medición</w:t>
        </w:r>
      </w:ins>
      <w:ins w:id="491" w:author="DIEGO PÉREZ LAVARÍAS" w:date="2020-05-16T12:02:00Z">
        <w:r>
          <w:t xml:space="preserve"> de movimientos en wearables, con capacidades de baja energía y alto rendimiento en cuanto a precisión. Contiene 3 sistemas, de los cuales nos centraremos en dos, los que </w:t>
        </w:r>
      </w:ins>
      <w:ins w:id="492" w:author="DIEGO PÉREZ LAVARÍAS" w:date="2020-05-19T15:44:00Z">
        <w:r w:rsidR="007303E4">
          <w:t>incluyen los sistemas que nos interesan</w:t>
        </w:r>
      </w:ins>
      <w:ins w:id="493" w:author="DIEGO PÉREZ LAVARÍAS" w:date="2020-05-16T12:02:00Z">
        <w:r>
          <w:t xml:space="preserve">, dejando aparte </w:t>
        </w:r>
      </w:ins>
      <w:ins w:id="494" w:author="DIEGO PÉREZ LAVARÍAS" w:date="2020-05-16T12:03:00Z">
        <w:r>
          <w:t>el LPS25HB que mide presión.</w:t>
        </w:r>
      </w:ins>
    </w:p>
    <w:p w14:paraId="18DA0742" w14:textId="73DC6D68" w:rsidR="00EC691F" w:rsidRDefault="00EF7330" w:rsidP="00EC691F">
      <w:pPr>
        <w:jc w:val="left"/>
        <w:rPr>
          <w:ins w:id="495" w:author="DIEGO PÉREZ LAVARÍAS" w:date="2020-05-16T12:05:00Z"/>
        </w:rPr>
      </w:pPr>
      <w:ins w:id="496" w:author="DIEGO PÉREZ LAVARÍAS" w:date="2020-05-16T12:04:00Z">
        <w:r>
          <w:t>El LSM6DS3 incluye los sensores de acelerómetro y giróscopo. Son ambos digitales y de 3 ejes o 3D</w:t>
        </w:r>
      </w:ins>
      <w:ins w:id="497" w:author="DIEGO PÉREZ LAVARÍAS" w:date="2020-05-16T12:05:00Z">
        <w:r>
          <w:t>, con un consumo de corriente de 1,25 mA. Los rangos, ya expuestos anteriormente, son:</w:t>
        </w:r>
      </w:ins>
    </w:p>
    <w:p w14:paraId="6A5E2684" w14:textId="05FB4329" w:rsidR="00EF7330" w:rsidRDefault="00EF7330" w:rsidP="00EF7330">
      <w:pPr>
        <w:pStyle w:val="Prrafodelista"/>
        <w:numPr>
          <w:ilvl w:val="0"/>
          <w:numId w:val="13"/>
        </w:numPr>
        <w:jc w:val="left"/>
        <w:rPr>
          <w:ins w:id="498" w:author="DIEGO PÉREZ LAVARÍAS" w:date="2020-05-16T12:05:00Z"/>
        </w:rPr>
      </w:pPr>
      <w:ins w:id="499" w:author="DIEGO PÉREZ LAVARÍAS" w:date="2020-05-16T12:05:00Z">
        <w:r>
          <w:t>Acelerómetro: ±2g, ±4g, ±8g, ±16g.</w:t>
        </w:r>
      </w:ins>
    </w:p>
    <w:p w14:paraId="134C40FB" w14:textId="3EF76F0D" w:rsidR="00EF7330" w:rsidRDefault="00EF7330" w:rsidP="00EF7330">
      <w:pPr>
        <w:pStyle w:val="Prrafodelista"/>
        <w:numPr>
          <w:ilvl w:val="0"/>
          <w:numId w:val="13"/>
        </w:numPr>
        <w:jc w:val="left"/>
        <w:rPr>
          <w:ins w:id="500" w:author="DIEGO PÉREZ LAVARÍAS" w:date="2020-05-16T12:06:00Z"/>
        </w:rPr>
      </w:pPr>
      <w:ins w:id="501" w:author="DIEGO PÉREZ LAVARÍAS" w:date="2020-05-16T12:05:00Z">
        <w:r>
          <w:t xml:space="preserve">Giróscopo: </w:t>
        </w:r>
      </w:ins>
      <w:ins w:id="502" w:author="DIEGO PÉREZ LAVARÍAS" w:date="2020-05-16T12:06:00Z">
        <w:r>
          <w:t>±125º/s, ±245º/s, ±500º/s, ±1000º/s, ±2000º/s.</w:t>
        </w:r>
      </w:ins>
    </w:p>
    <w:p w14:paraId="356C0CAE" w14:textId="4AE071B1" w:rsidR="00EF7330" w:rsidRDefault="00EF7330" w:rsidP="00EF7330">
      <w:pPr>
        <w:jc w:val="left"/>
        <w:rPr>
          <w:ins w:id="503" w:author="DIEGO PÉREZ LAVARÍAS" w:date="2020-05-16T12:06:00Z"/>
        </w:rPr>
      </w:pPr>
      <w:ins w:id="504" w:author="DIEGO PÉREZ LAVARÍAS" w:date="2020-05-16T12:06:00Z">
        <w:r>
          <w:t>La frecuencia de muestreo de ambos es de hasta 1,6 kHz.</w:t>
        </w:r>
      </w:ins>
    </w:p>
    <w:p w14:paraId="0825C9A4" w14:textId="6917DC73" w:rsidR="004678EA" w:rsidRDefault="00EF7330">
      <w:pPr>
        <w:ind w:left="2832" w:hanging="2832"/>
        <w:jc w:val="left"/>
        <w:rPr>
          <w:ins w:id="505" w:author="DIEGO PÉREZ LAVARÍAS" w:date="2020-05-16T12:09:00Z"/>
          <w:sz w:val="18"/>
          <w:szCs w:val="20"/>
        </w:rPr>
        <w:pPrChange w:id="506" w:author="DIEGO PÉREZ LAVARÍAS" w:date="2020-05-19T15:45:00Z">
          <w:pPr>
            <w:jc w:val="left"/>
          </w:pPr>
        </w:pPrChange>
      </w:pPr>
      <w:ins w:id="507" w:author="DIEGO PÉREZ LAVARÍAS" w:date="2020-05-16T12:06:00Z">
        <w:r>
          <w:t>El otro sis</w:t>
        </w:r>
      </w:ins>
      <w:ins w:id="508" w:author="DIEGO PÉREZ LAVARÍAS" w:date="2020-05-16T12:07:00Z">
        <w:r>
          <w:t xml:space="preserve">tema sensor es el LIS3MDL, que incluye el magnetómetro, también 3D y digital. </w:t>
        </w:r>
      </w:ins>
      <w:ins w:id="509" w:author="DIEGO PÉREZ LAVARÍAS" w:date="2020-05-16T12:08:00Z">
        <w:r>
          <w:t>Puede ser configurado para generar señales al detectar campo magnético. El rango del magnetómetro es de ±</w:t>
        </w:r>
      </w:ins>
      <w:ins w:id="510" w:author="DIEGO PÉREZ LAVARÍAS" w:date="2020-05-16T12:09:00Z">
        <w:r>
          <w:t>4,</w:t>
        </w:r>
      </w:ins>
      <w:ins w:id="511" w:author="DIEGO PÉREZ LAVARÍAS" w:date="2020-05-16T12:08:00Z">
        <w:r>
          <w:t xml:space="preserve"> ±</w:t>
        </w:r>
      </w:ins>
      <w:ins w:id="512" w:author="DIEGO PÉREZ LAVARÍAS" w:date="2020-05-16T12:09:00Z">
        <w:r>
          <w:t>8</w:t>
        </w:r>
      </w:ins>
      <w:ins w:id="513" w:author="DIEGO PÉREZ LAVARÍAS" w:date="2020-05-16T12:08:00Z">
        <w:r>
          <w:t>, ±</w:t>
        </w:r>
      </w:ins>
      <w:ins w:id="514" w:author="DIEGO PÉREZ LAVARÍAS" w:date="2020-05-16T12:09:00Z">
        <w:r>
          <w:t>12</w:t>
        </w:r>
      </w:ins>
      <w:ins w:id="515" w:author="DIEGO PÉREZ LAVARÍAS" w:date="2020-05-16T12:08:00Z">
        <w:r>
          <w:t>, ±16</w:t>
        </w:r>
      </w:ins>
      <w:ins w:id="516" w:author="DIEGO PÉREZ LAVARÍAS" w:date="2020-05-16T12:09:00Z">
        <w:r>
          <w:t xml:space="preserve"> gauss, que es igual a ±400</w:t>
        </w:r>
        <w:r w:rsidRPr="006F1E4F">
          <w:t xml:space="preserve"> </w:t>
        </w:r>
        <w:r>
          <w:t>µT, ±800</w:t>
        </w:r>
        <w:r w:rsidRPr="006F1E4F">
          <w:t xml:space="preserve"> </w:t>
        </w:r>
        <w:r>
          <w:t>µT, 1200</w:t>
        </w:r>
        <w:r w:rsidRPr="006F1E4F">
          <w:t xml:space="preserve"> </w:t>
        </w:r>
        <w:r>
          <w:t>µT, 1600</w:t>
        </w:r>
        <w:r w:rsidRPr="006F1E4F">
          <w:t xml:space="preserve"> </w:t>
        </w:r>
        <w:r>
          <w:t xml:space="preserve">µT </w:t>
        </w:r>
        <w:r w:rsidRPr="00EF7330">
          <w:rPr>
            <w:sz w:val="18"/>
            <w:szCs w:val="20"/>
            <w:rPrChange w:id="517" w:author="DIEGO PÉREZ LAVARÍAS" w:date="2020-05-16T12:09:00Z">
              <w:rPr/>
            </w:rPrChange>
          </w:rPr>
          <w:t>(9)</w:t>
        </w:r>
      </w:ins>
    </w:p>
    <w:p w14:paraId="43E7032A" w14:textId="4A6322B5" w:rsidR="004678EA" w:rsidRDefault="004678EA" w:rsidP="00EF7330">
      <w:pPr>
        <w:jc w:val="left"/>
        <w:rPr>
          <w:ins w:id="518" w:author="DIEGO PÉREZ LAVARÍAS" w:date="2020-05-16T12:12:00Z"/>
        </w:rPr>
      </w:pPr>
      <w:ins w:id="519" w:author="DIEGO PÉREZ LAVARÍAS" w:date="2020-05-16T12:10:00Z">
        <w:r>
          <w:t xml:space="preserve">Todos estos módulos van encapsulados en una pequeña caja de plástico que hace la función de </w:t>
        </w:r>
      </w:ins>
      <w:ins w:id="520" w:author="DIEGO PÉREZ LAVARÍAS" w:date="2020-05-16T12:11:00Z">
        <w:r>
          <w:t xml:space="preserve">corona del reloj. Sumado a esto, en la caja viene una pulsera de goma donde introducir la cápsula y colocarlo en la parte del cuerpo donde se quiera realizar la medición, </w:t>
        </w:r>
      </w:ins>
      <w:ins w:id="521" w:author="DIEGO PÉREZ LAVARÍAS" w:date="2020-05-16T12:12:00Z">
        <w:r>
          <w:t xml:space="preserve">la muñeca o el tobillo. </w:t>
        </w:r>
      </w:ins>
    </w:p>
    <w:p w14:paraId="58375F48" w14:textId="56AB2955" w:rsidR="004678EA" w:rsidRDefault="004678EA" w:rsidP="004678EA">
      <w:pPr>
        <w:jc w:val="center"/>
        <w:rPr>
          <w:ins w:id="522" w:author="DIEGO PÉREZ LAVARÍAS" w:date="2020-05-16T12:12:00Z"/>
        </w:rPr>
      </w:pPr>
      <w:ins w:id="523" w:author="DIEGO PÉREZ LAVARÍAS" w:date="2020-05-16T12:12:00Z">
        <w:r>
          <w:rPr>
            <w:noProof/>
          </w:rPr>
          <w:drawing>
            <wp:inline distT="0" distB="0" distL="0" distR="0" wp14:anchorId="1CD5A077" wp14:editId="7BB419DA">
              <wp:extent cx="1992472" cy="1724025"/>
              <wp:effectExtent l="0" t="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4112" cy="1734097"/>
                      </a:xfrm>
                      <a:prstGeom prst="rect">
                        <a:avLst/>
                      </a:prstGeom>
                    </pic:spPr>
                  </pic:pic>
                </a:graphicData>
              </a:graphic>
            </wp:inline>
          </w:drawing>
        </w:r>
        <w:r>
          <w:rPr>
            <w:noProof/>
          </w:rPr>
          <w:drawing>
            <wp:inline distT="0" distB="0" distL="0" distR="0" wp14:anchorId="4BD73B0D" wp14:editId="13EE6026">
              <wp:extent cx="2142850" cy="16383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58409" cy="1650195"/>
                      </a:xfrm>
                      <a:prstGeom prst="rect">
                        <a:avLst/>
                      </a:prstGeom>
                    </pic:spPr>
                  </pic:pic>
                </a:graphicData>
              </a:graphic>
            </wp:inline>
          </w:drawing>
        </w:r>
      </w:ins>
    </w:p>
    <w:p w14:paraId="254A8001" w14:textId="209ECCAD" w:rsidR="00560C43" w:rsidRDefault="004678EA" w:rsidP="00560C43">
      <w:pPr>
        <w:jc w:val="center"/>
        <w:rPr>
          <w:ins w:id="524" w:author="DIEGO PÉREZ LAVARÍAS" w:date="2020-05-16T12:14:00Z"/>
          <w:b/>
          <w:bCs/>
          <w:sz w:val="18"/>
          <w:szCs w:val="20"/>
        </w:rPr>
      </w:pPr>
      <w:ins w:id="525" w:author="DIEGO PÉREZ LAVARÍAS" w:date="2020-05-16T12:12:00Z">
        <w:r>
          <w:rPr>
            <w:b/>
            <w:bCs/>
            <w:sz w:val="18"/>
            <w:szCs w:val="20"/>
          </w:rPr>
          <w:t>Figura 2.14. Cápsula y correa del rel</w:t>
        </w:r>
      </w:ins>
      <w:ins w:id="526" w:author="DIEGO PÉREZ LAVARÍAS" w:date="2020-05-16T12:13:00Z">
        <w:r>
          <w:rPr>
            <w:b/>
            <w:bCs/>
            <w:sz w:val="18"/>
            <w:szCs w:val="20"/>
          </w:rPr>
          <w:t>oj.</w:t>
        </w:r>
      </w:ins>
    </w:p>
    <w:p w14:paraId="071EBA61" w14:textId="77777777" w:rsidR="00560C43" w:rsidRPr="00560C43" w:rsidRDefault="00560C43">
      <w:pPr>
        <w:jc w:val="center"/>
        <w:rPr>
          <w:ins w:id="527" w:author="DIEGO PÉREZ LAVARÍAS" w:date="2020-05-15T16:02:00Z"/>
          <w:b/>
          <w:bCs/>
          <w:sz w:val="18"/>
          <w:szCs w:val="20"/>
          <w:rPrChange w:id="528" w:author="DIEGO PÉREZ LAVARÍAS" w:date="2020-05-16T12:13:00Z">
            <w:rPr>
              <w:ins w:id="529" w:author="DIEGO PÉREZ LAVARÍAS" w:date="2020-05-15T16:02:00Z"/>
            </w:rPr>
          </w:rPrChange>
        </w:rPr>
        <w:pPrChange w:id="530" w:author="DIEGO PÉREZ LAVARÍAS" w:date="2020-05-16T12:13:00Z">
          <w:pPr/>
        </w:pPrChange>
      </w:pPr>
    </w:p>
    <w:p w14:paraId="0DA432DC" w14:textId="13E13E5D" w:rsidR="00697A11" w:rsidRDefault="00697A11" w:rsidP="00697A11">
      <w:pPr>
        <w:pStyle w:val="Ttulo3"/>
        <w:rPr>
          <w:ins w:id="531" w:author="DIEGO PÉREZ LAVARÍAS" w:date="2020-05-15T16:02:00Z"/>
        </w:rPr>
      </w:pPr>
      <w:bookmarkStart w:id="532" w:name="_Toc41474530"/>
      <w:ins w:id="533" w:author="DIEGO PÉREZ LAVARÍAS" w:date="2020-05-15T16:02:00Z">
        <w:r>
          <w:lastRenderedPageBreak/>
          <w:t>Software</w:t>
        </w:r>
        <w:bookmarkEnd w:id="532"/>
      </w:ins>
    </w:p>
    <w:p w14:paraId="43223686" w14:textId="7C317DAC" w:rsidR="00697A11" w:rsidRDefault="00697A11" w:rsidP="00697A11">
      <w:pPr>
        <w:rPr>
          <w:ins w:id="534" w:author="DIEGO PÉREZ LAVARÍAS" w:date="2020-05-15T16:03:00Z"/>
        </w:rPr>
      </w:pPr>
      <w:ins w:id="535" w:author="DIEGO PÉREZ LAVARÍAS" w:date="2020-05-15T16:02:00Z">
        <w:r>
          <w:t xml:space="preserve">Se ha elegido el sistema operativo Android para </w:t>
        </w:r>
      </w:ins>
      <w:ins w:id="536" w:author="DIEGO PÉREZ LAVARÍAS" w:date="2020-05-15T16:03:00Z">
        <w:r>
          <w:t>el desarrollo de la apliación que implemente nuestro proyecto.</w:t>
        </w:r>
      </w:ins>
    </w:p>
    <w:p w14:paraId="3CFB4C97" w14:textId="6A2B6190" w:rsidR="009A5D6C" w:rsidRDefault="00697A11" w:rsidP="00697A11">
      <w:pPr>
        <w:rPr>
          <w:ins w:id="537" w:author="DIEGO PÉREZ LAVARÍAS" w:date="2020-05-16T11:32:00Z"/>
        </w:rPr>
      </w:pPr>
      <w:ins w:id="538" w:author="DIEGO PÉREZ LAVARÍAS" w:date="2020-05-15T16:03:00Z">
        <w:r>
          <w:t xml:space="preserve">Se ha elegido por varios motivos. El principal ha sido </w:t>
        </w:r>
      </w:ins>
      <w:ins w:id="539" w:author="DIEGO PÉREZ LAVARÍAS" w:date="2020-05-15T16:04:00Z">
        <w:r>
          <w:t>la característica de este S.O. de ser código libre. Esto hace que la comunidad de desarrolladores sea muy amplia, con mucha documenta</w:t>
        </w:r>
      </w:ins>
      <w:ins w:id="540" w:author="DIEGO PÉREZ LAVARÍAS" w:date="2020-05-15T16:05:00Z">
        <w:r>
          <w:t xml:space="preserve">ción accesible en Internet y con </w:t>
        </w:r>
        <w:r w:rsidR="00BD33D8">
          <w:t>un entorno de desarrollo oficial que la misma empresa otorga para cualquiera</w:t>
        </w:r>
      </w:ins>
      <w:ins w:id="541" w:author="DIEGO PÉREZ LAVARÍAS" w:date="2020-05-15T16:06:00Z">
        <w:r w:rsidR="00BD33D8">
          <w:t xml:space="preserve"> que quiera introducirse en el desarrollo de apps y con posibilidades para cualquier nivel de usuario, desde el principiante hasta el experto. Personalm</w:t>
        </w:r>
      </w:ins>
      <w:ins w:id="542" w:author="DIEGO PÉREZ LAVARÍAS" w:date="2020-05-15T16:07:00Z">
        <w:r w:rsidR="00BD33D8">
          <w:t xml:space="preserve">ente, este es un entorno de desarrollo con el que he trabajado durante el grado, lo que se ha tenido en cuenta ya que estaba familiarizado con </w:t>
        </w:r>
      </w:ins>
      <w:ins w:id="543" w:author="DIEGO PÉREZ LAVARÍAS" w:date="2020-05-15T16:08:00Z">
        <w:r w:rsidR="00BD33D8">
          <w:t>él. Eso, sumado al hecho de que se utilice Java (también conocido y usado en el grado) ha provocado esta decisión en mayor medida.</w:t>
        </w:r>
      </w:ins>
    </w:p>
    <w:p w14:paraId="1D813A15" w14:textId="1A8B0A44" w:rsidR="00BD33D8" w:rsidRDefault="00BD33D8" w:rsidP="00697A11">
      <w:pPr>
        <w:rPr>
          <w:ins w:id="544" w:author="DIEGO PÉREZ LAVARÍAS" w:date="2020-05-15T16:17:00Z"/>
        </w:rPr>
      </w:pPr>
      <w:ins w:id="545" w:author="DIEGO PÉREZ LAVARÍAS" w:date="2020-05-15T16:08:00Z">
        <w:r>
          <w:t xml:space="preserve">Otro motivo ha sido la cuota de mercado de Android. Como se ha visto en la Figura 2.8, </w:t>
        </w:r>
      </w:ins>
      <w:ins w:id="546" w:author="DIEGO PÉREZ LAVARÍAS" w:date="2020-05-15T16:09:00Z">
        <w:r>
          <w:t xml:space="preserve">este sistema ocupa tres cuartas partes del mercado de los dispositivos móviles del mundo. </w:t>
        </w:r>
      </w:ins>
      <w:ins w:id="547" w:author="DIEGO PÉREZ LAVARÍAS" w:date="2020-05-15T16:12:00Z">
        <w:r>
          <w:t xml:space="preserve">Si nos centramos en el panorama nacional, esta predilección de los usuarios por este sistema es aún mayor. Según un informe del Centro </w:t>
        </w:r>
      </w:ins>
      <w:ins w:id="548" w:author="DIEGO PÉREZ LAVARÍAS" w:date="2020-05-15T16:13:00Z">
        <w:r>
          <w:t xml:space="preserve">Criptológico Nacional </w:t>
        </w:r>
      </w:ins>
      <w:ins w:id="549" w:author="DIEGO PÉREZ LAVARÍAS" w:date="2020-05-19T11:17:00Z">
        <w:r w:rsidR="00772B5C">
          <w:t xml:space="preserve">(Figura 2.10), </w:t>
        </w:r>
      </w:ins>
      <w:ins w:id="550" w:author="DIEGO PÉREZ LAVARÍAS" w:date="2020-05-15T16:14:00Z">
        <w:r w:rsidR="00825D39">
          <w:t xml:space="preserve">en España </w:t>
        </w:r>
      </w:ins>
      <w:ins w:id="551" w:author="DIEGO PÉREZ LAVARÍAS" w:date="2020-05-15T16:15:00Z">
        <w:r w:rsidR="00825D39">
          <w:t>este sistema alcanza más del 90% del mercado.</w:t>
        </w:r>
      </w:ins>
      <w:ins w:id="552" w:author="DIEGO PÉREZ LAVARÍAS" w:date="2020-05-15T16:16:00Z">
        <w:r w:rsidR="00C602AC">
          <w:t xml:space="preserve"> </w:t>
        </w:r>
      </w:ins>
      <w:ins w:id="553" w:author="DIEGO PÉREZ LAVARÍAS" w:date="2020-05-15T16:17:00Z">
        <w:r w:rsidR="00C602AC">
          <w:t>Esta gran popularidad ha sido importante en la elección de este sistema para nuestro proyecto, ya que tanto a la hora de usarlo como de probarlo, la disponibilidad de un terminal con este S.O. instalado es mucho mayor que uno con iOS.</w:t>
        </w:r>
      </w:ins>
    </w:p>
    <w:p w14:paraId="20076FD5" w14:textId="77777777" w:rsidR="00C602AC" w:rsidRDefault="00C602AC" w:rsidP="00697A11">
      <w:pPr>
        <w:rPr>
          <w:ins w:id="554" w:author="DIEGO PÉREZ LAVARÍAS" w:date="2020-05-15T16:15:00Z"/>
        </w:rPr>
      </w:pPr>
    </w:p>
    <w:p w14:paraId="7C5240BC" w14:textId="2F874019" w:rsidR="00825D39" w:rsidRDefault="00825D39" w:rsidP="00825D39">
      <w:pPr>
        <w:jc w:val="center"/>
        <w:rPr>
          <w:ins w:id="555" w:author="DIEGO PÉREZ LAVARÍAS" w:date="2020-05-15T16:15:00Z"/>
        </w:rPr>
      </w:pPr>
      <w:ins w:id="556" w:author="DIEGO PÉREZ LAVARÍAS" w:date="2020-05-15T16:15:00Z">
        <w:r>
          <w:rPr>
            <w:noProof/>
          </w:rPr>
          <w:drawing>
            <wp:inline distT="0" distB="0" distL="0" distR="0" wp14:anchorId="7D5679E2" wp14:editId="798ED70C">
              <wp:extent cx="2000250" cy="15049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00250" cy="1504950"/>
                      </a:xfrm>
                      <a:prstGeom prst="rect">
                        <a:avLst/>
                      </a:prstGeom>
                    </pic:spPr>
                  </pic:pic>
                </a:graphicData>
              </a:graphic>
            </wp:inline>
          </w:drawing>
        </w:r>
      </w:ins>
    </w:p>
    <w:p w14:paraId="72B2DDDD" w14:textId="56E0E639" w:rsidR="00825D39" w:rsidRDefault="00825D39" w:rsidP="00825D39">
      <w:pPr>
        <w:jc w:val="center"/>
        <w:rPr>
          <w:ins w:id="557" w:author="DIEGO PÉREZ LAVARÍAS" w:date="2020-05-15T16:17:00Z"/>
          <w:sz w:val="18"/>
          <w:szCs w:val="20"/>
        </w:rPr>
      </w:pPr>
      <w:ins w:id="558" w:author="DIEGO PÉREZ LAVARÍAS" w:date="2020-05-15T16:15:00Z">
        <w:r w:rsidRPr="00825D39">
          <w:rPr>
            <w:b/>
            <w:bCs/>
            <w:sz w:val="18"/>
            <w:szCs w:val="20"/>
            <w:rPrChange w:id="559" w:author="DIEGO PÉREZ LAVARÍAS" w:date="2020-05-15T16:15:00Z">
              <w:rPr>
                <w:sz w:val="18"/>
                <w:szCs w:val="20"/>
              </w:rPr>
            </w:rPrChange>
          </w:rPr>
          <w:t>Figura 2.</w:t>
        </w:r>
      </w:ins>
      <w:ins w:id="560" w:author="DIEGO PÉREZ LAVARÍAS" w:date="2020-05-16T11:34:00Z">
        <w:r w:rsidR="009A5D6C">
          <w:rPr>
            <w:b/>
            <w:bCs/>
            <w:sz w:val="18"/>
            <w:szCs w:val="20"/>
          </w:rPr>
          <w:t>10</w:t>
        </w:r>
      </w:ins>
      <w:ins w:id="561" w:author="DIEGO PÉREZ LAVARÍAS" w:date="2020-05-15T16:15:00Z">
        <w:r w:rsidRPr="00825D39">
          <w:rPr>
            <w:b/>
            <w:bCs/>
            <w:sz w:val="18"/>
            <w:szCs w:val="20"/>
            <w:rPrChange w:id="562" w:author="DIEGO PÉREZ LAVARÍAS" w:date="2020-05-15T16:15:00Z">
              <w:rPr>
                <w:sz w:val="18"/>
                <w:szCs w:val="20"/>
              </w:rPr>
            </w:rPrChange>
          </w:rPr>
          <w:t>. Cuota de mercado de S.O. móviles, España.</w:t>
        </w:r>
        <w:r>
          <w:rPr>
            <w:b/>
            <w:bCs/>
            <w:sz w:val="18"/>
            <w:szCs w:val="20"/>
          </w:rPr>
          <w:t xml:space="preserve"> </w:t>
        </w:r>
      </w:ins>
      <w:ins w:id="563" w:author="DIEGO PÉREZ LAVARÍAS" w:date="2020-05-15T16:16:00Z">
        <w:r>
          <w:rPr>
            <w:sz w:val="18"/>
            <w:szCs w:val="20"/>
          </w:rPr>
          <w:t>(16)</w:t>
        </w:r>
      </w:ins>
    </w:p>
    <w:p w14:paraId="6E8CACF0" w14:textId="77777777" w:rsidR="00772B5C" w:rsidRDefault="00772B5C" w:rsidP="00772B5C">
      <w:pPr>
        <w:jc w:val="left"/>
        <w:rPr>
          <w:ins w:id="564" w:author="DIEGO PÉREZ LAVARÍAS" w:date="2020-05-19T11:18:00Z"/>
        </w:rPr>
      </w:pPr>
    </w:p>
    <w:p w14:paraId="0D301547" w14:textId="00E9ABF6" w:rsidR="00C602AC" w:rsidRDefault="00772B5C" w:rsidP="00772B5C">
      <w:pPr>
        <w:jc w:val="left"/>
        <w:rPr>
          <w:ins w:id="565" w:author="DIEGO PÉREZ LAVARÍAS" w:date="2020-05-19T11:23:00Z"/>
        </w:rPr>
      </w:pPr>
      <w:ins w:id="566" w:author="DIEGO PÉREZ LAVARÍAS" w:date="2020-05-19T11:17:00Z">
        <w:r>
          <w:t>Por tanto, se utiliza</w:t>
        </w:r>
      </w:ins>
      <w:ins w:id="567" w:author="DIEGO PÉREZ LAVARÍAS" w:date="2020-05-19T11:18:00Z">
        <w:r>
          <w:t>rá el entorno de desarrollo Android Studio</w:t>
        </w:r>
      </w:ins>
      <w:ins w:id="568" w:author="DIEGO PÉREZ LAVARÍAS" w:date="2020-05-19T11:20:00Z">
        <w:r w:rsidR="00550508">
          <w:t>. La aplica</w:t>
        </w:r>
      </w:ins>
      <w:ins w:id="569" w:author="DIEGO PÉREZ LAVARÍAS" w:date="2020-05-19T11:21:00Z">
        <w:r w:rsidR="00550508">
          <w:t>ción y sus características se implementarán de forma íntegra en este IDE, que permite tanto la programación (en Java o Kotlin, se usará Java) como el uso de bases de datos SQ</w:t>
        </w:r>
      </w:ins>
      <w:ins w:id="570" w:author="DIEGO PÉREZ LAVARÍAS" w:date="2020-05-19T11:22:00Z">
        <w:r w:rsidR="00550508">
          <w:t xml:space="preserve">Lite. </w:t>
        </w:r>
      </w:ins>
    </w:p>
    <w:p w14:paraId="1F76BD8F" w14:textId="48D30D37" w:rsidR="00550508" w:rsidRDefault="00550508">
      <w:pPr>
        <w:jc w:val="left"/>
        <w:rPr>
          <w:ins w:id="571" w:author="DIEGO PÉREZ LAVARÍAS" w:date="2020-05-25T14:04:00Z"/>
        </w:rPr>
      </w:pPr>
      <w:ins w:id="572" w:author="DIEGO PÉREZ LAVARÍAS" w:date="2020-05-19T11:23:00Z">
        <w:r>
          <w:t>Para el uso de Android Studio se utilizará un PC con Windows 10, sistema comp</w:t>
        </w:r>
      </w:ins>
      <w:ins w:id="573" w:author="DIEGO PÉREZ LAVARÍAS" w:date="2020-05-19T11:24:00Z">
        <w:r>
          <w:t xml:space="preserve">atible con este entorno de desarrollo, y un teléfono con Android 9 para realizar las pruebas y testear el uso de la app. </w:t>
        </w:r>
      </w:ins>
    </w:p>
    <w:p w14:paraId="63AECD99" w14:textId="4D4E1632" w:rsidR="00FE4138" w:rsidRPr="00772B5C" w:rsidRDefault="00FE4138">
      <w:pPr>
        <w:jc w:val="left"/>
        <w:rPr>
          <w:ins w:id="574" w:author="DIEGO PÉREZ LAVARÍAS" w:date="2020-05-15T16:17:00Z"/>
          <w:rPrChange w:id="575" w:author="DIEGO PÉREZ LAVARÍAS" w:date="2020-05-19T11:17:00Z">
            <w:rPr>
              <w:ins w:id="576" w:author="DIEGO PÉREZ LAVARÍAS" w:date="2020-05-15T16:17:00Z"/>
              <w:sz w:val="18"/>
              <w:szCs w:val="20"/>
            </w:rPr>
          </w:rPrChange>
        </w:rPr>
        <w:pPrChange w:id="577" w:author="DIEGO PÉREZ LAVARÍAS" w:date="2020-05-19T11:17:00Z">
          <w:pPr>
            <w:jc w:val="center"/>
          </w:pPr>
        </w:pPrChange>
      </w:pPr>
      <w:ins w:id="578" w:author="DIEGO PÉREZ LAVARÍAS" w:date="2020-05-25T14:04:00Z">
        <w:r>
          <w:t>También se ha utilizado la página web draw.io para realizar los esquemas que se incorporen en esta memoria.</w:t>
        </w:r>
      </w:ins>
    </w:p>
    <w:p w14:paraId="6FC2D4F8" w14:textId="089CF4D8" w:rsidR="00C602AC" w:rsidRDefault="00C602AC">
      <w:pPr>
        <w:jc w:val="left"/>
        <w:rPr>
          <w:ins w:id="579" w:author="DIEGO PÉREZ LAVARÍAS" w:date="2020-05-19T15:37:00Z"/>
        </w:rPr>
      </w:pPr>
    </w:p>
    <w:p w14:paraId="0869B918" w14:textId="5AEE9127" w:rsidR="007303E4" w:rsidRDefault="007303E4">
      <w:pPr>
        <w:jc w:val="left"/>
        <w:rPr>
          <w:ins w:id="580" w:author="DIEGO PÉREZ LAVARÍAS" w:date="2020-05-19T15:37:00Z"/>
        </w:rPr>
      </w:pPr>
    </w:p>
    <w:p w14:paraId="0D43714B" w14:textId="6F5E01D7" w:rsidR="007303E4" w:rsidRDefault="007303E4">
      <w:pPr>
        <w:jc w:val="left"/>
        <w:rPr>
          <w:ins w:id="581" w:author="DIEGO PÉREZ LAVARÍAS" w:date="2020-05-19T15:37:00Z"/>
        </w:rPr>
      </w:pPr>
    </w:p>
    <w:p w14:paraId="04798CC5" w14:textId="461A1830" w:rsidR="007303E4" w:rsidRDefault="007303E4">
      <w:pPr>
        <w:jc w:val="left"/>
        <w:rPr>
          <w:ins w:id="582" w:author="DIEGO PÉREZ LAVARÍAS" w:date="2020-05-19T15:37:00Z"/>
        </w:rPr>
      </w:pPr>
    </w:p>
    <w:p w14:paraId="721ED33C" w14:textId="239A90EC" w:rsidR="007303E4" w:rsidRDefault="007303E4">
      <w:pPr>
        <w:jc w:val="left"/>
        <w:rPr>
          <w:ins w:id="583" w:author="DIEGO PÉREZ LAVARÍAS" w:date="2020-05-19T15:37:00Z"/>
        </w:rPr>
      </w:pPr>
    </w:p>
    <w:p w14:paraId="7BB66567" w14:textId="1F5D1F0D" w:rsidR="007303E4" w:rsidRDefault="007303E4">
      <w:pPr>
        <w:jc w:val="left"/>
        <w:rPr>
          <w:ins w:id="584" w:author="DIEGO PÉREZ LAVARÍAS" w:date="2020-05-19T15:37:00Z"/>
        </w:rPr>
      </w:pPr>
    </w:p>
    <w:p w14:paraId="527CE84C" w14:textId="1CE89CC1" w:rsidR="007303E4" w:rsidRDefault="007303E4">
      <w:pPr>
        <w:jc w:val="left"/>
        <w:rPr>
          <w:ins w:id="585" w:author="DIEGO PÉREZ LAVARÍAS" w:date="2020-05-19T15:37:00Z"/>
        </w:rPr>
      </w:pPr>
    </w:p>
    <w:p w14:paraId="22D2563B" w14:textId="6F9BF6B1" w:rsidR="007303E4" w:rsidRDefault="007303E4" w:rsidP="007303E4">
      <w:pPr>
        <w:pStyle w:val="Ttulo1"/>
        <w:rPr>
          <w:ins w:id="586" w:author="DIEGO PÉREZ LAVARÍAS" w:date="2020-05-19T15:41:00Z"/>
          <w:rFonts w:eastAsiaTheme="minorHAnsi"/>
        </w:rPr>
      </w:pPr>
      <w:bookmarkStart w:id="587" w:name="_Toc41474531"/>
      <w:ins w:id="588" w:author="DIEGO PÉREZ LAVARÍAS" w:date="2020-05-19T15:37:00Z">
        <w:r>
          <w:rPr>
            <w:rFonts w:eastAsiaTheme="minorHAnsi"/>
          </w:rPr>
          <w:lastRenderedPageBreak/>
          <w:t>Fundamentos teóricos</w:t>
        </w:r>
      </w:ins>
      <w:bookmarkEnd w:id="587"/>
    </w:p>
    <w:p w14:paraId="4D53E0E8" w14:textId="1E4BA8C7" w:rsidR="007303E4" w:rsidRDefault="007303E4" w:rsidP="007303E4">
      <w:pPr>
        <w:rPr>
          <w:ins w:id="589" w:author="DIEGO PÉREZ LAVARÍAS" w:date="2020-05-19T15:43:00Z"/>
        </w:rPr>
      </w:pPr>
      <w:ins w:id="590" w:author="DIEGO PÉREZ LAVARÍAS" w:date="2020-05-19T15:41:00Z">
        <w:r>
          <w:t xml:space="preserve">En este capítulo se tratarán los fundamentos teóricos sobre los cuales se realizará el proyecto. En primer lugar se explica </w:t>
        </w:r>
      </w:ins>
      <w:ins w:id="591" w:author="DIEGO PÉREZ LAVARÍAS" w:date="2020-05-19T15:42:00Z">
        <w:r>
          <w:t>la medida de la orientación de un cuerpo, después se desarrolla la representación de dicha orientación, y finalmente se verá el protocolo de comunicación mediante el cual se envían dichos datos a</w:t>
        </w:r>
      </w:ins>
      <w:ins w:id="592" w:author="DIEGO PÉREZ LAVARÍAS" w:date="2020-05-19T15:43:00Z">
        <w:r>
          <w:t>l dispositivo móvil en el cual se implementa la aplicación.</w:t>
        </w:r>
      </w:ins>
    </w:p>
    <w:p w14:paraId="5796A00D" w14:textId="4886F0AF" w:rsidR="007303E4" w:rsidRDefault="007303E4" w:rsidP="007303E4">
      <w:pPr>
        <w:rPr>
          <w:ins w:id="593" w:author="DIEGO PÉREZ LAVARÍAS" w:date="2020-05-19T15:43:00Z"/>
        </w:rPr>
      </w:pPr>
    </w:p>
    <w:p w14:paraId="4D86BCA1" w14:textId="3DF6132A" w:rsidR="007303E4" w:rsidRDefault="007303E4" w:rsidP="007303E4">
      <w:pPr>
        <w:pStyle w:val="Ttulo2"/>
        <w:rPr>
          <w:ins w:id="594" w:author="DIEGO PÉREZ LAVARÍAS" w:date="2020-05-19T15:43:00Z"/>
        </w:rPr>
      </w:pPr>
      <w:bookmarkStart w:id="595" w:name="_Toc41474532"/>
      <w:ins w:id="596" w:author="DIEGO PÉREZ LAVARÍAS" w:date="2020-05-19T15:43:00Z">
        <w:r>
          <w:t>Medida de la orientación</w:t>
        </w:r>
        <w:bookmarkEnd w:id="595"/>
      </w:ins>
    </w:p>
    <w:p w14:paraId="2449F4F2" w14:textId="02BF5BA7" w:rsidR="007303E4" w:rsidRDefault="00570F89" w:rsidP="007303E4">
      <w:pPr>
        <w:rPr>
          <w:ins w:id="597" w:author="DIEGO PÉREZ LAVARÍAS" w:date="2020-05-19T15:50:00Z"/>
        </w:rPr>
      </w:pPr>
      <w:ins w:id="598" w:author="DIEGO PÉREZ LAVARÍAS" w:date="2020-05-19T15:49:00Z">
        <w:r>
          <w:t>A la hora de determinar la orientación de un cuerpo es necesario el uso de unos sensores</w:t>
        </w:r>
      </w:ins>
      <w:ins w:id="599" w:author="DIEGO PÉREZ LAVARÍAS" w:date="2020-05-19T15:50:00Z">
        <w:r>
          <w:t xml:space="preserve"> para obtener ciertos datos</w:t>
        </w:r>
      </w:ins>
      <w:ins w:id="600" w:author="DIEGO PÉREZ LAVARÍAS" w:date="2020-05-19T15:49:00Z">
        <w:r>
          <w:t xml:space="preserve"> que, al combinarlos, orienten </w:t>
        </w:r>
      </w:ins>
      <w:ins w:id="601" w:author="DIEGO PÉREZ LAVARÍAS" w:date="2020-05-19T15:50:00Z">
        <w:r>
          <w:t>este cuerpo en un espacio.</w:t>
        </w:r>
      </w:ins>
    </w:p>
    <w:p w14:paraId="022BC7E0" w14:textId="3CAF8392" w:rsidR="00570F89" w:rsidRDefault="00570F89" w:rsidP="007303E4">
      <w:pPr>
        <w:rPr>
          <w:ins w:id="602" w:author="DIEGO PÉREZ LAVARÍAS" w:date="2020-05-19T15:51:00Z"/>
        </w:rPr>
      </w:pPr>
      <w:ins w:id="603" w:author="DIEGO PÉREZ LAVARÍAS" w:date="2020-05-19T15:50:00Z">
        <w:r>
          <w:t>Para nuestro proyecto, destacaremos dos si</w:t>
        </w:r>
      </w:ins>
      <w:ins w:id="604" w:author="DIEGO PÉREZ LAVARÍAS" w:date="2020-05-19T15:51:00Z">
        <w:r>
          <w:t xml:space="preserve">stemas: </w:t>
        </w:r>
      </w:ins>
    </w:p>
    <w:p w14:paraId="345759E5" w14:textId="12139822" w:rsidR="00570F89" w:rsidRDefault="00570F89" w:rsidP="00570F89">
      <w:pPr>
        <w:pStyle w:val="Prrafodelista"/>
        <w:numPr>
          <w:ilvl w:val="0"/>
          <w:numId w:val="13"/>
        </w:numPr>
        <w:rPr>
          <w:ins w:id="605" w:author="DIEGO PÉREZ LAVARÍAS" w:date="2020-05-19T15:51:00Z"/>
        </w:rPr>
      </w:pPr>
      <w:ins w:id="606" w:author="DIEGO PÉREZ LAVARÍAS" w:date="2020-05-19T15:51:00Z">
        <w:r>
          <w:t>Unidad de Medición Inercial (IMU)</w:t>
        </w:r>
      </w:ins>
    </w:p>
    <w:p w14:paraId="14C01105" w14:textId="547815A8" w:rsidR="00570F89" w:rsidRDefault="00570F89" w:rsidP="00570F89">
      <w:pPr>
        <w:pStyle w:val="Prrafodelista"/>
        <w:numPr>
          <w:ilvl w:val="0"/>
          <w:numId w:val="13"/>
        </w:numPr>
        <w:rPr>
          <w:ins w:id="607" w:author="DIEGO PÉREZ LAVARÍAS" w:date="2020-05-19T15:51:00Z"/>
        </w:rPr>
      </w:pPr>
      <w:ins w:id="608" w:author="DIEGO PÉREZ LAVARÍAS" w:date="2020-05-19T15:51:00Z">
        <w:r>
          <w:t>Sistemas de Referencia de Actitud y Rumbo (AHRS)</w:t>
        </w:r>
      </w:ins>
    </w:p>
    <w:p w14:paraId="1DE3B1FD" w14:textId="623FF1F3" w:rsidR="00570F89" w:rsidRDefault="00570F89" w:rsidP="00570F89">
      <w:pPr>
        <w:rPr>
          <w:ins w:id="609" w:author="DIEGO PÉREZ LAVARÍAS" w:date="2020-05-19T15:51:00Z"/>
        </w:rPr>
      </w:pPr>
    </w:p>
    <w:p w14:paraId="4A31D430" w14:textId="1E86AB21" w:rsidR="00570F89" w:rsidRDefault="00570F89" w:rsidP="00570F89">
      <w:pPr>
        <w:pStyle w:val="Ttulo3"/>
        <w:rPr>
          <w:ins w:id="610" w:author="DIEGO PÉREZ LAVARÍAS" w:date="2020-05-19T15:51:00Z"/>
          <w:rFonts w:eastAsiaTheme="minorHAnsi"/>
        </w:rPr>
      </w:pPr>
      <w:bookmarkStart w:id="611" w:name="_Toc41474533"/>
      <w:ins w:id="612" w:author="DIEGO PÉREZ LAVARÍAS" w:date="2020-05-19T15:51:00Z">
        <w:r>
          <w:rPr>
            <w:rFonts w:eastAsiaTheme="minorHAnsi"/>
          </w:rPr>
          <w:t>IMU</w:t>
        </w:r>
        <w:bookmarkEnd w:id="611"/>
      </w:ins>
    </w:p>
    <w:p w14:paraId="2F5FD879" w14:textId="3C4BDEB9" w:rsidR="00570F89" w:rsidRDefault="00570F89" w:rsidP="00570F89">
      <w:pPr>
        <w:rPr>
          <w:ins w:id="613" w:author="DIEGO PÉREZ LAVARÍAS" w:date="2020-05-19T15:54:00Z"/>
        </w:rPr>
      </w:pPr>
      <w:ins w:id="614" w:author="DIEGO PÉREZ LAVARÍAS" w:date="2020-05-19T15:51:00Z">
        <w:r>
          <w:t xml:space="preserve">Una unidad de medición inercial </w:t>
        </w:r>
      </w:ins>
      <w:ins w:id="615" w:author="DIEGO PÉREZ LAVARÍAS" w:date="2020-05-19T15:52:00Z">
        <w:r>
          <w:t xml:space="preserve">es un dispositivo electrónico que mide e informa acerca de la </w:t>
        </w:r>
      </w:ins>
      <w:ins w:id="616" w:author="DIEGO PÉREZ LAVARÍAS" w:date="2020-05-19T15:53:00Z">
        <w:r>
          <w:t xml:space="preserve">velocidad, orientación y fuerzas gravitacionales de un aparato, usando </w:t>
        </w:r>
      </w:ins>
      <w:ins w:id="617" w:author="DIEGO PÉREZ LAVARÍAS" w:date="2020-05-19T15:54:00Z">
        <w:r>
          <w:t xml:space="preserve">para ello una combinación de acelerómetros y giroscopios. </w:t>
        </w:r>
      </w:ins>
    </w:p>
    <w:p w14:paraId="45AC3FDD" w14:textId="034EB45B" w:rsidR="00570F89" w:rsidRDefault="00570F89" w:rsidP="00570F89">
      <w:pPr>
        <w:rPr>
          <w:ins w:id="618" w:author="DIEGO PÉREZ LAVARÍAS" w:date="2020-05-19T15:56:00Z"/>
        </w:rPr>
      </w:pPr>
      <w:ins w:id="619" w:author="DIEGO PÉREZ LAVARÍAS" w:date="2020-05-19T15:54:00Z">
        <w:r>
          <w:t>Normalmente son utilizados en dispositivos como móviles, para los sistemas de navegación</w:t>
        </w:r>
      </w:ins>
      <w:ins w:id="620" w:author="DIEGO PÉREZ LAVARÍAS" w:date="2020-05-19T15:55:00Z">
        <w:r>
          <w:t xml:space="preserve"> donde se requiera este tipo de mediciones y no haya posibilidad de uso de referenncias externas. También se utilizan en sistemas de aviones y naves espaciales</w:t>
        </w:r>
      </w:ins>
      <w:ins w:id="621" w:author="DIEGO PÉREZ LAVARÍAS" w:date="2020-05-19T15:56:00Z">
        <w:r>
          <w:t xml:space="preserve"> para sus maniobras.</w:t>
        </w:r>
      </w:ins>
    </w:p>
    <w:p w14:paraId="7D69AAB9" w14:textId="6A2F7CEB" w:rsidR="00570F89" w:rsidRPr="00570F89" w:rsidRDefault="00AF3217">
      <w:pPr>
        <w:rPr>
          <w:ins w:id="622" w:author="DIEGO PÉREZ LAVARÍAS" w:date="2020-05-19T15:39:00Z"/>
          <w:rPrChange w:id="623" w:author="DIEGO PÉREZ LAVARÍAS" w:date="2020-05-19T15:51:00Z">
            <w:rPr>
              <w:ins w:id="624" w:author="DIEGO PÉREZ LAVARÍAS" w:date="2020-05-19T15:39:00Z"/>
              <w:rFonts w:eastAsiaTheme="minorHAnsi"/>
            </w:rPr>
          </w:rPrChange>
        </w:rPr>
        <w:pPrChange w:id="625" w:author="DIEGO PÉREZ LAVARÍAS" w:date="2020-05-19T15:51:00Z">
          <w:pPr>
            <w:pStyle w:val="Ttulo1"/>
          </w:pPr>
        </w:pPrChange>
      </w:pPr>
      <w:ins w:id="626" w:author="DIEGO PÉREZ LAVARÍAS" w:date="2020-05-19T15:56:00Z">
        <w:r>
          <w:t>Su uso se basa en la detección de la aceleración que mide el sensor, y a su vez los cambios rotacionales detectados por el giróscopo, como el cabece</w:t>
        </w:r>
      </w:ins>
      <w:ins w:id="627" w:author="DIEGO PÉREZ LAVARÍAS" w:date="2020-05-19T15:57:00Z">
        <w:r>
          <w:t>o (pitch), alabeo (roll) y guiñada (yaw).</w:t>
        </w:r>
      </w:ins>
    </w:p>
    <w:p w14:paraId="5B5F9FFB" w14:textId="2C4A14A2" w:rsidR="007303E4" w:rsidRDefault="00AF3217" w:rsidP="00AF3217">
      <w:pPr>
        <w:jc w:val="center"/>
        <w:rPr>
          <w:ins w:id="628" w:author="DIEGO PÉREZ LAVARÍAS" w:date="2020-05-19T15:58:00Z"/>
        </w:rPr>
      </w:pPr>
      <w:ins w:id="629" w:author="DIEGO PÉREZ LAVARÍAS" w:date="2020-05-19T15:58:00Z">
        <w:r>
          <w:rPr>
            <w:noProof/>
          </w:rPr>
          <w:drawing>
            <wp:inline distT="0" distB="0" distL="0" distR="0" wp14:anchorId="7D68FC7F" wp14:editId="1F5F764C">
              <wp:extent cx="2981325" cy="223599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90026" cy="2242519"/>
                      </a:xfrm>
                      <a:prstGeom prst="rect">
                        <a:avLst/>
                      </a:prstGeom>
                      <a:noFill/>
                      <a:ln>
                        <a:noFill/>
                      </a:ln>
                    </pic:spPr>
                  </pic:pic>
                </a:graphicData>
              </a:graphic>
            </wp:inline>
          </w:drawing>
        </w:r>
      </w:ins>
    </w:p>
    <w:p w14:paraId="31064838" w14:textId="2B3B9A0B" w:rsidR="00AF3217" w:rsidRDefault="00AF3217" w:rsidP="00AF3217">
      <w:pPr>
        <w:jc w:val="center"/>
        <w:rPr>
          <w:ins w:id="630" w:author="DIEGO PÉREZ LAVARÍAS" w:date="2020-05-19T15:58:00Z"/>
          <w:b/>
          <w:bCs/>
          <w:sz w:val="18"/>
          <w:szCs w:val="20"/>
        </w:rPr>
      </w:pPr>
      <w:ins w:id="631" w:author="DIEGO PÉREZ LAVARÍAS" w:date="2020-05-19T15:58:00Z">
        <w:r>
          <w:rPr>
            <w:b/>
            <w:bCs/>
            <w:sz w:val="18"/>
            <w:szCs w:val="20"/>
          </w:rPr>
          <w:t xml:space="preserve">Figura 3.1. Cambios rotacionales en un avión. </w:t>
        </w:r>
      </w:ins>
    </w:p>
    <w:p w14:paraId="28915045" w14:textId="69C12A5A" w:rsidR="00AF3217" w:rsidRDefault="00AF3217" w:rsidP="00AF3217">
      <w:pPr>
        <w:jc w:val="center"/>
        <w:rPr>
          <w:ins w:id="632" w:author="DIEGO PÉREZ LAVARÍAS" w:date="2020-05-19T15:58:00Z"/>
          <w:b/>
          <w:bCs/>
          <w:sz w:val="18"/>
          <w:szCs w:val="20"/>
        </w:rPr>
      </w:pPr>
    </w:p>
    <w:p w14:paraId="32829CE2" w14:textId="1721A0B2" w:rsidR="00AF3217" w:rsidRDefault="00AF3217" w:rsidP="00AF3217">
      <w:pPr>
        <w:jc w:val="left"/>
        <w:rPr>
          <w:ins w:id="633" w:author="DIEGO PÉREZ LAVARÍAS" w:date="2020-05-19T16:01:00Z"/>
        </w:rPr>
      </w:pPr>
      <w:ins w:id="634" w:author="DIEGO PÉREZ LAVARÍAS" w:date="2020-05-19T15:59:00Z">
        <w:r>
          <w:t xml:space="preserve">El problema de este tipo de sistemas es que suelen estar afectados por un error acumulativo. Esto es, como el sistema va agregando los cambios detectados </w:t>
        </w:r>
      </w:ins>
      <w:ins w:id="635" w:author="DIEGO PÉREZ LAVARÍAS" w:date="2020-05-19T16:00:00Z">
        <w:r>
          <w:t>a las posiciones que se han detectado previamente, cualquier error en la medición se va acumulando. Por tanto, con el paso del tiempo y acumulando estos pequeños errores, se encuentra una diferen</w:t>
        </w:r>
      </w:ins>
      <w:ins w:id="636" w:author="DIEGO PÉREZ LAVARÍAS" w:date="2020-05-19T16:01:00Z">
        <w:r>
          <w:t>cia cada vez mayor entre la posición real y la que el sistema determina.</w:t>
        </w:r>
      </w:ins>
    </w:p>
    <w:p w14:paraId="001E9353" w14:textId="300695A5" w:rsidR="00AF3217" w:rsidRDefault="00AF3217" w:rsidP="00AF3217">
      <w:pPr>
        <w:jc w:val="left"/>
        <w:rPr>
          <w:ins w:id="637" w:author="DIEGO PÉREZ LAVARÍAS" w:date="2020-05-19T16:01:00Z"/>
        </w:rPr>
      </w:pPr>
    </w:p>
    <w:p w14:paraId="07A7A128" w14:textId="44DE1E99" w:rsidR="00AF3217" w:rsidRDefault="00AF3217" w:rsidP="00AF3217">
      <w:pPr>
        <w:jc w:val="left"/>
        <w:rPr>
          <w:ins w:id="638" w:author="DIEGO PÉREZ LAVARÍAS" w:date="2020-05-19T16:01:00Z"/>
        </w:rPr>
      </w:pPr>
    </w:p>
    <w:p w14:paraId="1848ADB9" w14:textId="50A65463" w:rsidR="00AF3217" w:rsidRDefault="00AF3217" w:rsidP="00AF3217">
      <w:pPr>
        <w:pStyle w:val="Ttulo3"/>
        <w:rPr>
          <w:ins w:id="639" w:author="DIEGO PÉREZ LAVARÍAS" w:date="2020-05-19T16:01:00Z"/>
        </w:rPr>
      </w:pPr>
      <w:bookmarkStart w:id="640" w:name="_Toc41474534"/>
      <w:ins w:id="641" w:author="DIEGO PÉREZ LAVARÍAS" w:date="2020-05-19T16:01:00Z">
        <w:r>
          <w:t>AHRS</w:t>
        </w:r>
        <w:bookmarkEnd w:id="640"/>
      </w:ins>
    </w:p>
    <w:p w14:paraId="18003408" w14:textId="0A07F9D7" w:rsidR="00AF3217" w:rsidRDefault="007C3C93" w:rsidP="00AF3217">
      <w:pPr>
        <w:rPr>
          <w:ins w:id="642" w:author="DIEGO PÉREZ LAVARÍAS" w:date="2020-05-19T16:06:00Z"/>
        </w:rPr>
      </w:pPr>
      <w:ins w:id="643" w:author="DIEGO PÉREZ LAVARÍAS" w:date="2020-05-19T16:04:00Z">
        <w:r>
          <w:t>Los Sistemas de Referencia de Actitud y Rumbo son otro tipo de s</w:t>
        </w:r>
      </w:ins>
      <w:ins w:id="644" w:author="DIEGO PÉREZ LAVARÍAS" w:date="2020-05-19T16:05:00Z">
        <w:r>
          <w:t>istemas capaces de proporciona</w:t>
        </w:r>
      </w:ins>
      <w:ins w:id="645" w:author="DIEGO PÉREZ LAVARÍAS" w:date="2020-05-19T16:06:00Z">
        <w:r w:rsidR="0028661F">
          <w:t>r</w:t>
        </w:r>
      </w:ins>
      <w:ins w:id="646" w:author="DIEGO PÉREZ LAVARÍAS" w:date="2020-05-19T16:05:00Z">
        <w:r>
          <w:t xml:space="preserve"> los mismos datos de orientación de la figura 3.1, pero con un cambio respecto de las IMU. En este caso, al uso de acelerómetro y giróscopo se le suma la utilización del magnetómetro</w:t>
        </w:r>
      </w:ins>
      <w:ins w:id="647" w:author="DIEGO PÉREZ LAVARÍAS" w:date="2020-05-19T16:06:00Z">
        <w:r>
          <w:t xml:space="preserve">. Gracias a este sensor se puede evitar el error acumulativo de las IMU. </w:t>
        </w:r>
      </w:ins>
    </w:p>
    <w:p w14:paraId="30A5BCD0" w14:textId="6014EEA4" w:rsidR="007C3C93" w:rsidRDefault="0028661F" w:rsidP="00AF3217">
      <w:pPr>
        <w:rPr>
          <w:ins w:id="648" w:author="DIEGO PÉREZ LAVARÍAS" w:date="2020-05-19T16:08:00Z"/>
        </w:rPr>
      </w:pPr>
      <w:ins w:id="649" w:author="DIEGO PÉREZ LAVARÍAS" w:date="2020-05-19T16:07:00Z">
        <w:r>
          <w:t>El posible problema que puede surgir de usar tantos sensores (3 sensores de 3 eje</w:t>
        </w:r>
      </w:ins>
      <w:ins w:id="650" w:author="DIEGO PÉREZ LAVARÍAS" w:date="2020-05-19T16:08:00Z">
        <w:r>
          <w:t xml:space="preserve">s cada uno, mínimo) es que se obtienen diversas fuentes y por tanto hay que elegir. Para </w:t>
        </w:r>
      </w:ins>
      <w:ins w:id="651" w:author="DIEGO PÉREZ LAVARÍAS" w:date="2020-05-20T15:53:00Z">
        <w:r w:rsidR="00FB1BD7">
          <w:t xml:space="preserve">solventar </w:t>
        </w:r>
      </w:ins>
      <w:ins w:id="652" w:author="DIEGO PÉREZ LAVARÍAS" w:date="2020-05-19T16:08:00Z">
        <w:r>
          <w:t>esto es normal que se utilice un Filtro de Kalman.</w:t>
        </w:r>
      </w:ins>
    </w:p>
    <w:p w14:paraId="5A4257F5" w14:textId="3E35324A" w:rsidR="0028661F" w:rsidRDefault="0028661F" w:rsidP="00AF3217">
      <w:pPr>
        <w:rPr>
          <w:ins w:id="653" w:author="DIEGO PÉREZ LAVARÍAS" w:date="2020-05-19T16:08:00Z"/>
        </w:rPr>
      </w:pPr>
    </w:p>
    <w:p w14:paraId="19D70405" w14:textId="309232A4" w:rsidR="0028661F" w:rsidRDefault="0028661F" w:rsidP="0028661F">
      <w:pPr>
        <w:pStyle w:val="Ttulo3"/>
        <w:rPr>
          <w:ins w:id="654" w:author="DIEGO PÉREZ LAVARÍAS" w:date="2020-05-19T16:08:00Z"/>
        </w:rPr>
      </w:pPr>
      <w:bookmarkStart w:id="655" w:name="_Toc41474535"/>
      <w:ins w:id="656" w:author="DIEGO PÉREZ LAVARÍAS" w:date="2020-05-19T16:08:00Z">
        <w:r>
          <w:t>Filtro de Kalman</w:t>
        </w:r>
        <w:bookmarkEnd w:id="655"/>
      </w:ins>
    </w:p>
    <w:p w14:paraId="73AD7D44" w14:textId="75BD0508" w:rsidR="0028661F" w:rsidRDefault="0028661F" w:rsidP="0028661F">
      <w:pPr>
        <w:rPr>
          <w:ins w:id="657" w:author="DIEGO PÉREZ LAVARÍAS" w:date="2020-05-20T15:59:00Z"/>
        </w:rPr>
      </w:pPr>
      <w:ins w:id="658" w:author="DIEGO PÉREZ LAVARÍAS" w:date="2020-05-19T16:08:00Z">
        <w:r>
          <w:t>El Filtro de Kalman es un algoritmo (desarrollado por</w:t>
        </w:r>
      </w:ins>
      <w:ins w:id="659" w:author="DIEGO PÉREZ LAVARÍAS" w:date="2020-05-19T16:09:00Z">
        <w:r>
          <w:t xml:space="preserve"> R. E. Kalman en 1960) cuya utilidad </w:t>
        </w:r>
      </w:ins>
      <w:ins w:id="660" w:author="DIEGO PÉREZ LAVARÍAS" w:date="2020-05-20T15:57:00Z">
        <w:r w:rsidR="00FB1BD7">
          <w:t xml:space="preserve">es la de estimar variables de estado no observables partiendo de variables </w:t>
        </w:r>
      </w:ins>
      <w:ins w:id="661" w:author="DIEGO PÉREZ LAVARÍAS" w:date="2020-05-20T15:58:00Z">
        <w:r w:rsidR="00FB1BD7">
          <w:t xml:space="preserve">previamente </w:t>
        </w:r>
      </w:ins>
      <w:ins w:id="662" w:author="DIEGO PÉREZ LAVARÍAS" w:date="2020-05-20T15:57:00Z">
        <w:r w:rsidR="00FB1BD7">
          <w:t>medidas.</w:t>
        </w:r>
      </w:ins>
      <w:ins w:id="663" w:author="DIEGO PÉREZ LAVARÍAS" w:date="2020-05-20T15:58:00Z">
        <w:r w:rsidR="00FB1BD7">
          <w:t xml:space="preserve"> Para ello, requiere dos tipos de ecuaciones: las que relacionan las variables de estado con las observables (ec. principales) y las q</w:t>
        </w:r>
      </w:ins>
      <w:ins w:id="664" w:author="DIEGO PÉREZ LAVARÍAS" w:date="2020-05-20T15:59:00Z">
        <w:r w:rsidR="00FB1BD7">
          <w:t>ue determinan la estructura temporal del estado (ec. de estado).</w:t>
        </w:r>
      </w:ins>
    </w:p>
    <w:p w14:paraId="6F77060E" w14:textId="1C0C2FC2" w:rsidR="00FB1BD7" w:rsidRDefault="00FB1BD7" w:rsidP="0028661F">
      <w:pPr>
        <w:rPr>
          <w:ins w:id="665" w:author="DIEGO PÉREZ LAVARÍAS" w:date="2020-05-20T16:02:00Z"/>
        </w:rPr>
      </w:pPr>
      <w:ins w:id="666" w:author="DIEGO PÉREZ LAVARÍAS" w:date="2020-05-20T16:01:00Z">
        <w:r>
          <w:t xml:space="preserve">Las estimaciones del estado se realizan </w:t>
        </w:r>
      </w:ins>
      <w:ins w:id="667" w:author="DIEGO PÉREZ LAVARÍAS" w:date="2020-05-20T16:02:00Z">
        <w:r>
          <w:t>de acuerdo con</w:t>
        </w:r>
      </w:ins>
      <w:ins w:id="668" w:author="DIEGO PÉREZ LAVARÍAS" w:date="2020-05-20T16:01:00Z">
        <w:r>
          <w:t xml:space="preserve"> la dinámica de ellas mismas (dimensión temporal) así como de las mediciones que se van obten</w:t>
        </w:r>
      </w:ins>
      <w:ins w:id="669" w:author="DIEGO PÉREZ LAVARÍAS" w:date="2020-05-20T16:02:00Z">
        <w:r>
          <w:t>iendo (dimensión transversal). Por tanto, la dinámica se resume en:</w:t>
        </w:r>
      </w:ins>
    </w:p>
    <w:p w14:paraId="1A90E70B" w14:textId="3C67B121" w:rsidR="00FB1BD7" w:rsidRDefault="00FB1BD7" w:rsidP="00FB1BD7">
      <w:pPr>
        <w:pStyle w:val="Prrafodelista"/>
        <w:numPr>
          <w:ilvl w:val="0"/>
          <w:numId w:val="17"/>
        </w:numPr>
        <w:rPr>
          <w:ins w:id="670" w:author="DIEGO PÉREZ LAVARÍAS" w:date="2020-05-20T16:02:00Z"/>
        </w:rPr>
      </w:pPr>
      <w:ins w:id="671" w:author="DIEGO PÉREZ LAVARÍAS" w:date="2020-05-20T16:02:00Z">
        <w:r>
          <w:t>Estimar las variables de estado utilizando su misma dinámica (predicción).</w:t>
        </w:r>
      </w:ins>
    </w:p>
    <w:p w14:paraId="710322A4" w14:textId="42579D11" w:rsidR="00FB1BD7" w:rsidRDefault="00FB1BD7" w:rsidP="00FB1BD7">
      <w:pPr>
        <w:pStyle w:val="Prrafodelista"/>
        <w:numPr>
          <w:ilvl w:val="0"/>
          <w:numId w:val="17"/>
        </w:numPr>
        <w:rPr>
          <w:ins w:id="672" w:author="DIEGO PÉREZ LAVARÍAS" w:date="2020-05-20T16:03:00Z"/>
        </w:rPr>
      </w:pPr>
      <w:ins w:id="673" w:author="DIEGO PÉREZ LAVARÍAS" w:date="2020-05-20T16:02:00Z">
        <w:r>
          <w:t xml:space="preserve">Mejorar esa estimación utilizando la información obtenida </w:t>
        </w:r>
      </w:ins>
      <w:ins w:id="674" w:author="DIEGO PÉREZ LAVARÍAS" w:date="2020-05-20T16:03:00Z">
        <w:r>
          <w:t>en las variables observables (corrección).</w:t>
        </w:r>
      </w:ins>
    </w:p>
    <w:p w14:paraId="36317216" w14:textId="7D8AD84C" w:rsidR="00FB1BD7" w:rsidRDefault="00FB1BD7" w:rsidP="00FB1BD7">
      <w:pPr>
        <w:rPr>
          <w:ins w:id="675" w:author="DIEGO PÉREZ LAVARÍAS" w:date="2020-05-20T16:06:00Z"/>
        </w:rPr>
      </w:pPr>
    </w:p>
    <w:p w14:paraId="5298E1F4" w14:textId="1466A1F4" w:rsidR="00D9420F" w:rsidRDefault="00D9420F" w:rsidP="00D9420F">
      <w:pPr>
        <w:jc w:val="center"/>
        <w:rPr>
          <w:ins w:id="676" w:author="DIEGO PÉREZ LAVARÍAS" w:date="2020-05-20T16:06:00Z"/>
        </w:rPr>
      </w:pPr>
      <w:ins w:id="677" w:author="DIEGO PÉREZ LAVARÍAS" w:date="2020-05-20T16:06:00Z">
        <w:r>
          <w:rPr>
            <w:noProof/>
          </w:rPr>
          <w:drawing>
            <wp:inline distT="0" distB="0" distL="0" distR="0" wp14:anchorId="05115A24" wp14:editId="0DB5D986">
              <wp:extent cx="4401164" cy="21529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png"/>
                      <pic:cNvPicPr/>
                    </pic:nvPicPr>
                    <pic:blipFill>
                      <a:blip r:embed="rId34">
                        <a:extLst>
                          <a:ext uri="{28A0092B-C50C-407E-A947-70E740481C1C}">
                            <a14:useLocalDpi xmlns:a14="http://schemas.microsoft.com/office/drawing/2010/main" val="0"/>
                          </a:ext>
                        </a:extLst>
                      </a:blip>
                      <a:stretch>
                        <a:fillRect/>
                      </a:stretch>
                    </pic:blipFill>
                    <pic:spPr>
                      <a:xfrm>
                        <a:off x="0" y="0"/>
                        <a:ext cx="4401164" cy="2152950"/>
                      </a:xfrm>
                      <a:prstGeom prst="rect">
                        <a:avLst/>
                      </a:prstGeom>
                    </pic:spPr>
                  </pic:pic>
                </a:graphicData>
              </a:graphic>
            </wp:inline>
          </w:drawing>
        </w:r>
      </w:ins>
    </w:p>
    <w:p w14:paraId="405FD0ED" w14:textId="6ED082DB" w:rsidR="00D9420F" w:rsidRDefault="00D9420F" w:rsidP="00D9420F">
      <w:pPr>
        <w:jc w:val="center"/>
        <w:rPr>
          <w:ins w:id="678" w:author="DIEGO PÉREZ LAVARÍAS" w:date="2020-05-20T16:08:00Z"/>
          <w:b/>
          <w:bCs/>
          <w:sz w:val="18"/>
          <w:szCs w:val="20"/>
        </w:rPr>
      </w:pPr>
      <w:ins w:id="679" w:author="DIEGO PÉREZ LAVARÍAS" w:date="2020-05-20T16:06:00Z">
        <w:r>
          <w:rPr>
            <w:b/>
            <w:bCs/>
            <w:sz w:val="18"/>
            <w:szCs w:val="20"/>
          </w:rPr>
          <w:t>Figura</w:t>
        </w:r>
      </w:ins>
      <w:ins w:id="680" w:author="DIEGO PÉREZ LAVARÍAS" w:date="2020-05-20T16:07:00Z">
        <w:r>
          <w:rPr>
            <w:b/>
            <w:bCs/>
            <w:sz w:val="18"/>
            <w:szCs w:val="20"/>
          </w:rPr>
          <w:t xml:space="preserve"> 3.2. Ciclo del filtro de Kalman (</w:t>
        </w:r>
      </w:ins>
      <w:ins w:id="681" w:author="DIEGO PÉREZ LAVARÍAS" w:date="2020-05-20T16:08:00Z">
        <w:r w:rsidR="0030009E">
          <w:rPr>
            <w:b/>
            <w:bCs/>
            <w:sz w:val="18"/>
            <w:szCs w:val="20"/>
          </w:rPr>
          <w:t>18)</w:t>
        </w:r>
      </w:ins>
    </w:p>
    <w:p w14:paraId="5039064A" w14:textId="36B3331A" w:rsidR="0030009E" w:rsidRDefault="0030009E" w:rsidP="00D9420F">
      <w:pPr>
        <w:jc w:val="center"/>
        <w:rPr>
          <w:ins w:id="682" w:author="DIEGO PÉREZ LAVARÍAS" w:date="2020-05-20T16:08:00Z"/>
          <w:b/>
          <w:bCs/>
          <w:sz w:val="18"/>
          <w:szCs w:val="20"/>
        </w:rPr>
      </w:pPr>
    </w:p>
    <w:p w14:paraId="13BC4DB5" w14:textId="38400D3E" w:rsidR="0030009E" w:rsidRDefault="0030009E" w:rsidP="0030009E">
      <w:pPr>
        <w:jc w:val="left"/>
        <w:rPr>
          <w:ins w:id="683" w:author="DIEGO PÉREZ LAVARÍAS" w:date="2020-05-20T16:10:00Z"/>
          <w:szCs w:val="22"/>
        </w:rPr>
      </w:pPr>
      <w:ins w:id="684" w:author="DIEGO PÉREZ LAVARÍAS" w:date="2020-05-20T16:08:00Z">
        <w:r>
          <w:rPr>
            <w:szCs w:val="22"/>
          </w:rPr>
          <w:t>Un aspecto interesante de este Filtr</w:t>
        </w:r>
      </w:ins>
      <w:ins w:id="685" w:author="DIEGO PÉREZ LAVARÍAS" w:date="2020-05-20T16:09:00Z">
        <w:r>
          <w:rPr>
            <w:szCs w:val="22"/>
          </w:rPr>
          <w:t>o es su característica de recursividad. La estimación de las variables de estado no requiere que se almacenen los datos anteriores para volverlos a procesar</w:t>
        </w:r>
      </w:ins>
      <w:ins w:id="686" w:author="DIEGO PÉREZ LAVARÍAS" w:date="2020-05-20T16:10:00Z">
        <w:r>
          <w:rPr>
            <w:szCs w:val="22"/>
          </w:rPr>
          <w:t xml:space="preserve"> con la llegada de nuevas muestras.</w:t>
        </w:r>
      </w:ins>
    </w:p>
    <w:p w14:paraId="0C48C95C" w14:textId="33DB75EB" w:rsidR="0030009E" w:rsidRDefault="0030009E" w:rsidP="0030009E">
      <w:pPr>
        <w:jc w:val="left"/>
        <w:rPr>
          <w:ins w:id="687" w:author="DIEGO PÉREZ LAVARÍAS" w:date="2020-05-20T16:11:00Z"/>
          <w:szCs w:val="22"/>
        </w:rPr>
      </w:pPr>
      <w:ins w:id="688" w:author="DIEGO PÉREZ LAVARÍAS" w:date="2020-05-20T16:10:00Z">
        <w:r>
          <w:rPr>
            <w:szCs w:val="22"/>
          </w:rPr>
          <w:t>Tiene numerosas aplicaciones, como la gu</w:t>
        </w:r>
      </w:ins>
      <w:ins w:id="689" w:author="DIEGO PÉREZ LAVARÍAS" w:date="2020-05-20T16:11:00Z">
        <w:r>
          <w:rPr>
            <w:szCs w:val="22"/>
          </w:rPr>
          <w:t>ía y navegación de vehículos, especialmente espaciales, además de campos como la econometría y procesado de señal.</w:t>
        </w:r>
      </w:ins>
    </w:p>
    <w:p w14:paraId="05479151" w14:textId="259E74D8" w:rsidR="0030009E" w:rsidRDefault="0030009E" w:rsidP="0030009E">
      <w:pPr>
        <w:jc w:val="left"/>
        <w:rPr>
          <w:ins w:id="690" w:author="DIEGO PÉREZ LAVARÍAS" w:date="2020-05-20T16:11:00Z"/>
          <w:szCs w:val="22"/>
        </w:rPr>
      </w:pPr>
    </w:p>
    <w:p w14:paraId="4AF54095" w14:textId="3DBB8439" w:rsidR="0030009E" w:rsidRDefault="0030009E" w:rsidP="0030009E">
      <w:pPr>
        <w:jc w:val="left"/>
        <w:rPr>
          <w:ins w:id="691" w:author="DIEGO PÉREZ LAVARÍAS" w:date="2020-05-20T16:11:00Z"/>
          <w:szCs w:val="22"/>
        </w:rPr>
      </w:pPr>
    </w:p>
    <w:p w14:paraId="5DCC4E5B" w14:textId="01E6D620" w:rsidR="0030009E" w:rsidRDefault="0030009E" w:rsidP="0030009E">
      <w:pPr>
        <w:jc w:val="left"/>
        <w:rPr>
          <w:ins w:id="692" w:author="DIEGO PÉREZ LAVARÍAS" w:date="2020-05-20T16:11:00Z"/>
          <w:szCs w:val="22"/>
        </w:rPr>
      </w:pPr>
    </w:p>
    <w:p w14:paraId="0FB12DAB" w14:textId="1B31BAC3" w:rsidR="0030009E" w:rsidRDefault="0030009E" w:rsidP="0030009E">
      <w:pPr>
        <w:jc w:val="left"/>
        <w:rPr>
          <w:ins w:id="693" w:author="DIEGO PÉREZ LAVARÍAS" w:date="2020-05-20T16:11:00Z"/>
          <w:szCs w:val="22"/>
        </w:rPr>
      </w:pPr>
    </w:p>
    <w:p w14:paraId="5DD699D0" w14:textId="150DC0DF" w:rsidR="0030009E" w:rsidRDefault="0030009E" w:rsidP="0030009E">
      <w:pPr>
        <w:pStyle w:val="Ttulo3"/>
        <w:rPr>
          <w:ins w:id="694" w:author="DIEGO PÉREZ LAVARÍAS" w:date="2020-05-20T16:12:00Z"/>
        </w:rPr>
      </w:pPr>
      <w:bookmarkStart w:id="695" w:name="_Toc41474536"/>
      <w:ins w:id="696" w:author="DIEGO PÉREZ LAVARÍAS" w:date="2020-05-20T16:12:00Z">
        <w:r>
          <w:t>Algoritmo de Madgwick</w:t>
        </w:r>
        <w:bookmarkEnd w:id="695"/>
      </w:ins>
    </w:p>
    <w:p w14:paraId="4BACE59B" w14:textId="13A511BA" w:rsidR="0030009E" w:rsidRDefault="0030009E" w:rsidP="0030009E">
      <w:pPr>
        <w:rPr>
          <w:ins w:id="697" w:author="DIEGO PÉREZ LAVARÍAS" w:date="2020-05-20T16:14:00Z"/>
        </w:rPr>
      </w:pPr>
      <w:ins w:id="698" w:author="DIEGO PÉREZ LAVARÍAS" w:date="2020-05-20T16:12:00Z">
        <w:r>
          <w:t xml:space="preserve">Este algoritmo trata de un paso más a la idea del Filtro de Kalman para su aplicación en IMU y </w:t>
        </w:r>
      </w:ins>
      <w:ins w:id="699" w:author="DIEGO PÉREZ LAVARÍAS" w:date="2020-05-20T16:13:00Z">
        <w:r>
          <w:t>AHRS</w:t>
        </w:r>
      </w:ins>
      <w:ins w:id="700" w:author="DIEGO PÉREZ LAVARÍAS" w:date="2020-05-20T16:12:00Z">
        <w:r>
          <w:t>.</w:t>
        </w:r>
      </w:ins>
      <w:ins w:id="701" w:author="DIEGO PÉREZ LAVARÍAS" w:date="2020-05-20T16:13:00Z">
        <w:r>
          <w:t xml:space="preserve"> Toma su nombre de su autor, Sebastian O.H. Madgwick (</w:t>
        </w:r>
      </w:ins>
      <w:ins w:id="702" w:author="DIEGO PÉREZ LAVARÍAS" w:date="2020-05-20T16:28:00Z">
        <w:r w:rsidR="00B50886">
          <w:t>investigador de la Universidad de Bristol</w:t>
        </w:r>
      </w:ins>
      <w:ins w:id="703" w:author="DIEGO PÉREZ LAVARÍAS" w:date="2020-05-20T16:13:00Z">
        <w:r>
          <w:t xml:space="preserve">) y utiliza el cuaternión como método para representar la orientación. Esto soluciona problemas </w:t>
        </w:r>
      </w:ins>
      <w:ins w:id="704" w:author="DIEGO PÉREZ LAVARÍAS" w:date="2020-05-20T16:14:00Z">
        <w:r>
          <w:t>en la representación que veremos en el apartado siguiente.</w:t>
        </w:r>
      </w:ins>
    </w:p>
    <w:p w14:paraId="1BDECC98" w14:textId="50F92173" w:rsidR="0030009E" w:rsidRDefault="0030009E" w:rsidP="0030009E">
      <w:pPr>
        <w:rPr>
          <w:ins w:id="705" w:author="DIEGO PÉREZ LAVARÍAS" w:date="2020-05-20T16:15:00Z"/>
        </w:rPr>
      </w:pPr>
      <w:ins w:id="706" w:author="DIEGO PÉREZ LAVARÍAS" w:date="2020-05-20T16:14:00Z">
        <w:r>
          <w:t xml:space="preserve">Este </w:t>
        </w:r>
      </w:ins>
      <w:ins w:id="707" w:author="DIEGO PÉREZ LAVARÍAS" w:date="2020-05-20T16:16:00Z">
        <w:r w:rsidR="009A1427">
          <w:t>método</w:t>
        </w:r>
      </w:ins>
      <w:ins w:id="708" w:author="DIEGO PÉREZ LAVARÍAS" w:date="2020-05-20T16:14:00Z">
        <w:r>
          <w:t xml:space="preserve"> nos ofrece buenos resultados gracias a ese uso del cuaternión que hemos comentado y está optimizado para su </w:t>
        </w:r>
      </w:ins>
      <w:ins w:id="709" w:author="DIEGO PÉREZ LAVARÍAS" w:date="2020-05-20T16:15:00Z">
        <w:r>
          <w:t xml:space="preserve">implementación en microcontroladores de pequeñas prestaciones, además de estar ideado para su uso con AHRS </w:t>
        </w:r>
        <w:r w:rsidR="009A1427">
          <w:t>con 9 grados de medición, como es nuestro caso.</w:t>
        </w:r>
      </w:ins>
    </w:p>
    <w:p w14:paraId="38FC974A" w14:textId="49398990" w:rsidR="009A1427" w:rsidRPr="0030009E" w:rsidRDefault="009A1427">
      <w:pPr>
        <w:rPr>
          <w:ins w:id="710" w:author="DIEGO PÉREZ LAVARÍAS" w:date="2020-05-19T16:10:00Z"/>
        </w:rPr>
      </w:pPr>
      <w:ins w:id="711" w:author="DIEGO PÉREZ LAVARÍAS" w:date="2020-05-20T16:15:00Z">
        <w:r>
          <w:t>Los bene</w:t>
        </w:r>
      </w:ins>
      <w:ins w:id="712" w:author="DIEGO PÉREZ LAVARÍAS" w:date="2020-05-20T16:16:00Z">
        <w:r>
          <w:t>ficios que obtenemos de usar este algoritmo son:</w:t>
        </w:r>
      </w:ins>
    </w:p>
    <w:p w14:paraId="6ADAE22D" w14:textId="17CE30A3" w:rsidR="0028661F" w:rsidRDefault="009A1427" w:rsidP="009A1427">
      <w:pPr>
        <w:pStyle w:val="Prrafodelista"/>
        <w:numPr>
          <w:ilvl w:val="0"/>
          <w:numId w:val="18"/>
        </w:numPr>
        <w:rPr>
          <w:ins w:id="713" w:author="DIEGO PÉREZ LAVARÍAS" w:date="2020-05-20T16:17:00Z"/>
        </w:rPr>
      </w:pPr>
      <w:ins w:id="714" w:author="DIEGO PÉREZ LAVARÍAS" w:date="2020-05-20T16:16:00Z">
        <w:r>
          <w:t xml:space="preserve">Buena efectividad en aplicaciones con frecuencia de muestreo relativamente baja, como es nuestro caso, donde </w:t>
        </w:r>
      </w:ins>
      <w:ins w:id="715" w:author="DIEGO PÉREZ LAVARÍAS" w:date="2020-05-20T16:17:00Z">
        <w:r>
          <w:t>la frecuencia estará entre los 100 y los 1000 Hz.</w:t>
        </w:r>
      </w:ins>
    </w:p>
    <w:p w14:paraId="5C2C9E2D" w14:textId="569EA497" w:rsidR="009A1427" w:rsidRDefault="009A1427" w:rsidP="009A1427">
      <w:pPr>
        <w:pStyle w:val="Prrafodelista"/>
        <w:numPr>
          <w:ilvl w:val="0"/>
          <w:numId w:val="18"/>
        </w:numPr>
        <w:rPr>
          <w:ins w:id="716" w:author="DIEGO PÉREZ LAVARÍAS" w:date="2020-05-20T16:18:00Z"/>
        </w:rPr>
      </w:pPr>
      <w:ins w:id="717" w:author="DIEGO PÉREZ LAVARÍAS" w:date="2020-05-20T16:17:00Z">
        <w:r>
          <w:t>Bajo coste computacional. Requiere solamente 109 operaciones ari</w:t>
        </w:r>
      </w:ins>
      <w:ins w:id="718" w:author="DIEGO PÉREZ LAVARÍAS" w:date="2020-05-20T16:18:00Z">
        <w:r>
          <w:t>tméticas en su varianet IMU y 277 en su variante AHRS, que utilizaremos.</w:t>
        </w:r>
      </w:ins>
    </w:p>
    <w:p w14:paraId="7EB592E7" w14:textId="20A4E651" w:rsidR="009A1427" w:rsidRDefault="009A1427" w:rsidP="009A1427">
      <w:pPr>
        <w:pStyle w:val="Prrafodelista"/>
        <w:numPr>
          <w:ilvl w:val="0"/>
          <w:numId w:val="18"/>
        </w:numPr>
        <w:rPr>
          <w:ins w:id="719" w:author="DIEGO PÉREZ LAVARÍAS" w:date="2020-05-20T16:20:00Z"/>
        </w:rPr>
      </w:pPr>
      <w:ins w:id="720" w:author="DIEGO PÉREZ LAVARÍAS" w:date="2020-05-20T16:19:00Z">
        <w:r>
          <w:t>Contiene parámetros que se pueden ajustar para obtener mejores resultados en función del sistema en el que se usará.</w:t>
        </w:r>
      </w:ins>
      <w:ins w:id="721" w:author="DIEGO PÉREZ LAVARÍAS" w:date="2020-05-20T16:20:00Z">
        <w:r>
          <w:t xml:space="preserve"> Concretamente, se puede modificar un parámetro en IMU (periodo de muestreo) y dos en AHRS (el anterior y la beta).</w:t>
        </w:r>
      </w:ins>
    </w:p>
    <w:p w14:paraId="71247E39" w14:textId="21953769" w:rsidR="009A1427" w:rsidRDefault="009A1427" w:rsidP="009A1427">
      <w:pPr>
        <w:pStyle w:val="Prrafodelista"/>
        <w:numPr>
          <w:ilvl w:val="0"/>
          <w:numId w:val="18"/>
        </w:numPr>
        <w:rPr>
          <w:ins w:id="722" w:author="DIEGO PÉREZ LAVARÍAS" w:date="2020-05-20T16:23:00Z"/>
        </w:rPr>
      </w:pPr>
      <w:ins w:id="723" w:author="DIEGO PÉREZ LAVARÍAS" w:date="2020-05-20T16:22:00Z">
        <w:r>
          <w:t>Es un algoritmo muy usado en este campo y se puede encontrar fácilmente</w:t>
        </w:r>
      </w:ins>
      <w:ins w:id="724" w:author="DIEGO PÉREZ LAVARÍAS" w:date="2020-05-20T16:23:00Z">
        <w:r>
          <w:t xml:space="preserve"> en bibliotecas fiables de Internet, ya que está implementado en muchos sistemas de programación y es de código abierto.</w:t>
        </w:r>
      </w:ins>
    </w:p>
    <w:p w14:paraId="7324C0CE" w14:textId="1FE186A2" w:rsidR="009A1427" w:rsidRDefault="009A1427" w:rsidP="009A1427">
      <w:pPr>
        <w:rPr>
          <w:ins w:id="725" w:author="DIEGO PÉREZ LAVARÍAS" w:date="2020-05-20T16:26:00Z"/>
        </w:rPr>
      </w:pPr>
      <w:ins w:id="726" w:author="DIEGO PÉREZ LAVARÍAS" w:date="2020-05-20T16:24:00Z">
        <w:r>
          <w:t>Se utilizará este algoritmo en su variante AHRS, con el mismo periodo de muestreo que utilicemos en los sensores. La beta quedará como parámetro ajustable para obtener el</w:t>
        </w:r>
      </w:ins>
      <w:ins w:id="727" w:author="DIEGO PÉREZ LAVARÍAS" w:date="2020-05-20T16:25:00Z">
        <w:r>
          <w:t xml:space="preserve"> resultado óptimo que buscamos. Este parámetro corresponde con la ganancia del algoritmo, es decir, el tiempo que necesitará para corregir errores.</w:t>
        </w:r>
        <w:r w:rsidR="00B50886">
          <w:t xml:space="preserve"> A mayor β, menos errores pero más tiempo</w:t>
        </w:r>
      </w:ins>
      <w:ins w:id="728" w:author="DIEGO PÉREZ LAVARÍAS" w:date="2020-05-20T16:26:00Z">
        <w:r w:rsidR="00B50886">
          <w:t xml:space="preserve"> necesita para converger.</w:t>
        </w:r>
      </w:ins>
    </w:p>
    <w:p w14:paraId="29F6B285" w14:textId="77777777" w:rsidR="00B50886" w:rsidRDefault="00B50886">
      <w:pPr>
        <w:rPr>
          <w:ins w:id="729" w:author="DIEGO PÉREZ LAVARÍAS" w:date="2020-05-20T16:23:00Z"/>
        </w:rPr>
        <w:pPrChange w:id="730" w:author="DIEGO PÉREZ LAVARÍAS" w:date="2020-05-20T16:23:00Z">
          <w:pPr>
            <w:pStyle w:val="Prrafodelista"/>
            <w:numPr>
              <w:numId w:val="18"/>
            </w:numPr>
            <w:ind w:hanging="360"/>
          </w:pPr>
        </w:pPrChange>
      </w:pPr>
    </w:p>
    <w:p w14:paraId="32BC81FD" w14:textId="782B5E99" w:rsidR="009A1427" w:rsidRDefault="009A1427" w:rsidP="009A1427">
      <w:pPr>
        <w:rPr>
          <w:ins w:id="731" w:author="DIEGO PÉREZ LAVARÍAS" w:date="2020-05-20T16:26:00Z"/>
        </w:rPr>
      </w:pPr>
      <w:ins w:id="732" w:author="DIEGO PÉREZ LAVARÍAS" w:date="2020-05-20T16:23:00Z">
        <w:r w:rsidRPr="009A1427">
          <w:rPr>
            <w:noProof/>
          </w:rPr>
          <w:drawing>
            <wp:inline distT="0" distB="0" distL="0" distR="0" wp14:anchorId="770B5181" wp14:editId="6CF55F69">
              <wp:extent cx="5400040" cy="3403600"/>
              <wp:effectExtent l="0" t="0" r="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403600"/>
                      </a:xfrm>
                      <a:prstGeom prst="rect">
                        <a:avLst/>
                      </a:prstGeom>
                      <a:noFill/>
                      <a:ln>
                        <a:noFill/>
                      </a:ln>
                    </pic:spPr>
                  </pic:pic>
                </a:graphicData>
              </a:graphic>
            </wp:inline>
          </w:drawing>
        </w:r>
      </w:ins>
    </w:p>
    <w:p w14:paraId="32D8FBF5" w14:textId="47717109" w:rsidR="00B50886" w:rsidRPr="00B50886" w:rsidRDefault="00B50886">
      <w:pPr>
        <w:jc w:val="center"/>
        <w:rPr>
          <w:ins w:id="733" w:author="DIEGO PÉREZ LAVARÍAS" w:date="2020-05-19T16:10:00Z"/>
          <w:b/>
          <w:bCs/>
          <w:sz w:val="18"/>
          <w:szCs w:val="20"/>
          <w:rPrChange w:id="734" w:author="DIEGO PÉREZ LAVARÍAS" w:date="2020-05-20T16:26:00Z">
            <w:rPr>
              <w:ins w:id="735" w:author="DIEGO PÉREZ LAVARÍAS" w:date="2020-05-19T16:10:00Z"/>
            </w:rPr>
          </w:rPrChange>
        </w:rPr>
        <w:pPrChange w:id="736" w:author="DIEGO PÉREZ LAVARÍAS" w:date="2020-05-20T16:26:00Z">
          <w:pPr/>
        </w:pPrChange>
      </w:pPr>
      <w:ins w:id="737" w:author="DIEGO PÉREZ LAVARÍAS" w:date="2020-05-20T16:26:00Z">
        <w:r>
          <w:rPr>
            <w:b/>
            <w:bCs/>
            <w:sz w:val="18"/>
            <w:szCs w:val="20"/>
          </w:rPr>
          <w:t>Figura 3.3. Diagrama de bloques del algoritmo de Madgwick para una implementación AHRS (</w:t>
        </w:r>
      </w:ins>
      <w:ins w:id="738" w:author="DIEGO PÉREZ LAVARÍAS" w:date="2020-05-20T16:28:00Z">
        <w:r>
          <w:rPr>
            <w:b/>
            <w:bCs/>
            <w:sz w:val="18"/>
            <w:szCs w:val="20"/>
          </w:rPr>
          <w:t>19</w:t>
        </w:r>
      </w:ins>
      <w:ins w:id="739" w:author="DIEGO PÉREZ LAVARÍAS" w:date="2020-05-20T16:26:00Z">
        <w:r>
          <w:rPr>
            <w:b/>
            <w:bCs/>
            <w:sz w:val="18"/>
            <w:szCs w:val="20"/>
          </w:rPr>
          <w:t>)</w:t>
        </w:r>
      </w:ins>
    </w:p>
    <w:p w14:paraId="60267319" w14:textId="22C3E389" w:rsidR="00AF3217" w:rsidRDefault="00AF3217" w:rsidP="00AF3217">
      <w:pPr>
        <w:jc w:val="center"/>
        <w:rPr>
          <w:ins w:id="740" w:author="DIEGO PÉREZ LAVARÍAS" w:date="2020-05-21T12:04:00Z"/>
          <w:b/>
          <w:bCs/>
          <w:sz w:val="18"/>
          <w:szCs w:val="20"/>
        </w:rPr>
      </w:pPr>
    </w:p>
    <w:p w14:paraId="4FFCC161" w14:textId="2E939270" w:rsidR="00347421" w:rsidRDefault="00347421" w:rsidP="00AF3217">
      <w:pPr>
        <w:jc w:val="center"/>
        <w:rPr>
          <w:ins w:id="741" w:author="DIEGO PÉREZ LAVARÍAS" w:date="2020-05-21T12:04:00Z"/>
          <w:b/>
          <w:bCs/>
          <w:sz w:val="18"/>
          <w:szCs w:val="20"/>
        </w:rPr>
      </w:pPr>
    </w:p>
    <w:p w14:paraId="6E659140" w14:textId="5EB531BE" w:rsidR="00347421" w:rsidRDefault="00347421" w:rsidP="00347421">
      <w:pPr>
        <w:pStyle w:val="Ttulo2"/>
        <w:rPr>
          <w:ins w:id="742" w:author="DIEGO PÉREZ LAVARÍAS" w:date="2020-05-21T12:05:00Z"/>
        </w:rPr>
      </w:pPr>
      <w:bookmarkStart w:id="743" w:name="_Toc41474537"/>
      <w:ins w:id="744" w:author="DIEGO PÉREZ LAVARÍAS" w:date="2020-05-21T12:04:00Z">
        <w:r>
          <w:t>R</w:t>
        </w:r>
      </w:ins>
      <w:ins w:id="745" w:author="DIEGO PÉREZ LAVARÍAS" w:date="2020-05-21T12:05:00Z">
        <w:r>
          <w:t>epresentación de la orientación</w:t>
        </w:r>
        <w:bookmarkEnd w:id="743"/>
      </w:ins>
    </w:p>
    <w:p w14:paraId="1662C0F3" w14:textId="21CC4FCE" w:rsidR="00AF3217" w:rsidRDefault="00347421" w:rsidP="00347421">
      <w:pPr>
        <w:rPr>
          <w:ins w:id="746" w:author="DIEGO PÉREZ LAVARÍAS" w:date="2020-05-21T12:07:00Z"/>
        </w:rPr>
      </w:pPr>
      <w:ins w:id="747" w:author="DIEGO PÉREZ LAVARÍAS" w:date="2020-05-21T12:05:00Z">
        <w:r>
          <w:t>Una vez tomados los datos de la ori</w:t>
        </w:r>
      </w:ins>
      <w:ins w:id="748" w:author="DIEGO PÉREZ LAVARÍAS" w:date="2020-05-21T12:06:00Z">
        <w:r>
          <w:t>entación del dispositivo, la idea es la de realizar una representación</w:t>
        </w:r>
      </w:ins>
      <w:ins w:id="749" w:author="DIEGO PÉREZ LAVARÍAS" w:date="2020-05-21T12:07:00Z">
        <w:r>
          <w:t xml:space="preserve"> a partir</w:t>
        </w:r>
      </w:ins>
      <w:ins w:id="750" w:author="DIEGO PÉREZ LAVARÍAS" w:date="2020-05-21T12:06:00Z">
        <w:r>
          <w:t xml:space="preserve"> de la cual podamos </w:t>
        </w:r>
      </w:ins>
      <w:ins w:id="751" w:author="DIEGO PÉREZ LAVARÍAS" w:date="2020-05-21T12:07:00Z">
        <w:r>
          <w:t xml:space="preserve">realizar un análisis de la técnica de golpeo de tenis, como puede ser detectar el golpe que se ha realizado. </w:t>
        </w:r>
      </w:ins>
    </w:p>
    <w:p w14:paraId="361E5CEA" w14:textId="098CB42A" w:rsidR="00347421" w:rsidRDefault="00347421" w:rsidP="00347421">
      <w:pPr>
        <w:rPr>
          <w:ins w:id="752" w:author="DIEGO PÉREZ LAVARÍAS" w:date="2020-05-21T12:11:00Z"/>
        </w:rPr>
      </w:pPr>
      <w:ins w:id="753" w:author="DIEGO PÉREZ LAVARÍAS" w:date="2020-05-21T12:07:00Z">
        <w:r>
          <w:t>Para realizar esta representación, hay que tener en cuenta que no todos los métodos son óptimos.</w:t>
        </w:r>
      </w:ins>
      <w:ins w:id="754" w:author="DIEGO PÉREZ LAVARÍAS" w:date="2020-05-21T12:08:00Z">
        <w:r>
          <w:t xml:space="preserve"> Se van a explicar dos: representación por ángulos de Euler y por cuaterniones.</w:t>
        </w:r>
      </w:ins>
    </w:p>
    <w:p w14:paraId="75E874A3" w14:textId="71CF990F" w:rsidR="00347421" w:rsidRDefault="00347421" w:rsidP="00347421">
      <w:pPr>
        <w:rPr>
          <w:ins w:id="755" w:author="DIEGO PÉREZ LAVARÍAS" w:date="2020-05-21T12:11:00Z"/>
        </w:rPr>
      </w:pPr>
    </w:p>
    <w:p w14:paraId="442FBA6D" w14:textId="6415585F" w:rsidR="00347421" w:rsidRDefault="00347421" w:rsidP="00347421">
      <w:pPr>
        <w:pStyle w:val="Ttulo3"/>
        <w:rPr>
          <w:ins w:id="756" w:author="DIEGO PÉREZ LAVARÍAS" w:date="2020-05-21T12:15:00Z"/>
        </w:rPr>
      </w:pPr>
      <w:bookmarkStart w:id="757" w:name="_Toc41474538"/>
      <w:ins w:id="758" w:author="DIEGO PÉREZ LAVARÍAS" w:date="2020-05-21T12:11:00Z">
        <w:r>
          <w:t>Ángulos de Euler</w:t>
        </w:r>
      </w:ins>
      <w:ins w:id="759" w:author="DIEGO PÉREZ LAVARÍAS" w:date="2020-05-21T12:15:00Z">
        <w:r>
          <w:t xml:space="preserve"> y ángulos de navegación</w:t>
        </w:r>
        <w:bookmarkEnd w:id="757"/>
      </w:ins>
    </w:p>
    <w:p w14:paraId="21EC1D1D" w14:textId="4C967516" w:rsidR="00347421" w:rsidRDefault="00347421" w:rsidP="00347421">
      <w:pPr>
        <w:rPr>
          <w:ins w:id="760" w:author="DIEGO PÉREZ LAVARÍAS" w:date="2020-05-21T12:17:00Z"/>
        </w:rPr>
      </w:pPr>
      <w:ins w:id="761" w:author="DIEGO PÉREZ LAVARÍAS" w:date="2020-05-21T12:15:00Z">
        <w:r>
          <w:t xml:space="preserve">Este tipo de ángulos constituyen un conjunto de tres coordenadas angulares cuya utilidad es la de especificar la orientación de un sistema </w:t>
        </w:r>
      </w:ins>
      <w:ins w:id="762" w:author="DIEGO PÉREZ LAVARÍAS" w:date="2020-05-21T12:16:00Z">
        <w:r>
          <w:t xml:space="preserve">móvil </w:t>
        </w:r>
      </w:ins>
      <w:ins w:id="763" w:author="DIEGO PÉREZ LAVARÍAS" w:date="2020-05-21T12:15:00Z">
        <w:r>
          <w:t>de ejes ortogona</w:t>
        </w:r>
      </w:ins>
      <w:ins w:id="764" w:author="DIEGO PÉREZ LAVARÍAS" w:date="2020-05-21T12:16:00Z">
        <w:r>
          <w:t xml:space="preserve">les respecto a otro sistema </w:t>
        </w:r>
        <w:r w:rsidR="00FD71B0">
          <w:t xml:space="preserve">de ejes ortogonales fijos. Fueron introducidos por Leonhard Euler precisamente para descibir la orientación de un sistema </w:t>
        </w:r>
      </w:ins>
      <w:ins w:id="765" w:author="DIEGO PÉREZ LAVARÍAS" w:date="2020-05-21T12:17:00Z">
        <w:r w:rsidR="00FD71B0">
          <w:t>de referencia.</w:t>
        </w:r>
      </w:ins>
    </w:p>
    <w:p w14:paraId="56DC37AC" w14:textId="2F113C5C" w:rsidR="00FD71B0" w:rsidRDefault="00FD71B0" w:rsidP="00347421">
      <w:pPr>
        <w:rPr>
          <w:ins w:id="766" w:author="DIEGO PÉREZ LAVARÍAS" w:date="2020-05-21T12:24:00Z"/>
        </w:rPr>
      </w:pPr>
      <w:ins w:id="767" w:author="DIEGO PÉREZ LAVARÍAS" w:date="2020-05-21T12:18:00Z">
        <w:r>
          <w:t>Teniendo dos sistemas de coordenadas</w:t>
        </w:r>
      </w:ins>
      <w:ins w:id="768" w:author="DIEGO PÉREZ LAVARÍAS" w:date="2020-05-21T12:24:00Z">
        <w:r>
          <w:t xml:space="preserve"> (xyz, el móvil y XYZ, la referencia)</w:t>
        </w:r>
      </w:ins>
      <w:ins w:id="769" w:author="DIEGO PÉREZ LAVARÍAS" w:date="2020-05-21T12:18:00Z">
        <w:r>
          <w:t>, se puede determinar la posición de uno en términos de otro utilizando tres ángul</w:t>
        </w:r>
      </w:ins>
      <w:ins w:id="770" w:author="DIEGO PÉREZ LAVARÍAS" w:date="2020-05-21T12:19:00Z">
        <w:r>
          <w:t xml:space="preserve">os (por convención se utilizan los símbolos α, β, γ). </w:t>
        </w:r>
      </w:ins>
      <w:ins w:id="771" w:author="DIEGO PÉREZ LAVARÍAS" w:date="2020-05-21T12:24:00Z">
        <w:r>
          <w:t>Se basa en escoger dos planos,</w:t>
        </w:r>
      </w:ins>
      <w:ins w:id="772" w:author="DIEGO PÉREZ LAVARÍAS" w:date="2020-05-21T12:25:00Z">
        <w:r>
          <w:t xml:space="preserve"> uno en el sistema de referencia (xy) y otro en el triedro rotado (XY). La intersección entre estos dos planos se llama línea de modos, y es lo que se utiliza para definir los tres ángulos, que se pueden observar en la figura 3.3:</w:t>
        </w:r>
      </w:ins>
    </w:p>
    <w:p w14:paraId="268EA478" w14:textId="0360B7EC" w:rsidR="00FD71B0" w:rsidRDefault="00FD71B0" w:rsidP="00FD71B0">
      <w:pPr>
        <w:pStyle w:val="Prrafodelista"/>
        <w:numPr>
          <w:ilvl w:val="0"/>
          <w:numId w:val="19"/>
        </w:numPr>
        <w:rPr>
          <w:ins w:id="773" w:author="DIEGO PÉREZ LAVARÍAS" w:date="2020-05-21T12:25:00Z"/>
        </w:rPr>
      </w:pPr>
      <w:ins w:id="774" w:author="DIEGO PÉREZ LAVARÍAS" w:date="2020-05-21T12:23:00Z">
        <w:r>
          <w:t xml:space="preserve">α: </w:t>
        </w:r>
      </w:ins>
      <w:ins w:id="775" w:author="DIEGO PÉREZ LAVARÍAS" w:date="2020-05-21T12:24:00Z">
        <w:r>
          <w:t>Ángulo entre eje x y la línea de nodos.</w:t>
        </w:r>
      </w:ins>
    </w:p>
    <w:p w14:paraId="307C7F19" w14:textId="1A00CC97" w:rsidR="00FD71B0" w:rsidRDefault="00FD71B0" w:rsidP="00FD71B0">
      <w:pPr>
        <w:pStyle w:val="Prrafodelista"/>
        <w:numPr>
          <w:ilvl w:val="0"/>
          <w:numId w:val="19"/>
        </w:numPr>
        <w:rPr>
          <w:ins w:id="776" w:author="DIEGO PÉREZ LAVARÍAS" w:date="2020-05-21T12:26:00Z"/>
        </w:rPr>
      </w:pPr>
      <w:ins w:id="777" w:author="DIEGO PÉREZ LAVARÍAS" w:date="2020-05-21T12:26:00Z">
        <w:r>
          <w:t>β: Ángulo entre el eje z y el Z.</w:t>
        </w:r>
      </w:ins>
    </w:p>
    <w:p w14:paraId="2BB58C48" w14:textId="7A644572" w:rsidR="00FD71B0" w:rsidRDefault="00FD71B0">
      <w:pPr>
        <w:pStyle w:val="Prrafodelista"/>
        <w:numPr>
          <w:ilvl w:val="0"/>
          <w:numId w:val="19"/>
        </w:numPr>
        <w:rPr>
          <w:ins w:id="778" w:author="DIEGO PÉREZ LAVARÍAS" w:date="2020-05-21T12:22:00Z"/>
        </w:rPr>
        <w:pPrChange w:id="779" w:author="DIEGO PÉREZ LAVARÍAS" w:date="2020-05-21T12:23:00Z">
          <w:pPr/>
        </w:pPrChange>
      </w:pPr>
      <w:ins w:id="780" w:author="DIEGO PÉREZ LAVARÍAS" w:date="2020-05-21T12:26:00Z">
        <w:r>
          <w:t>γ: Ángulo entre la línea de nodos y el eje X.</w:t>
        </w:r>
      </w:ins>
    </w:p>
    <w:p w14:paraId="03F1C9E0" w14:textId="2DC3B882" w:rsidR="00FD71B0" w:rsidRDefault="00FD71B0" w:rsidP="00FD71B0">
      <w:pPr>
        <w:jc w:val="center"/>
        <w:rPr>
          <w:ins w:id="781" w:author="DIEGO PÉREZ LAVARÍAS" w:date="2020-05-21T12:22:00Z"/>
        </w:rPr>
      </w:pPr>
      <w:ins w:id="782" w:author="DIEGO PÉREZ LAVARÍAS" w:date="2020-05-21T12:22:00Z">
        <w:r>
          <w:rPr>
            <w:noProof/>
          </w:rPr>
          <w:drawing>
            <wp:inline distT="0" distB="0" distL="0" distR="0" wp14:anchorId="245D33C7" wp14:editId="6F6D8843">
              <wp:extent cx="2238375" cy="2470004"/>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45994" cy="2478412"/>
                      </a:xfrm>
                      <a:prstGeom prst="rect">
                        <a:avLst/>
                      </a:prstGeom>
                      <a:noFill/>
                      <a:ln>
                        <a:noFill/>
                      </a:ln>
                    </pic:spPr>
                  </pic:pic>
                </a:graphicData>
              </a:graphic>
            </wp:inline>
          </w:drawing>
        </w:r>
      </w:ins>
    </w:p>
    <w:p w14:paraId="488A29EB" w14:textId="56CE01B7" w:rsidR="00FD71B0" w:rsidRPr="00FD71B0" w:rsidRDefault="00FD71B0">
      <w:pPr>
        <w:jc w:val="center"/>
        <w:rPr>
          <w:ins w:id="783" w:author="DIEGO PÉREZ LAVARÍAS" w:date="2020-05-21T12:11:00Z"/>
          <w:sz w:val="18"/>
          <w:szCs w:val="20"/>
          <w:rPrChange w:id="784" w:author="DIEGO PÉREZ LAVARÍAS" w:date="2020-05-21T12:22:00Z">
            <w:rPr>
              <w:ins w:id="785" w:author="DIEGO PÉREZ LAVARÍAS" w:date="2020-05-21T12:11:00Z"/>
            </w:rPr>
          </w:rPrChange>
        </w:rPr>
        <w:pPrChange w:id="786" w:author="DIEGO PÉREZ LAVARÍAS" w:date="2020-05-21T12:22:00Z">
          <w:pPr>
            <w:pStyle w:val="Ttulo3"/>
          </w:pPr>
        </w:pPrChange>
      </w:pPr>
      <w:ins w:id="787" w:author="DIEGO PÉREZ LAVARÍAS" w:date="2020-05-21T12:22:00Z">
        <w:r>
          <w:rPr>
            <w:b/>
            <w:bCs/>
            <w:sz w:val="18"/>
            <w:szCs w:val="20"/>
          </w:rPr>
          <w:t xml:space="preserve">Figura 3.3. </w:t>
        </w:r>
      </w:ins>
      <w:ins w:id="788" w:author="DIEGO PÉREZ LAVARÍAS" w:date="2020-05-21T12:23:00Z">
        <w:r>
          <w:rPr>
            <w:b/>
            <w:bCs/>
            <w:sz w:val="18"/>
            <w:szCs w:val="20"/>
          </w:rPr>
          <w:t>Representación de los ángulos de Euler.</w:t>
        </w:r>
      </w:ins>
    </w:p>
    <w:p w14:paraId="7BA80088" w14:textId="73C92FC1" w:rsidR="00347421" w:rsidRDefault="00347421" w:rsidP="00347421">
      <w:pPr>
        <w:rPr>
          <w:ins w:id="789" w:author="DIEGO PÉREZ LAVARÍAS" w:date="2020-05-21T12:27:00Z"/>
        </w:rPr>
      </w:pPr>
    </w:p>
    <w:p w14:paraId="0839FD5F" w14:textId="4D81C060" w:rsidR="00FD71B0" w:rsidRDefault="00FD71B0" w:rsidP="00347421">
      <w:pPr>
        <w:rPr>
          <w:ins w:id="790" w:author="DIEGO PÉREZ LAVARÍAS" w:date="2020-05-21T12:30:00Z"/>
        </w:rPr>
      </w:pPr>
      <w:ins w:id="791" w:author="DIEGO PÉREZ LAVARÍAS" w:date="2020-05-21T12:27:00Z">
        <w:r>
          <w:t>En otras ocasiones se utiliza como línea de nodos</w:t>
        </w:r>
      </w:ins>
      <w:ins w:id="792" w:author="DIEGO PÉREZ LAVARÍAS" w:date="2020-05-21T12:29:00Z">
        <w:r>
          <w:t xml:space="preserve"> dos planos no homólogos (en este caso, </w:t>
        </w:r>
        <w:r w:rsidR="00C660A4">
          <w:t>xy e YZ, o xy</w:t>
        </w:r>
      </w:ins>
      <w:ins w:id="793" w:author="DIEGO PÉREZ LAVARÍAS" w:date="2020-05-21T12:30:00Z">
        <w:r w:rsidR="00C660A4">
          <w:t xml:space="preserve"> y XZ. Cuando se utiliza este último método, hablamos de ángulos de navegación o Tait-Bryan.</w:t>
        </w:r>
      </w:ins>
    </w:p>
    <w:p w14:paraId="0FC94F43" w14:textId="303DF05D" w:rsidR="00C660A4" w:rsidRDefault="00C660A4" w:rsidP="00347421">
      <w:pPr>
        <w:rPr>
          <w:ins w:id="794" w:author="DIEGO PÉREZ LAVARÍAS" w:date="2020-05-21T12:33:00Z"/>
        </w:rPr>
      </w:pPr>
      <w:ins w:id="795" w:author="DIEGO PÉREZ LAVARÍAS" w:date="2020-05-21T12:31:00Z">
        <w:r>
          <w:t xml:space="preserve">Son los que se usan en navegación espacial y ya han sido nombrados anteriormente en el apartado de Medida de la Orientación. Se trata de los ángulos </w:t>
        </w:r>
      </w:ins>
      <w:ins w:id="796" w:author="DIEGO PÉREZ LAVARÍAS" w:date="2020-05-21T12:32:00Z">
        <w:r>
          <w:t>φ (roll o alabeo), θ (pitch o cabeceo) y ψ (</w:t>
        </w:r>
      </w:ins>
      <w:ins w:id="797" w:author="DIEGO PÉREZ LAVARÍAS" w:date="2020-05-21T12:33:00Z">
        <w:r>
          <w:t>yaw o guiñada), y su uso en un avión puede verse en la Figura 3.1.</w:t>
        </w:r>
      </w:ins>
    </w:p>
    <w:p w14:paraId="533AE47E" w14:textId="155CA545" w:rsidR="00C660A4" w:rsidRDefault="00C660A4" w:rsidP="00347421">
      <w:pPr>
        <w:rPr>
          <w:ins w:id="798" w:author="DIEGO PÉREZ LAVARÍAS" w:date="2020-05-21T12:33:00Z"/>
        </w:rPr>
      </w:pPr>
    </w:p>
    <w:p w14:paraId="1E3D0656" w14:textId="2628C28C" w:rsidR="00C660A4" w:rsidRDefault="00C660A4" w:rsidP="00347421">
      <w:pPr>
        <w:rPr>
          <w:ins w:id="799" w:author="DIEGO PÉREZ LAVARÍAS" w:date="2020-05-21T12:33:00Z"/>
        </w:rPr>
      </w:pPr>
    </w:p>
    <w:p w14:paraId="04BC3C45" w14:textId="4460DA83" w:rsidR="00C660A4" w:rsidRDefault="00C660A4" w:rsidP="00347421">
      <w:pPr>
        <w:rPr>
          <w:ins w:id="800" w:author="DIEGO PÉREZ LAVARÍAS" w:date="2020-05-21T12:33:00Z"/>
        </w:rPr>
      </w:pPr>
    </w:p>
    <w:p w14:paraId="52ABBD50" w14:textId="37C9A054" w:rsidR="00C660A4" w:rsidRDefault="00C660A4" w:rsidP="00347421">
      <w:pPr>
        <w:rPr>
          <w:ins w:id="801" w:author="DIEGO PÉREZ LAVARÍAS" w:date="2020-05-21T12:36:00Z"/>
        </w:rPr>
      </w:pPr>
      <w:ins w:id="802" w:author="DIEGO PÉREZ LAVARÍAS" w:date="2020-05-21T12:33:00Z">
        <w:r>
          <w:t>En este caso</w:t>
        </w:r>
      </w:ins>
      <w:ins w:id="803" w:author="DIEGO PÉREZ LAVARÍAS" w:date="2020-05-21T12:34:00Z">
        <w:r>
          <w:t>, como ya se ha mencionado, la línea de nodos es la intersección entre los planos coordenados xy e YZ</w:t>
        </w:r>
      </w:ins>
      <w:ins w:id="804" w:author="DIEGO PÉREZ LAVARÍAS" w:date="2020-05-21T12:36:00Z">
        <w:r>
          <w:t xml:space="preserve"> (se puede ver en la figura 3.4)</w:t>
        </w:r>
      </w:ins>
      <w:ins w:id="805" w:author="DIEGO PÉREZ LAVARÍAS" w:date="2020-05-21T12:34:00Z">
        <w:r>
          <w:t xml:space="preserve">, y se definen los ángulos: </w:t>
        </w:r>
      </w:ins>
    </w:p>
    <w:p w14:paraId="4D1881D1" w14:textId="3F5544AF" w:rsidR="00C660A4" w:rsidRDefault="00C660A4" w:rsidP="00C660A4">
      <w:pPr>
        <w:pStyle w:val="Prrafodelista"/>
        <w:numPr>
          <w:ilvl w:val="0"/>
          <w:numId w:val="20"/>
        </w:numPr>
        <w:rPr>
          <w:ins w:id="806" w:author="DIEGO PÉREZ LAVARÍAS" w:date="2020-05-21T12:36:00Z"/>
        </w:rPr>
      </w:pPr>
      <w:ins w:id="807" w:author="DIEGO PÉREZ LAVARÍAS" w:date="2020-05-21T12:36:00Z">
        <w:r>
          <w:t>φ: Ángulo entre la línea de nodos y eje Y.</w:t>
        </w:r>
      </w:ins>
    </w:p>
    <w:p w14:paraId="4538C1F2" w14:textId="21D98412" w:rsidR="00C660A4" w:rsidRDefault="00C660A4" w:rsidP="00C660A4">
      <w:pPr>
        <w:pStyle w:val="Prrafodelista"/>
        <w:numPr>
          <w:ilvl w:val="0"/>
          <w:numId w:val="20"/>
        </w:numPr>
        <w:rPr>
          <w:ins w:id="808" w:author="DIEGO PÉREZ LAVARÍAS" w:date="2020-05-21T12:36:00Z"/>
        </w:rPr>
      </w:pPr>
      <w:ins w:id="809" w:author="DIEGO PÉREZ LAVARÍAS" w:date="2020-05-21T12:36:00Z">
        <w:r>
          <w:t>θ: Ángulo entre el plano xy y eje X.</w:t>
        </w:r>
      </w:ins>
    </w:p>
    <w:p w14:paraId="30AC6B79" w14:textId="1F36C8BF" w:rsidR="00C660A4" w:rsidRDefault="00C660A4">
      <w:pPr>
        <w:pStyle w:val="Prrafodelista"/>
        <w:numPr>
          <w:ilvl w:val="0"/>
          <w:numId w:val="20"/>
        </w:numPr>
        <w:rPr>
          <w:ins w:id="810" w:author="DIEGO PÉREZ LAVARÍAS" w:date="2020-05-21T12:35:00Z"/>
        </w:rPr>
        <w:pPrChange w:id="811" w:author="DIEGO PÉREZ LAVARÍAS" w:date="2020-05-21T12:36:00Z">
          <w:pPr/>
        </w:pPrChange>
      </w:pPr>
      <w:ins w:id="812" w:author="DIEGO PÉREZ LAVARÍAS" w:date="2020-05-21T12:37:00Z">
        <w:r>
          <w:t>ψ: Ángulo entre eje y y línea de nodos.</w:t>
        </w:r>
      </w:ins>
    </w:p>
    <w:p w14:paraId="674C17D6" w14:textId="5D112F69" w:rsidR="00C660A4" w:rsidRDefault="00C660A4" w:rsidP="00C660A4">
      <w:pPr>
        <w:jc w:val="center"/>
        <w:rPr>
          <w:ins w:id="813" w:author="DIEGO PÉREZ LAVARÍAS" w:date="2020-05-21T12:35:00Z"/>
        </w:rPr>
      </w:pPr>
      <w:ins w:id="814" w:author="DIEGO PÉREZ LAVARÍAS" w:date="2020-05-21T12:35:00Z">
        <w:r w:rsidRPr="00C660A4">
          <w:rPr>
            <w:noProof/>
          </w:rPr>
          <w:drawing>
            <wp:inline distT="0" distB="0" distL="0" distR="0" wp14:anchorId="17917A5D" wp14:editId="51023752">
              <wp:extent cx="2892531" cy="2828925"/>
              <wp:effectExtent l="0" t="0" r="317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01693" cy="2837886"/>
                      </a:xfrm>
                      <a:prstGeom prst="rect">
                        <a:avLst/>
                      </a:prstGeom>
                      <a:noFill/>
                      <a:ln>
                        <a:noFill/>
                      </a:ln>
                    </pic:spPr>
                  </pic:pic>
                </a:graphicData>
              </a:graphic>
            </wp:inline>
          </w:drawing>
        </w:r>
      </w:ins>
    </w:p>
    <w:p w14:paraId="7754BB30" w14:textId="56171AEC" w:rsidR="00C660A4" w:rsidRPr="00C660A4" w:rsidRDefault="00C660A4">
      <w:pPr>
        <w:jc w:val="center"/>
        <w:rPr>
          <w:ins w:id="815" w:author="DIEGO PÉREZ LAVARÍAS" w:date="2020-05-21T12:33:00Z"/>
          <w:b/>
          <w:bCs/>
          <w:sz w:val="18"/>
          <w:szCs w:val="20"/>
          <w:rPrChange w:id="816" w:author="DIEGO PÉREZ LAVARÍAS" w:date="2020-05-21T12:35:00Z">
            <w:rPr>
              <w:ins w:id="817" w:author="DIEGO PÉREZ LAVARÍAS" w:date="2020-05-21T12:33:00Z"/>
            </w:rPr>
          </w:rPrChange>
        </w:rPr>
        <w:pPrChange w:id="818" w:author="DIEGO PÉREZ LAVARÍAS" w:date="2020-05-21T12:35:00Z">
          <w:pPr/>
        </w:pPrChange>
      </w:pPr>
      <w:ins w:id="819" w:author="DIEGO PÉREZ LAVARÍAS" w:date="2020-05-21T12:35:00Z">
        <w:r>
          <w:rPr>
            <w:b/>
            <w:bCs/>
            <w:sz w:val="18"/>
            <w:szCs w:val="20"/>
          </w:rPr>
          <w:t>Figura 3.4. Representación de los ángulos de nav</w:t>
        </w:r>
      </w:ins>
      <w:ins w:id="820" w:author="DIEGO PÉREZ LAVARÍAS" w:date="2020-05-21T12:36:00Z">
        <w:r>
          <w:rPr>
            <w:b/>
            <w:bCs/>
            <w:sz w:val="18"/>
            <w:szCs w:val="20"/>
          </w:rPr>
          <w:t>egación.</w:t>
        </w:r>
      </w:ins>
    </w:p>
    <w:p w14:paraId="2FD3F61B" w14:textId="71953D5A" w:rsidR="00C660A4" w:rsidRDefault="00C660A4" w:rsidP="00347421">
      <w:pPr>
        <w:rPr>
          <w:ins w:id="821" w:author="DIEGO PÉREZ LAVARÍAS" w:date="2020-05-21T12:33:00Z"/>
        </w:rPr>
      </w:pPr>
    </w:p>
    <w:p w14:paraId="7C0535F9" w14:textId="32E28052" w:rsidR="00C660A4" w:rsidRDefault="00C660A4" w:rsidP="00347421">
      <w:pPr>
        <w:rPr>
          <w:ins w:id="822" w:author="DIEGO PÉREZ LAVARÍAS" w:date="2020-05-21T12:37:00Z"/>
        </w:rPr>
      </w:pPr>
      <w:ins w:id="823" w:author="DIEGO PÉREZ LAVARÍAS" w:date="2020-05-21T12:37:00Z">
        <w:r>
          <w:t>No obstante, este sistema de representación tiene un problema, y se trata del Gimbal Lock.</w:t>
        </w:r>
      </w:ins>
    </w:p>
    <w:p w14:paraId="343D77E8" w14:textId="08BDE821" w:rsidR="00C660A4" w:rsidRDefault="00C660A4" w:rsidP="00C660A4">
      <w:pPr>
        <w:pStyle w:val="Ttulo3"/>
        <w:rPr>
          <w:ins w:id="824" w:author="DIEGO PÉREZ LAVARÍAS" w:date="2020-05-21T12:37:00Z"/>
        </w:rPr>
      </w:pPr>
      <w:bookmarkStart w:id="825" w:name="_Toc41474539"/>
      <w:ins w:id="826" w:author="DIEGO PÉREZ LAVARÍAS" w:date="2020-05-21T12:37:00Z">
        <w:r>
          <w:t>Gimbal Lock</w:t>
        </w:r>
        <w:bookmarkEnd w:id="825"/>
      </w:ins>
    </w:p>
    <w:p w14:paraId="787EEC7D" w14:textId="7C89823D" w:rsidR="00C660A4" w:rsidRDefault="0032694C">
      <w:pPr>
        <w:rPr>
          <w:ins w:id="827" w:author="DIEGO PÉREZ LAVARÍAS" w:date="2020-05-22T16:40:00Z"/>
        </w:rPr>
      </w:pPr>
      <w:ins w:id="828" w:author="DIEGO PÉREZ LAVARÍAS" w:date="2020-05-22T16:37:00Z">
        <w:r>
          <w:t>El Gimbal Lock (o bloqueo del cardán en castellano) es un problema que aparece en la representación de rotaciones en un sistema cuando se utilizan ángulos de Euler. Consiste en la pérdida de un grado de lib</w:t>
        </w:r>
      </w:ins>
      <w:ins w:id="829" w:author="DIEGO PÉREZ LAVARÍAS" w:date="2020-05-22T16:38:00Z">
        <w:r>
          <w:t>ertad cuando dos de los ejes se colocan en paralelo</w:t>
        </w:r>
      </w:ins>
      <w:ins w:id="830" w:author="DIEGO PÉREZ LAVARÍAS" w:date="2020-05-22T16:39:00Z">
        <w:r>
          <w:t xml:space="preserve"> </w:t>
        </w:r>
        <w:r w:rsidRPr="0032694C">
          <w:rPr>
            <w:sz w:val="18"/>
            <w:szCs w:val="20"/>
            <w:rPrChange w:id="831" w:author="DIEGO PÉREZ LAVARÍAS" w:date="2020-05-22T16:40:00Z">
              <w:rPr/>
            </w:rPrChange>
          </w:rPr>
          <w:t>(</w:t>
        </w:r>
      </w:ins>
      <w:ins w:id="832" w:author="DIEGO PÉREZ LAVARÍAS" w:date="2020-05-22T16:40:00Z">
        <w:r w:rsidRPr="0032694C">
          <w:rPr>
            <w:sz w:val="18"/>
            <w:szCs w:val="20"/>
            <w:rPrChange w:id="833" w:author="DIEGO PÉREZ LAVARÍAS" w:date="2020-05-22T16:40:00Z">
              <w:rPr/>
            </w:rPrChange>
          </w:rPr>
          <w:t>20)</w:t>
        </w:r>
        <w:r>
          <w:t>.</w:t>
        </w:r>
      </w:ins>
    </w:p>
    <w:p w14:paraId="425652D3" w14:textId="3A382830" w:rsidR="0032694C" w:rsidRDefault="00720FDD">
      <w:pPr>
        <w:rPr>
          <w:ins w:id="834" w:author="DIEGO PÉREZ LAVARÍAS" w:date="2020-05-22T16:41:00Z"/>
        </w:rPr>
      </w:pPr>
      <w:ins w:id="835" w:author="DIEGO PÉREZ LAVARÍAS" w:date="2020-05-22T16:41:00Z">
        <w:r>
          <w:rPr>
            <w:noProof/>
          </w:rPr>
          <w:drawing>
            <wp:inline distT="0" distB="0" distL="0" distR="0" wp14:anchorId="1A091FA7" wp14:editId="4B0C8431">
              <wp:extent cx="5400040" cy="2573020"/>
              <wp:effectExtent l="0" t="0" r="0" b="0"/>
              <wp:docPr id="16" name="Imagen 16" descr="Gimbal lock problem for Euler angles (A: no gimbal lock, B: ya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mbal lock problem for Euler angles (A: no gimbal lock, B: yaw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573020"/>
                      </a:xfrm>
                      <a:prstGeom prst="rect">
                        <a:avLst/>
                      </a:prstGeom>
                      <a:noFill/>
                      <a:ln>
                        <a:noFill/>
                      </a:ln>
                    </pic:spPr>
                  </pic:pic>
                </a:graphicData>
              </a:graphic>
            </wp:inline>
          </w:drawing>
        </w:r>
      </w:ins>
    </w:p>
    <w:p w14:paraId="176A91DB" w14:textId="70706BE1" w:rsidR="00720FDD" w:rsidRDefault="00720FDD" w:rsidP="00720FDD">
      <w:pPr>
        <w:jc w:val="center"/>
        <w:rPr>
          <w:ins w:id="836" w:author="DIEGO PÉREZ LAVARÍAS" w:date="2020-05-22T16:42:00Z"/>
          <w:b/>
          <w:bCs/>
          <w:sz w:val="18"/>
          <w:szCs w:val="20"/>
        </w:rPr>
      </w:pPr>
      <w:ins w:id="837" w:author="DIEGO PÉREZ LAVARÍAS" w:date="2020-05-22T16:41:00Z">
        <w:r>
          <w:rPr>
            <w:b/>
            <w:bCs/>
            <w:sz w:val="18"/>
            <w:szCs w:val="20"/>
          </w:rPr>
          <w:t>Figura 3.5. Representación del gimbal lock. En la situación A se sitúa perfectamente la orientación del avión, en la situac</w:t>
        </w:r>
      </w:ins>
      <w:ins w:id="838" w:author="DIEGO PÉREZ LAVARÍAS" w:date="2020-05-22T16:42:00Z">
        <w:r>
          <w:rPr>
            <w:b/>
            <w:bCs/>
            <w:sz w:val="18"/>
            <w:szCs w:val="20"/>
          </w:rPr>
          <w:t>ión B tenemos dos ejes en paralelo y se da gimbal lock.</w:t>
        </w:r>
      </w:ins>
    </w:p>
    <w:p w14:paraId="23E78064" w14:textId="0335344E" w:rsidR="00720FDD" w:rsidRDefault="00720FDD" w:rsidP="00720FDD">
      <w:pPr>
        <w:jc w:val="center"/>
        <w:rPr>
          <w:ins w:id="839" w:author="DIEGO PÉREZ LAVARÍAS" w:date="2020-05-22T16:42:00Z"/>
          <w:b/>
          <w:bCs/>
          <w:sz w:val="18"/>
          <w:szCs w:val="20"/>
        </w:rPr>
      </w:pPr>
    </w:p>
    <w:p w14:paraId="2B243BC0" w14:textId="66276A1C" w:rsidR="00720FDD" w:rsidRDefault="00720FDD" w:rsidP="00720FDD">
      <w:pPr>
        <w:jc w:val="left"/>
        <w:rPr>
          <w:ins w:id="840" w:author="DIEGO PÉREZ LAVARÍAS" w:date="2020-05-22T16:47:00Z"/>
        </w:rPr>
      </w:pPr>
      <w:ins w:id="841" w:author="DIEGO PÉREZ LAVARÍAS" w:date="2020-05-22T16:42:00Z">
        <w:r>
          <w:t>En esta situación, uno de los do</w:t>
        </w:r>
      </w:ins>
      <w:ins w:id="842" w:author="DIEGO PÉREZ LAVARÍAS" w:date="2020-05-22T16:43:00Z">
        <w:r>
          <w:t>s ejes queda dependiente del otro y no puede realizar sus propios movimientos. Para solucionarlo, lo mejor es introduci</w:t>
        </w:r>
      </w:ins>
      <w:ins w:id="843" w:author="DIEGO PÉREZ LAVARÍAS" w:date="2020-05-22T16:44:00Z">
        <w:r>
          <w:t xml:space="preserve">r un método que trate la orientación como un propio valor </w:t>
        </w:r>
      </w:ins>
      <w:ins w:id="844" w:author="DIEGO PÉREZ LAVARÍAS" w:date="2020-05-22T16:45:00Z">
        <w:r w:rsidR="003E6403">
          <w:t>e incluya un cuarto eje o cardán para mantener el ángulo entre los ejes que se utilizan</w:t>
        </w:r>
      </w:ins>
      <w:ins w:id="845" w:author="DIEGO PÉREZ LAVARÍAS" w:date="2020-05-22T16:46:00Z">
        <w:r w:rsidR="003E6403">
          <w:t xml:space="preserve">, impidiendo que se </w:t>
        </w:r>
      </w:ins>
      <w:ins w:id="846" w:author="DIEGO PÉREZ LAVARÍAS" w:date="2020-05-22T16:47:00Z">
        <w:r w:rsidR="003E6403">
          <w:t>alineen.</w:t>
        </w:r>
      </w:ins>
    </w:p>
    <w:p w14:paraId="111EA158" w14:textId="60A234C8" w:rsidR="003E6403" w:rsidRDefault="003E6403" w:rsidP="00720FDD">
      <w:pPr>
        <w:jc w:val="left"/>
        <w:rPr>
          <w:ins w:id="847" w:author="DIEGO PÉREZ LAVARÍAS" w:date="2020-05-22T16:47:00Z"/>
        </w:rPr>
      </w:pPr>
      <w:ins w:id="848" w:author="DIEGO PÉREZ LAVARÍAS" w:date="2020-05-22T16:47:00Z">
        <w:r>
          <w:t>Para esto, se introduce el concepto de Cuaternión.</w:t>
        </w:r>
      </w:ins>
    </w:p>
    <w:p w14:paraId="49CFBC31" w14:textId="41737972" w:rsidR="003E6403" w:rsidRDefault="003E6403" w:rsidP="00720FDD">
      <w:pPr>
        <w:jc w:val="left"/>
        <w:rPr>
          <w:ins w:id="849" w:author="DIEGO PÉREZ LAVARÍAS" w:date="2020-05-22T16:47:00Z"/>
        </w:rPr>
      </w:pPr>
    </w:p>
    <w:p w14:paraId="0606D57F" w14:textId="264E879A" w:rsidR="003E6403" w:rsidRDefault="003E6403" w:rsidP="003E6403">
      <w:pPr>
        <w:pStyle w:val="Ttulo3"/>
        <w:rPr>
          <w:ins w:id="850" w:author="DIEGO PÉREZ LAVARÍAS" w:date="2020-05-22T16:47:00Z"/>
        </w:rPr>
      </w:pPr>
      <w:bookmarkStart w:id="851" w:name="_Toc41474540"/>
      <w:ins w:id="852" w:author="DIEGO PÉREZ LAVARÍAS" w:date="2020-05-22T16:47:00Z">
        <w:r>
          <w:t>Cuaterniones</w:t>
        </w:r>
        <w:bookmarkEnd w:id="851"/>
      </w:ins>
    </w:p>
    <w:p w14:paraId="1FBEAC8E" w14:textId="46FC6414" w:rsidR="00C660A4" w:rsidRDefault="003E6403" w:rsidP="00347421">
      <w:pPr>
        <w:rPr>
          <w:ins w:id="853" w:author="DIEGO PÉREZ LAVARÍAS" w:date="2020-05-22T16:50:00Z"/>
        </w:rPr>
      </w:pPr>
      <w:ins w:id="854" w:author="DIEGO PÉREZ LAVARÍAS" w:date="2020-05-22T16:47:00Z">
        <w:r>
          <w:t xml:space="preserve">Los cuaterniones son </w:t>
        </w:r>
      </w:ins>
      <w:ins w:id="855" w:author="DIEGO PÉREZ LAVARÍAS" w:date="2020-05-22T16:48:00Z">
        <w:r>
          <w:t xml:space="preserve">una extensión de los números reales con cuatro dimensiones. Su utilidad en este campo es la de proporcionar una notación matemática para representar </w:t>
        </w:r>
      </w:ins>
      <w:ins w:id="856" w:author="DIEGO PÉREZ LAVARÍAS" w:date="2020-05-22T16:49:00Z">
        <w:r>
          <w:t>las orientaciones y rotaciones de objetos en un espacio tridimensional. Son más sencillos de componer que los Ángulos de Euler y evitan el problema del Gimbal Lock, ya que tienen cuatro ejes.</w:t>
        </w:r>
      </w:ins>
      <w:ins w:id="857" w:author="DIEGO PÉREZ LAVARÍAS" w:date="2020-05-22T16:56:00Z">
        <w:r w:rsidR="00155520">
          <w:t xml:space="preserve"> </w:t>
        </w:r>
      </w:ins>
    </w:p>
    <w:p w14:paraId="0A4130DE" w14:textId="2368131B" w:rsidR="003E6403" w:rsidRDefault="003E6403" w:rsidP="00347421">
      <w:pPr>
        <w:rPr>
          <w:ins w:id="858" w:author="DIEGO PÉREZ LAVARÍAS" w:date="2020-05-22T16:50:00Z"/>
        </w:rPr>
      </w:pPr>
      <w:ins w:id="859" w:author="DIEGO PÉREZ LAVARÍAS" w:date="2020-05-22T16:50:00Z">
        <w:r>
          <w:t>Normalmente, se representan de la siguiente manera:</w:t>
        </w:r>
      </w:ins>
    </w:p>
    <w:p w14:paraId="57351CA1" w14:textId="50D3E8A4" w:rsidR="003E6403" w:rsidRPr="003E6403" w:rsidRDefault="003E6403">
      <w:pPr>
        <w:jc w:val="right"/>
        <w:rPr>
          <w:ins w:id="860" w:author="DIEGO PÉREZ LAVARÍAS" w:date="2020-05-22T16:51:00Z"/>
          <w:rFonts w:eastAsiaTheme="minorEastAsia"/>
          <w:b/>
          <w:bCs/>
          <w:sz w:val="18"/>
          <w:szCs w:val="20"/>
          <w:rPrChange w:id="861" w:author="DIEGO PÉREZ LAVARÍAS" w:date="2020-05-22T16:52:00Z">
            <w:rPr>
              <w:ins w:id="862" w:author="DIEGO PÉREZ LAVARÍAS" w:date="2020-05-22T16:51:00Z"/>
              <w:rFonts w:ascii="Cambria Math" w:hAnsi="Cambria Math"/>
              <w:i/>
            </w:rPr>
          </w:rPrChange>
        </w:rPr>
        <w:pPrChange w:id="863" w:author="DIEGO PÉREZ LAVARÍAS" w:date="2020-05-22T16:52:00Z">
          <w:pPr/>
        </w:pPrChange>
      </w:pPr>
      <m:oMath>
        <m:r>
          <w:ins w:id="864" w:author="DIEGO PÉREZ LAVARÍAS" w:date="2020-05-22T16:51:00Z">
            <w:rPr>
              <w:rFonts w:ascii="Cambria Math" w:hAnsi="Cambria Math"/>
            </w:rPr>
            <m:t>q=a+bi+cj+dk</m:t>
          </w:ins>
        </m:r>
      </m:oMath>
      <w:ins w:id="865" w:author="DIEGO PÉREZ LAVARÍAS" w:date="2020-05-22T16:52:00Z">
        <w:r>
          <w:rPr>
            <w:rFonts w:eastAsiaTheme="minorEastAsia"/>
          </w:rPr>
          <w:t xml:space="preserve">                                                           </w:t>
        </w:r>
        <w:r>
          <w:rPr>
            <w:rFonts w:eastAsiaTheme="minorEastAsia"/>
            <w:b/>
            <w:bCs/>
            <w:sz w:val="18"/>
            <w:szCs w:val="20"/>
          </w:rPr>
          <w:t>(3.1)</w:t>
        </w:r>
      </w:ins>
    </w:p>
    <w:p w14:paraId="3A7FE2F5" w14:textId="3CFBD005" w:rsidR="003E6403" w:rsidRPr="003E6403" w:rsidRDefault="003E6403" w:rsidP="00347421">
      <w:pPr>
        <w:rPr>
          <w:ins w:id="866" w:author="DIEGO PÉREZ LAVARÍAS" w:date="2020-05-21T12:33:00Z"/>
          <w:rFonts w:eastAsiaTheme="minorEastAsia"/>
          <w:rPrChange w:id="867" w:author="DIEGO PÉREZ LAVARÍAS" w:date="2020-05-22T16:51:00Z">
            <w:rPr>
              <w:ins w:id="868" w:author="DIEGO PÉREZ LAVARÍAS" w:date="2020-05-21T12:33:00Z"/>
            </w:rPr>
          </w:rPrChange>
        </w:rPr>
      </w:pPr>
      <w:ins w:id="869" w:author="DIEGO PÉREZ LAVARÍAS" w:date="2020-05-22T16:51:00Z">
        <w:r>
          <w:rPr>
            <w:rFonts w:eastAsiaTheme="minorEastAsia"/>
          </w:rPr>
          <w:t xml:space="preserve">donde </w:t>
        </w:r>
      </w:ins>
      <w:ins w:id="870" w:author="DIEGO PÉREZ LAVARÍAS" w:date="2020-05-22T16:53:00Z">
        <w:r>
          <w:rPr>
            <w:rFonts w:eastAsiaTheme="minorEastAsia"/>
          </w:rPr>
          <w:t>a, b, c, d son números reales y i, j, k, son la parte imaginaria del cuaternión.</w:t>
        </w:r>
      </w:ins>
    </w:p>
    <w:p w14:paraId="081829F4" w14:textId="5B983C63" w:rsidR="00C660A4" w:rsidRDefault="003E6403">
      <w:pPr>
        <w:rPr>
          <w:ins w:id="871" w:author="DIEGO PÉREZ LAVARÍAS" w:date="2020-05-22T16:58:00Z"/>
        </w:rPr>
      </w:pPr>
      <w:ins w:id="872" w:author="DIEGO PÉREZ LAVARÍAS" w:date="2020-05-22T16:55:00Z">
        <w:r>
          <w:t>Los cuaterniones son lo que se llama un cuerpo asimétrico, esto es, parecido a un cuerpo pero no conmutativo en la multiplicación</w:t>
        </w:r>
        <w:r w:rsidR="00155520">
          <w:t>, sin embargo sí que satisfacen el resto de propiedades de un cuerpo.</w:t>
        </w:r>
      </w:ins>
    </w:p>
    <w:p w14:paraId="7A519C18" w14:textId="68D709BE" w:rsidR="00155520" w:rsidRDefault="00155520">
      <w:pPr>
        <w:rPr>
          <w:ins w:id="873" w:author="DIEGO PÉREZ LAVARÍAS" w:date="2020-05-22T17:00:00Z"/>
        </w:rPr>
      </w:pPr>
      <w:ins w:id="874" w:author="DIEGO PÉREZ LAVARÍAS" w:date="2020-05-22T16:58:00Z">
        <w:r>
          <w:t>Son muy útiles en aplicaciones de gráficos por computadora y robótica, así como</w:t>
        </w:r>
      </w:ins>
      <w:ins w:id="875" w:author="DIEGO PÉREZ LAVARÍAS" w:date="2020-05-22T16:59:00Z">
        <w:r>
          <w:t xml:space="preserve"> en navegación.</w:t>
        </w:r>
      </w:ins>
    </w:p>
    <w:p w14:paraId="1C9DB28A" w14:textId="11BAD0D8" w:rsidR="00155520" w:rsidRDefault="00155520">
      <w:pPr>
        <w:jc w:val="center"/>
        <w:rPr>
          <w:ins w:id="876" w:author="DIEGO PÉREZ LAVARÍAS" w:date="2020-05-22T17:02:00Z"/>
        </w:rPr>
        <w:pPrChange w:id="877" w:author="DIEGO PÉREZ LAVARÍAS" w:date="2020-05-22T17:02:00Z">
          <w:pPr/>
        </w:pPrChange>
      </w:pPr>
      <w:ins w:id="878" w:author="DIEGO PÉREZ LAVARÍAS" w:date="2020-05-22T17:02:00Z">
        <w:r>
          <w:rPr>
            <w:noProof/>
          </w:rPr>
          <w:drawing>
            <wp:inline distT="0" distB="0" distL="0" distR="0" wp14:anchorId="5A0D21AB" wp14:editId="3BFA7081">
              <wp:extent cx="5400040" cy="1744980"/>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1744980"/>
                      </a:xfrm>
                      <a:prstGeom prst="rect">
                        <a:avLst/>
                      </a:prstGeom>
                      <a:noFill/>
                      <a:ln>
                        <a:noFill/>
                      </a:ln>
                    </pic:spPr>
                  </pic:pic>
                </a:graphicData>
              </a:graphic>
            </wp:inline>
          </w:drawing>
        </w:r>
      </w:ins>
    </w:p>
    <w:p w14:paraId="46EAA8FD" w14:textId="77777777" w:rsidR="00155520" w:rsidRDefault="00155520">
      <w:pPr>
        <w:rPr>
          <w:ins w:id="879" w:author="DIEGO PÉREZ LAVARÍAS" w:date="2020-05-22T17:00:00Z"/>
        </w:rPr>
      </w:pPr>
    </w:p>
    <w:p w14:paraId="1F7D3379" w14:textId="661B4ABF" w:rsidR="00155520" w:rsidRDefault="00155520" w:rsidP="00155520">
      <w:pPr>
        <w:jc w:val="center"/>
        <w:rPr>
          <w:ins w:id="880" w:author="DIEGO PÉREZ LAVARÍAS" w:date="2020-05-22T17:02:00Z"/>
          <w:b/>
          <w:bCs/>
          <w:sz w:val="18"/>
          <w:szCs w:val="20"/>
        </w:rPr>
      </w:pPr>
      <w:ins w:id="881" w:author="DIEGO PÉREZ LAVARÍAS" w:date="2020-05-22T17:02:00Z">
        <w:r>
          <w:rPr>
            <w:b/>
            <w:bCs/>
            <w:sz w:val="18"/>
            <w:szCs w:val="20"/>
          </w:rPr>
          <w:t>Figura 3.6. Representación de un cuaternión.</w:t>
        </w:r>
      </w:ins>
      <w:ins w:id="882" w:author="DIEGO PÉREZ LAVARÍAS" w:date="2020-05-22T17:03:00Z">
        <w:r w:rsidR="0006525A">
          <w:rPr>
            <w:b/>
            <w:bCs/>
            <w:sz w:val="18"/>
            <w:szCs w:val="20"/>
          </w:rPr>
          <w:t xml:space="preserve"> </w:t>
        </w:r>
      </w:ins>
    </w:p>
    <w:p w14:paraId="1B94C2D4" w14:textId="159B2942" w:rsidR="007459D1" w:rsidRDefault="005C006B" w:rsidP="007459D1">
      <w:pPr>
        <w:jc w:val="left"/>
        <w:rPr>
          <w:ins w:id="883" w:author="DIEGO PÉREZ LAVARÍAS" w:date="2020-05-23T15:38:00Z"/>
        </w:rPr>
      </w:pPr>
      <w:ins w:id="884" w:author="DIEGO PÉREZ LAVARÍAS" w:date="2020-05-23T15:22:00Z">
        <w:r>
          <w:t xml:space="preserve">El algoritmo de Madgwick que vamos a utilizar en nuestro proyecto </w:t>
        </w:r>
      </w:ins>
      <w:ins w:id="885" w:author="DIEGO PÉREZ LAVARÍAS" w:date="2020-05-23T15:23:00Z">
        <w:r>
          <w:t xml:space="preserve">implementa el uso de cuaterniones, por lo tanto evitamos el Gimbal Lock y usamos este sistema. En caso de </w:t>
        </w:r>
      </w:ins>
      <w:ins w:id="886" w:author="DIEGO PÉREZ LAVARÍAS" w:date="2020-05-23T15:24:00Z">
        <w:r>
          <w:t>observar que la representación con cuaterniones es demasiado compleja, hay una forma simple de obtener los Ángulos de Euler a partir de cuaterniones</w:t>
        </w:r>
      </w:ins>
      <w:ins w:id="887" w:author="DIEGO PÉREZ LAVARÍAS" w:date="2020-05-23T15:25:00Z">
        <w:r>
          <w:t>, según obtuvo Madgwick en su informe</w:t>
        </w:r>
      </w:ins>
      <w:ins w:id="888" w:author="DIEGO PÉREZ LAVARÍAS" w:date="2020-05-23T15:26:00Z">
        <w:r>
          <w:t xml:space="preserve"> </w:t>
        </w:r>
        <w:r w:rsidRPr="005C006B">
          <w:rPr>
            <w:sz w:val="18"/>
            <w:szCs w:val="20"/>
            <w:rPrChange w:id="889" w:author="DIEGO PÉREZ LAVARÍAS" w:date="2020-05-23T15:26:00Z">
              <w:rPr/>
            </w:rPrChange>
          </w:rPr>
          <w:t>(19)</w:t>
        </w:r>
        <w:r>
          <w:t>.</w:t>
        </w:r>
      </w:ins>
    </w:p>
    <w:p w14:paraId="7C8A79AD" w14:textId="77777777" w:rsidR="000B6324" w:rsidRDefault="000B6324" w:rsidP="007459D1">
      <w:pPr>
        <w:jc w:val="left"/>
        <w:rPr>
          <w:ins w:id="890" w:author="DIEGO PÉREZ LAVARÍAS" w:date="2020-05-23T15:33:00Z"/>
        </w:rPr>
      </w:pPr>
    </w:p>
    <w:p w14:paraId="046415CD" w14:textId="470B9EDD" w:rsidR="005C006B" w:rsidRPr="007459D1" w:rsidRDefault="007459D1">
      <w:pPr>
        <w:jc w:val="left"/>
        <w:rPr>
          <w:ins w:id="891" w:author="DIEGO PÉREZ LAVARÍAS" w:date="2020-05-23T15:31:00Z"/>
          <w:rPrChange w:id="892" w:author="DIEGO PÉREZ LAVARÍAS" w:date="2020-05-23T15:33:00Z">
            <w:rPr>
              <w:ins w:id="893" w:author="DIEGO PÉREZ LAVARÍAS" w:date="2020-05-23T15:31:00Z"/>
              <w:rFonts w:eastAsiaTheme="minorEastAsia"/>
            </w:rPr>
          </w:rPrChange>
        </w:rPr>
      </w:pPr>
      <w:ins w:id="894" w:author="DIEGO PÉREZ LAVARÍAS" w:date="2020-05-23T15:33:00Z">
        <w:r>
          <w:tab/>
        </w:r>
        <w:r>
          <w:tab/>
        </w:r>
      </w:ins>
      <w:ins w:id="895" w:author="DIEGO PÉREZ LAVARÍAS" w:date="2020-05-23T15:37:00Z">
        <w:r w:rsidR="00FA0E0F">
          <w:t xml:space="preserve">            </w:t>
        </w:r>
      </w:ins>
      <w:ins w:id="896" w:author="DIEGO PÉREZ LAVARÍAS" w:date="2020-05-23T15:33:00Z">
        <w:r>
          <w:tab/>
        </w:r>
      </w:ins>
      <w:ins w:id="897" w:author="DIEGO PÉREZ LAVARÍAS" w:date="2020-05-23T15:37:00Z">
        <w:r w:rsidR="00FA0E0F">
          <w:t xml:space="preserve">     </w:t>
        </w:r>
      </w:ins>
      <m:oMath>
        <m:r>
          <w:ins w:id="898" w:author="DIEGO PÉREZ LAVARÍAS" w:date="2020-05-23T15:32:00Z">
            <m:rPr>
              <m:sty m:val="p"/>
            </m:rPr>
            <w:rPr>
              <w:rFonts w:ascii="Cambria Math" w:hAnsi="Cambria Math"/>
            </w:rPr>
            <m:t>ψ</m:t>
          </w:ins>
        </m:r>
        <m:r>
          <w:ins w:id="899" w:author="DIEGO PÉREZ LAVARÍAS" w:date="2020-05-23T15:27:00Z">
            <w:rPr>
              <w:rFonts w:ascii="Cambria Math" w:hAnsi="Cambria Math"/>
            </w:rPr>
            <m:t>=Atan2(2</m:t>
          </w:ins>
        </m:r>
        <m:sSub>
          <m:sSubPr>
            <m:ctrlPr>
              <w:ins w:id="900" w:author="DIEGO PÉREZ LAVARÍAS" w:date="2020-05-23T15:29:00Z">
                <w:rPr>
                  <w:rFonts w:ascii="Cambria Math" w:hAnsi="Cambria Math"/>
                  <w:i/>
                </w:rPr>
              </w:ins>
            </m:ctrlPr>
          </m:sSubPr>
          <m:e>
            <m:r>
              <w:ins w:id="901" w:author="DIEGO PÉREZ LAVARÍAS" w:date="2020-05-23T15:29:00Z">
                <w:rPr>
                  <w:rFonts w:ascii="Cambria Math" w:hAnsi="Cambria Math"/>
                </w:rPr>
                <m:t>q</m:t>
              </w:ins>
            </m:r>
          </m:e>
          <m:sub>
            <m:r>
              <w:ins w:id="902" w:author="DIEGO PÉREZ LAVARÍAS" w:date="2020-05-23T15:29:00Z">
                <w:rPr>
                  <w:rFonts w:ascii="Cambria Math" w:hAnsi="Cambria Math"/>
                </w:rPr>
                <m:t>2</m:t>
              </w:ins>
            </m:r>
          </m:sub>
        </m:sSub>
        <m:sSub>
          <m:sSubPr>
            <m:ctrlPr>
              <w:ins w:id="903" w:author="DIEGO PÉREZ LAVARÍAS" w:date="2020-05-23T15:29:00Z">
                <w:rPr>
                  <w:rFonts w:ascii="Cambria Math" w:hAnsi="Cambria Math"/>
                  <w:i/>
                </w:rPr>
              </w:ins>
            </m:ctrlPr>
          </m:sSubPr>
          <m:e>
            <m:r>
              <w:ins w:id="904" w:author="DIEGO PÉREZ LAVARÍAS" w:date="2020-05-23T15:29:00Z">
                <w:rPr>
                  <w:rFonts w:ascii="Cambria Math" w:hAnsi="Cambria Math"/>
                </w:rPr>
                <m:t>q</m:t>
              </w:ins>
            </m:r>
          </m:e>
          <m:sub>
            <m:r>
              <w:ins w:id="905" w:author="DIEGO PÉREZ LAVARÍAS" w:date="2020-05-23T15:29:00Z">
                <w:rPr>
                  <w:rFonts w:ascii="Cambria Math" w:hAnsi="Cambria Math"/>
                </w:rPr>
                <m:t>3</m:t>
              </w:ins>
            </m:r>
          </m:sub>
        </m:sSub>
        <m:r>
          <w:ins w:id="906" w:author="DIEGO PÉREZ LAVARÍAS" w:date="2020-05-23T15:29:00Z">
            <w:rPr>
              <w:rFonts w:ascii="Cambria Math" w:hAnsi="Cambria Math"/>
            </w:rPr>
            <m:t xml:space="preserve"> - 2</m:t>
          </w:ins>
        </m:r>
        <m:sSub>
          <m:sSubPr>
            <m:ctrlPr>
              <w:ins w:id="907" w:author="DIEGO PÉREZ LAVARÍAS" w:date="2020-05-23T15:29:00Z">
                <w:rPr>
                  <w:rFonts w:ascii="Cambria Math" w:hAnsi="Cambria Math"/>
                  <w:i/>
                </w:rPr>
              </w:ins>
            </m:ctrlPr>
          </m:sSubPr>
          <m:e>
            <m:r>
              <w:ins w:id="908" w:author="DIEGO PÉREZ LAVARÍAS" w:date="2020-05-23T15:29:00Z">
                <w:rPr>
                  <w:rFonts w:ascii="Cambria Math" w:hAnsi="Cambria Math"/>
                </w:rPr>
                <m:t>q</m:t>
              </w:ins>
            </m:r>
          </m:e>
          <m:sub>
            <m:r>
              <w:ins w:id="909" w:author="DIEGO PÉREZ LAVARÍAS" w:date="2020-05-23T15:29:00Z">
                <w:rPr>
                  <w:rFonts w:ascii="Cambria Math" w:hAnsi="Cambria Math"/>
                </w:rPr>
                <m:t>1</m:t>
              </w:ins>
            </m:r>
          </m:sub>
        </m:sSub>
        <m:sSub>
          <m:sSubPr>
            <m:ctrlPr>
              <w:ins w:id="910" w:author="DIEGO PÉREZ LAVARÍAS" w:date="2020-05-23T15:29:00Z">
                <w:rPr>
                  <w:rFonts w:ascii="Cambria Math" w:hAnsi="Cambria Math"/>
                  <w:i/>
                </w:rPr>
              </w:ins>
            </m:ctrlPr>
          </m:sSubPr>
          <m:e>
            <m:r>
              <w:ins w:id="911" w:author="DIEGO PÉREZ LAVARÍAS" w:date="2020-05-23T15:30:00Z">
                <w:rPr>
                  <w:rFonts w:ascii="Cambria Math" w:hAnsi="Cambria Math"/>
                </w:rPr>
                <m:t>q</m:t>
              </w:ins>
            </m:r>
          </m:e>
          <m:sub>
            <m:r>
              <w:ins w:id="912" w:author="DIEGO PÉREZ LAVARÍAS" w:date="2020-05-23T15:30:00Z">
                <w:rPr>
                  <w:rFonts w:ascii="Cambria Math" w:hAnsi="Cambria Math"/>
                </w:rPr>
                <m:t>4</m:t>
              </w:ins>
            </m:r>
          </m:sub>
        </m:sSub>
        <m:r>
          <w:ins w:id="913" w:author="DIEGO PÉREZ LAVARÍAS" w:date="2020-05-23T15:30:00Z">
            <w:rPr>
              <w:rFonts w:ascii="Cambria Math" w:hAnsi="Cambria Math"/>
            </w:rPr>
            <m:t>, 2</m:t>
          </w:ins>
        </m:r>
        <m:sSubSup>
          <m:sSubSupPr>
            <m:ctrlPr>
              <w:ins w:id="914" w:author="DIEGO PÉREZ LAVARÍAS" w:date="2020-05-23T15:30:00Z">
                <w:rPr>
                  <w:rFonts w:ascii="Cambria Math" w:hAnsi="Cambria Math"/>
                  <w:i/>
                </w:rPr>
              </w:ins>
            </m:ctrlPr>
          </m:sSubSupPr>
          <m:e>
            <m:r>
              <w:ins w:id="915" w:author="DIEGO PÉREZ LAVARÍAS" w:date="2020-05-23T15:30:00Z">
                <w:rPr>
                  <w:rFonts w:ascii="Cambria Math" w:hAnsi="Cambria Math"/>
                </w:rPr>
                <m:t>q</m:t>
              </w:ins>
            </m:r>
          </m:e>
          <m:sub>
            <m:r>
              <w:ins w:id="916" w:author="DIEGO PÉREZ LAVARÍAS" w:date="2020-05-23T15:30:00Z">
                <w:rPr>
                  <w:rFonts w:ascii="Cambria Math" w:hAnsi="Cambria Math"/>
                </w:rPr>
                <m:t>1</m:t>
              </w:ins>
            </m:r>
          </m:sub>
          <m:sup>
            <m:r>
              <w:ins w:id="917" w:author="DIEGO PÉREZ LAVARÍAS" w:date="2020-05-23T15:30:00Z">
                <w:rPr>
                  <w:rFonts w:ascii="Cambria Math" w:hAnsi="Cambria Math"/>
                </w:rPr>
                <m:t>2</m:t>
              </w:ins>
            </m:r>
          </m:sup>
        </m:sSubSup>
        <m:r>
          <w:ins w:id="918" w:author="DIEGO PÉREZ LAVARÍAS" w:date="2020-05-23T15:30:00Z">
            <w:rPr>
              <w:rFonts w:ascii="Cambria Math" w:hAnsi="Cambria Math"/>
            </w:rPr>
            <m:t xml:space="preserve"> + 2</m:t>
          </w:ins>
        </m:r>
        <m:sSubSup>
          <m:sSubSupPr>
            <m:ctrlPr>
              <w:ins w:id="919" w:author="DIEGO PÉREZ LAVARÍAS" w:date="2020-05-23T15:30:00Z">
                <w:rPr>
                  <w:rFonts w:ascii="Cambria Math" w:hAnsi="Cambria Math"/>
                  <w:i/>
                </w:rPr>
              </w:ins>
            </m:ctrlPr>
          </m:sSubSupPr>
          <m:e>
            <m:r>
              <w:ins w:id="920" w:author="DIEGO PÉREZ LAVARÍAS" w:date="2020-05-23T15:30:00Z">
                <w:rPr>
                  <w:rFonts w:ascii="Cambria Math" w:hAnsi="Cambria Math"/>
                </w:rPr>
                <m:t>q</m:t>
              </w:ins>
            </m:r>
          </m:e>
          <m:sub>
            <m:r>
              <w:ins w:id="921" w:author="DIEGO PÉREZ LAVARÍAS" w:date="2020-05-23T15:30:00Z">
                <w:rPr>
                  <w:rFonts w:ascii="Cambria Math" w:hAnsi="Cambria Math"/>
                </w:rPr>
                <m:t>2</m:t>
              </w:ins>
            </m:r>
          </m:sub>
          <m:sup>
            <m:r>
              <w:ins w:id="922" w:author="DIEGO PÉREZ LAVARÍAS" w:date="2020-05-23T15:30:00Z">
                <w:rPr>
                  <w:rFonts w:ascii="Cambria Math" w:hAnsi="Cambria Math"/>
                </w:rPr>
                <m:t>2</m:t>
              </w:ins>
            </m:r>
          </m:sup>
        </m:sSubSup>
        <m:r>
          <w:ins w:id="923" w:author="DIEGO PÉREZ LAVARÍAS" w:date="2020-05-23T15:30:00Z">
            <w:rPr>
              <w:rFonts w:ascii="Cambria Math" w:hAnsi="Cambria Math"/>
            </w:rPr>
            <m:t xml:space="preserve"> - 1)</m:t>
          </w:ins>
        </m:r>
      </m:oMath>
      <w:ins w:id="924" w:author="DIEGO PÉREZ LAVARÍAS" w:date="2020-05-23T15:33:00Z">
        <w:r>
          <w:rPr>
            <w:rFonts w:eastAsiaTheme="minorEastAsia"/>
          </w:rPr>
          <w:t xml:space="preserve">          </w:t>
        </w:r>
      </w:ins>
      <w:ins w:id="925" w:author="DIEGO PÉREZ LAVARÍAS" w:date="2020-05-23T15:36:00Z">
        <w:r>
          <w:rPr>
            <w:rFonts w:eastAsiaTheme="minorEastAsia"/>
          </w:rPr>
          <w:t xml:space="preserve">              </w:t>
        </w:r>
      </w:ins>
      <w:ins w:id="926" w:author="DIEGO PÉREZ LAVARÍAS" w:date="2020-05-23T15:37:00Z">
        <w:r w:rsidR="00FA0E0F">
          <w:rPr>
            <w:rFonts w:eastAsiaTheme="minorEastAsia"/>
          </w:rPr>
          <w:t xml:space="preserve">        </w:t>
        </w:r>
      </w:ins>
      <w:ins w:id="927" w:author="DIEGO PÉREZ LAVARÍAS" w:date="2020-05-23T15:33:00Z">
        <w:r>
          <w:rPr>
            <w:rFonts w:eastAsiaTheme="minorEastAsia"/>
            <w:b/>
            <w:bCs/>
            <w:sz w:val="18"/>
            <w:szCs w:val="18"/>
          </w:rPr>
          <w:t>(3.2)</w:t>
        </w:r>
      </w:ins>
    </w:p>
    <w:p w14:paraId="163BBC17" w14:textId="44D9EDC4" w:rsidR="005C006B" w:rsidRPr="007459D1" w:rsidRDefault="007459D1">
      <w:pPr>
        <w:jc w:val="left"/>
        <w:rPr>
          <w:ins w:id="928" w:author="DIEGO PÉREZ LAVARÍAS" w:date="2020-05-23T15:31:00Z"/>
          <w:rFonts w:eastAsiaTheme="minorEastAsia"/>
          <w:b/>
          <w:bCs/>
          <w:sz w:val="18"/>
          <w:szCs w:val="20"/>
          <w:rPrChange w:id="929" w:author="DIEGO PÉREZ LAVARÍAS" w:date="2020-05-23T15:35:00Z">
            <w:rPr>
              <w:ins w:id="930" w:author="DIEGO PÉREZ LAVARÍAS" w:date="2020-05-23T15:31:00Z"/>
              <w:rFonts w:eastAsiaTheme="minorEastAsia"/>
            </w:rPr>
          </w:rPrChange>
        </w:rPr>
      </w:pPr>
      <m:oMath>
        <m:r>
          <w:ins w:id="931" w:author="DIEGO PÉREZ LAVARÍAS" w:date="2020-05-23T15:35:00Z">
            <m:rPr>
              <m:sty m:val="p"/>
            </m:rPr>
            <w:rPr>
              <w:rFonts w:ascii="Cambria Math" w:hAnsi="Cambria Math"/>
            </w:rPr>
            <m:t xml:space="preserve">                                                           </m:t>
          </w:ins>
        </m:r>
        <m:r>
          <w:ins w:id="932" w:author="DIEGO PÉREZ LAVARÍAS" w:date="2020-05-23T15:31:00Z">
            <m:rPr>
              <m:sty m:val="p"/>
            </m:rPr>
            <w:rPr>
              <w:rFonts w:ascii="Cambria Math" w:hAnsi="Cambria Math"/>
            </w:rPr>
            <m:t>θ</m:t>
          </w:ins>
        </m:r>
        <m:r>
          <w:ins w:id="933" w:author="DIEGO PÉREZ LAVARÍAS" w:date="2020-05-23T15:31:00Z">
            <w:rPr>
              <w:rFonts w:ascii="Cambria Math" w:hAnsi="Cambria Math"/>
            </w:rPr>
            <m:t>=</m:t>
          </w:ins>
        </m:r>
        <m:sSup>
          <m:sSupPr>
            <m:ctrlPr>
              <w:ins w:id="934" w:author="DIEGO PÉREZ LAVARÍAS" w:date="2020-05-23T15:31:00Z">
                <w:rPr>
                  <w:rFonts w:ascii="Cambria Math" w:hAnsi="Cambria Math"/>
                  <w:i/>
                </w:rPr>
              </w:ins>
            </m:ctrlPr>
          </m:sSupPr>
          <m:e>
            <m:r>
              <w:ins w:id="935" w:author="DIEGO PÉREZ LAVARÍAS" w:date="2020-05-23T15:31:00Z">
                <w:rPr>
                  <w:rFonts w:ascii="Cambria Math" w:hAnsi="Cambria Math"/>
                </w:rPr>
                <m:t>-sin</m:t>
              </w:ins>
            </m:r>
          </m:e>
          <m:sup>
            <m:r>
              <w:ins w:id="936" w:author="DIEGO PÉREZ LAVARÍAS" w:date="2020-05-23T15:31:00Z">
                <w:rPr>
                  <w:rFonts w:ascii="Cambria Math" w:hAnsi="Cambria Math"/>
                </w:rPr>
                <m:t>-1</m:t>
              </w:ins>
            </m:r>
          </m:sup>
        </m:sSup>
        <m:r>
          <w:ins w:id="937" w:author="DIEGO PÉREZ LAVARÍAS" w:date="2020-05-23T15:31:00Z">
            <w:rPr>
              <w:rFonts w:ascii="Cambria Math" w:hAnsi="Cambria Math"/>
            </w:rPr>
            <m:t>(2</m:t>
          </w:ins>
        </m:r>
        <m:sSub>
          <m:sSubPr>
            <m:ctrlPr>
              <w:ins w:id="938" w:author="DIEGO PÉREZ LAVARÍAS" w:date="2020-05-23T15:31:00Z">
                <w:rPr>
                  <w:rFonts w:ascii="Cambria Math" w:hAnsi="Cambria Math"/>
                  <w:i/>
                </w:rPr>
              </w:ins>
            </m:ctrlPr>
          </m:sSubPr>
          <m:e>
            <m:r>
              <w:ins w:id="939" w:author="DIEGO PÉREZ LAVARÍAS" w:date="2020-05-23T15:31:00Z">
                <w:rPr>
                  <w:rFonts w:ascii="Cambria Math" w:hAnsi="Cambria Math"/>
                </w:rPr>
                <m:t>q</m:t>
              </w:ins>
            </m:r>
          </m:e>
          <m:sub>
            <m:r>
              <w:ins w:id="940" w:author="DIEGO PÉREZ LAVARÍAS" w:date="2020-05-23T15:31:00Z">
                <w:rPr>
                  <w:rFonts w:ascii="Cambria Math" w:hAnsi="Cambria Math"/>
                </w:rPr>
                <m:t>2</m:t>
              </w:ins>
            </m:r>
          </m:sub>
        </m:sSub>
        <m:sSub>
          <m:sSubPr>
            <m:ctrlPr>
              <w:ins w:id="941" w:author="DIEGO PÉREZ LAVARÍAS" w:date="2020-05-23T15:31:00Z">
                <w:rPr>
                  <w:rFonts w:ascii="Cambria Math" w:hAnsi="Cambria Math"/>
                  <w:i/>
                </w:rPr>
              </w:ins>
            </m:ctrlPr>
          </m:sSubPr>
          <m:e>
            <m:r>
              <w:ins w:id="942" w:author="DIEGO PÉREZ LAVARÍAS" w:date="2020-05-23T15:31:00Z">
                <w:rPr>
                  <w:rFonts w:ascii="Cambria Math" w:hAnsi="Cambria Math"/>
                </w:rPr>
                <m:t>q</m:t>
              </w:ins>
            </m:r>
          </m:e>
          <m:sub>
            <m:r>
              <w:ins w:id="943" w:author="DIEGO PÉREZ LAVARÍAS" w:date="2020-05-23T15:32:00Z">
                <w:rPr>
                  <w:rFonts w:ascii="Cambria Math" w:hAnsi="Cambria Math"/>
                </w:rPr>
                <m:t>4</m:t>
              </w:ins>
            </m:r>
          </m:sub>
        </m:sSub>
        <m:r>
          <w:ins w:id="944" w:author="DIEGO PÉREZ LAVARÍAS" w:date="2020-05-23T15:31:00Z">
            <w:rPr>
              <w:rFonts w:ascii="Cambria Math" w:hAnsi="Cambria Math"/>
            </w:rPr>
            <m:t xml:space="preserve"> </m:t>
          </w:ins>
        </m:r>
        <m:r>
          <w:ins w:id="945" w:author="DIEGO PÉREZ LAVARÍAS" w:date="2020-05-23T15:32:00Z">
            <w:rPr>
              <w:rFonts w:ascii="Cambria Math" w:hAnsi="Cambria Math"/>
            </w:rPr>
            <m:t>+</m:t>
          </w:ins>
        </m:r>
        <m:r>
          <w:ins w:id="946" w:author="DIEGO PÉREZ LAVARÍAS" w:date="2020-05-23T15:31:00Z">
            <w:rPr>
              <w:rFonts w:ascii="Cambria Math" w:hAnsi="Cambria Math"/>
            </w:rPr>
            <m:t xml:space="preserve"> 2</m:t>
          </w:ins>
        </m:r>
        <m:sSub>
          <m:sSubPr>
            <m:ctrlPr>
              <w:ins w:id="947" w:author="DIEGO PÉREZ LAVARÍAS" w:date="2020-05-23T15:31:00Z">
                <w:rPr>
                  <w:rFonts w:ascii="Cambria Math" w:hAnsi="Cambria Math"/>
                  <w:i/>
                </w:rPr>
              </w:ins>
            </m:ctrlPr>
          </m:sSubPr>
          <m:e>
            <m:r>
              <w:ins w:id="948" w:author="DIEGO PÉREZ LAVARÍAS" w:date="2020-05-23T15:31:00Z">
                <w:rPr>
                  <w:rFonts w:ascii="Cambria Math" w:hAnsi="Cambria Math"/>
                </w:rPr>
                <m:t>q</m:t>
              </w:ins>
            </m:r>
          </m:e>
          <m:sub>
            <m:r>
              <w:ins w:id="949" w:author="DIEGO PÉREZ LAVARÍAS" w:date="2020-05-23T15:31:00Z">
                <w:rPr>
                  <w:rFonts w:ascii="Cambria Math" w:hAnsi="Cambria Math"/>
                </w:rPr>
                <m:t>1</m:t>
              </w:ins>
            </m:r>
          </m:sub>
        </m:sSub>
        <m:sSub>
          <m:sSubPr>
            <m:ctrlPr>
              <w:ins w:id="950" w:author="DIEGO PÉREZ LAVARÍAS" w:date="2020-05-23T15:31:00Z">
                <w:rPr>
                  <w:rFonts w:ascii="Cambria Math" w:hAnsi="Cambria Math"/>
                  <w:i/>
                </w:rPr>
              </w:ins>
            </m:ctrlPr>
          </m:sSubPr>
          <m:e>
            <m:r>
              <w:ins w:id="951" w:author="DIEGO PÉREZ LAVARÍAS" w:date="2020-05-23T15:31:00Z">
                <w:rPr>
                  <w:rFonts w:ascii="Cambria Math" w:hAnsi="Cambria Math"/>
                </w:rPr>
                <m:t>q</m:t>
              </w:ins>
            </m:r>
          </m:e>
          <m:sub>
            <m:r>
              <w:ins w:id="952" w:author="DIEGO PÉREZ LAVARÍAS" w:date="2020-05-23T15:32:00Z">
                <w:rPr>
                  <w:rFonts w:ascii="Cambria Math" w:hAnsi="Cambria Math"/>
                </w:rPr>
                <m:t>3</m:t>
              </w:ins>
            </m:r>
          </m:sub>
        </m:sSub>
        <m:r>
          <w:ins w:id="953" w:author="DIEGO PÉREZ LAVARÍAS" w:date="2020-05-23T15:31:00Z">
            <w:rPr>
              <w:rFonts w:ascii="Cambria Math" w:hAnsi="Cambria Math"/>
              <w:rPrChange w:id="954" w:author="DIEGO PÉREZ LAVARÍAS" w:date="2020-05-23T15:34:00Z">
                <w:rPr>
                  <w:rFonts w:ascii="Cambria Math" w:hAnsi="Cambria Math"/>
                </w:rPr>
              </w:rPrChange>
            </w:rPr>
            <m:t>)</m:t>
          </w:ins>
        </m:r>
      </m:oMath>
      <w:ins w:id="955" w:author="DIEGO PÉREZ LAVARÍAS" w:date="2020-05-23T15:34:00Z">
        <w:r>
          <w:rPr>
            <w:rFonts w:eastAsiaTheme="minorEastAsia"/>
          </w:rPr>
          <w:tab/>
          <w:t xml:space="preserve">                               </w:t>
        </w:r>
        <w:r w:rsidRPr="007459D1">
          <w:rPr>
            <w:rFonts w:eastAsiaTheme="minorEastAsia"/>
            <w:b/>
            <w:bCs/>
            <w:sz w:val="18"/>
            <w:szCs w:val="20"/>
            <w:rPrChange w:id="956" w:author="DIEGO PÉREZ LAVARÍAS" w:date="2020-05-23T15:35:00Z">
              <w:rPr>
                <w:rFonts w:eastAsiaTheme="minorEastAsia"/>
              </w:rPr>
            </w:rPrChange>
          </w:rPr>
          <w:t xml:space="preserve">   </w:t>
        </w:r>
      </w:ins>
      <w:ins w:id="957" w:author="DIEGO PÉREZ LAVARÍAS" w:date="2020-05-23T15:35:00Z">
        <w:r>
          <w:rPr>
            <w:rFonts w:eastAsiaTheme="minorEastAsia"/>
            <w:b/>
            <w:bCs/>
            <w:sz w:val="18"/>
            <w:szCs w:val="20"/>
          </w:rPr>
          <w:t xml:space="preserve">              </w:t>
        </w:r>
      </w:ins>
      <w:ins w:id="958" w:author="DIEGO PÉREZ LAVARÍAS" w:date="2020-05-23T15:34:00Z">
        <w:r w:rsidRPr="007459D1">
          <w:rPr>
            <w:rFonts w:eastAsiaTheme="minorEastAsia"/>
            <w:b/>
            <w:bCs/>
            <w:sz w:val="18"/>
            <w:szCs w:val="20"/>
            <w:rPrChange w:id="959" w:author="DIEGO PÉREZ LAVARÍAS" w:date="2020-05-23T15:35:00Z">
              <w:rPr>
                <w:rFonts w:eastAsiaTheme="minorEastAsia"/>
              </w:rPr>
            </w:rPrChange>
          </w:rPr>
          <w:t>(3.3)</w:t>
        </w:r>
      </w:ins>
    </w:p>
    <w:p w14:paraId="7D914C47" w14:textId="2B9336E2" w:rsidR="005C006B" w:rsidRDefault="007459D1" w:rsidP="007459D1">
      <w:pPr>
        <w:jc w:val="left"/>
        <w:rPr>
          <w:ins w:id="960" w:author="DIEGO PÉREZ LAVARÍAS" w:date="2020-05-23T15:37:00Z"/>
          <w:rFonts w:eastAsiaTheme="minorEastAsia"/>
          <w:b/>
          <w:bCs/>
          <w:sz w:val="18"/>
          <w:szCs w:val="20"/>
        </w:rPr>
      </w:pPr>
      <m:oMath>
        <m:r>
          <w:ins w:id="961" w:author="DIEGO PÉREZ LAVARÍAS" w:date="2020-05-23T15:35:00Z">
            <m:rPr>
              <m:sty m:val="p"/>
            </m:rPr>
            <w:rPr>
              <w:rFonts w:ascii="Cambria Math" w:hAnsi="Cambria Math"/>
            </w:rPr>
            <m:t xml:space="preserve">                                  </m:t>
          </w:ins>
        </m:r>
        <m:r>
          <w:ins w:id="962" w:author="DIEGO PÉREZ LAVARÍAS" w:date="2020-05-23T15:36:00Z">
            <m:rPr>
              <m:sty m:val="p"/>
            </m:rPr>
            <w:rPr>
              <w:rFonts w:ascii="Cambria Math" w:hAnsi="Cambria Math"/>
            </w:rPr>
            <m:t xml:space="preserve">  </m:t>
          </w:ins>
        </m:r>
        <m:r>
          <w:ins w:id="963" w:author="DIEGO PÉREZ LAVARÍAS" w:date="2020-05-23T15:35:00Z">
            <m:rPr>
              <m:sty m:val="p"/>
            </m:rPr>
            <w:rPr>
              <w:rFonts w:ascii="Cambria Math" w:hAnsi="Cambria Math"/>
            </w:rPr>
            <m:t xml:space="preserve"> </m:t>
          </w:ins>
        </m:r>
        <m:r>
          <w:ins w:id="964" w:author="DIEGO PÉREZ LAVARÍAS" w:date="2020-05-23T15:36:00Z">
            <m:rPr>
              <m:sty m:val="p"/>
            </m:rPr>
            <w:rPr>
              <w:rFonts w:ascii="Cambria Math" w:hAnsi="Cambria Math"/>
            </w:rPr>
            <m:t xml:space="preserve">          </m:t>
          </w:ins>
        </m:r>
        <m:r>
          <w:ins w:id="965" w:author="DIEGO PÉREZ LAVARÍAS" w:date="2020-05-23T15:37:00Z">
            <m:rPr>
              <m:sty m:val="p"/>
            </m:rPr>
            <w:rPr>
              <w:rFonts w:ascii="Cambria Math" w:hAnsi="Cambria Math"/>
            </w:rPr>
            <m:t xml:space="preserve">  </m:t>
          </w:ins>
        </m:r>
        <m:r>
          <w:ins w:id="966" w:author="DIEGO PÉREZ LAVARÍAS" w:date="2020-05-23T15:32:00Z">
            <m:rPr>
              <m:sty m:val="p"/>
            </m:rPr>
            <w:rPr>
              <w:rFonts w:ascii="Cambria Math" w:hAnsi="Cambria Math"/>
            </w:rPr>
            <m:t>ϕ</m:t>
          </w:ins>
        </m:r>
        <m:r>
          <w:ins w:id="967" w:author="DIEGO PÉREZ LAVARÍAS" w:date="2020-05-23T15:31:00Z">
            <w:rPr>
              <w:rFonts w:ascii="Cambria Math" w:hAnsi="Cambria Math"/>
            </w:rPr>
            <m:t>=Atan2(2</m:t>
          </w:ins>
        </m:r>
        <m:sSub>
          <m:sSubPr>
            <m:ctrlPr>
              <w:ins w:id="968" w:author="DIEGO PÉREZ LAVARÍAS" w:date="2020-05-23T15:31:00Z">
                <w:rPr>
                  <w:rFonts w:ascii="Cambria Math" w:hAnsi="Cambria Math"/>
                  <w:i/>
                </w:rPr>
              </w:ins>
            </m:ctrlPr>
          </m:sSubPr>
          <m:e>
            <m:r>
              <w:ins w:id="969" w:author="DIEGO PÉREZ LAVARÍAS" w:date="2020-05-23T15:31:00Z">
                <w:rPr>
                  <w:rFonts w:ascii="Cambria Math" w:hAnsi="Cambria Math"/>
                </w:rPr>
                <m:t>q</m:t>
              </w:ins>
            </m:r>
          </m:e>
          <m:sub>
            <m:r>
              <w:ins w:id="970" w:author="DIEGO PÉREZ LAVARÍAS" w:date="2020-05-23T15:32:00Z">
                <w:rPr>
                  <w:rFonts w:ascii="Cambria Math" w:hAnsi="Cambria Math"/>
                </w:rPr>
                <m:t>3</m:t>
              </w:ins>
            </m:r>
          </m:sub>
        </m:sSub>
        <m:sSub>
          <m:sSubPr>
            <m:ctrlPr>
              <w:ins w:id="971" w:author="DIEGO PÉREZ LAVARÍAS" w:date="2020-05-23T15:31:00Z">
                <w:rPr>
                  <w:rFonts w:ascii="Cambria Math" w:hAnsi="Cambria Math"/>
                  <w:i/>
                </w:rPr>
              </w:ins>
            </m:ctrlPr>
          </m:sSubPr>
          <m:e>
            <m:r>
              <w:ins w:id="972" w:author="DIEGO PÉREZ LAVARÍAS" w:date="2020-05-23T15:31:00Z">
                <w:rPr>
                  <w:rFonts w:ascii="Cambria Math" w:hAnsi="Cambria Math"/>
                </w:rPr>
                <m:t>q</m:t>
              </w:ins>
            </m:r>
          </m:e>
          <m:sub>
            <m:r>
              <w:ins w:id="973" w:author="DIEGO PÉREZ LAVARÍAS" w:date="2020-05-23T15:32:00Z">
                <w:rPr>
                  <w:rFonts w:ascii="Cambria Math" w:hAnsi="Cambria Math"/>
                </w:rPr>
                <m:t>4</m:t>
              </w:ins>
            </m:r>
          </m:sub>
        </m:sSub>
        <m:r>
          <w:ins w:id="974" w:author="DIEGO PÉREZ LAVARÍAS" w:date="2020-05-23T15:31:00Z">
            <w:rPr>
              <w:rFonts w:ascii="Cambria Math" w:hAnsi="Cambria Math"/>
            </w:rPr>
            <m:t xml:space="preserve"> - 2</m:t>
          </w:ins>
        </m:r>
        <m:sSub>
          <m:sSubPr>
            <m:ctrlPr>
              <w:ins w:id="975" w:author="DIEGO PÉREZ LAVARÍAS" w:date="2020-05-23T15:31:00Z">
                <w:rPr>
                  <w:rFonts w:ascii="Cambria Math" w:hAnsi="Cambria Math"/>
                  <w:i/>
                </w:rPr>
              </w:ins>
            </m:ctrlPr>
          </m:sSubPr>
          <m:e>
            <m:r>
              <w:ins w:id="976" w:author="DIEGO PÉREZ LAVARÍAS" w:date="2020-05-23T15:31:00Z">
                <w:rPr>
                  <w:rFonts w:ascii="Cambria Math" w:hAnsi="Cambria Math"/>
                </w:rPr>
                <m:t>q</m:t>
              </w:ins>
            </m:r>
          </m:e>
          <m:sub>
            <m:r>
              <w:ins w:id="977" w:author="DIEGO PÉREZ LAVARÍAS" w:date="2020-05-23T15:31:00Z">
                <w:rPr>
                  <w:rFonts w:ascii="Cambria Math" w:hAnsi="Cambria Math"/>
                </w:rPr>
                <m:t>1</m:t>
              </w:ins>
            </m:r>
          </m:sub>
        </m:sSub>
        <m:sSub>
          <m:sSubPr>
            <m:ctrlPr>
              <w:ins w:id="978" w:author="DIEGO PÉREZ LAVARÍAS" w:date="2020-05-23T15:31:00Z">
                <w:rPr>
                  <w:rFonts w:ascii="Cambria Math" w:hAnsi="Cambria Math"/>
                  <w:i/>
                </w:rPr>
              </w:ins>
            </m:ctrlPr>
          </m:sSubPr>
          <m:e>
            <m:r>
              <w:ins w:id="979" w:author="DIEGO PÉREZ LAVARÍAS" w:date="2020-05-23T15:31:00Z">
                <w:rPr>
                  <w:rFonts w:ascii="Cambria Math" w:hAnsi="Cambria Math"/>
                </w:rPr>
                <m:t>q</m:t>
              </w:ins>
            </m:r>
          </m:e>
          <m:sub>
            <m:r>
              <w:ins w:id="980" w:author="DIEGO PÉREZ LAVARÍAS" w:date="2020-05-23T15:32:00Z">
                <w:rPr>
                  <w:rFonts w:ascii="Cambria Math" w:hAnsi="Cambria Math"/>
                </w:rPr>
                <m:t>2</m:t>
              </w:ins>
            </m:r>
          </m:sub>
        </m:sSub>
        <m:r>
          <w:ins w:id="981" w:author="DIEGO PÉREZ LAVARÍAS" w:date="2020-05-23T15:31:00Z">
            <w:rPr>
              <w:rFonts w:ascii="Cambria Math" w:hAnsi="Cambria Math"/>
            </w:rPr>
            <m:t>, 2</m:t>
          </w:ins>
        </m:r>
        <m:sSubSup>
          <m:sSubSupPr>
            <m:ctrlPr>
              <w:ins w:id="982" w:author="DIEGO PÉREZ LAVARÍAS" w:date="2020-05-23T15:31:00Z">
                <w:rPr>
                  <w:rFonts w:ascii="Cambria Math" w:hAnsi="Cambria Math"/>
                  <w:i/>
                </w:rPr>
              </w:ins>
            </m:ctrlPr>
          </m:sSubSupPr>
          <m:e>
            <m:r>
              <w:ins w:id="983" w:author="DIEGO PÉREZ LAVARÍAS" w:date="2020-05-23T15:31:00Z">
                <w:rPr>
                  <w:rFonts w:ascii="Cambria Math" w:hAnsi="Cambria Math"/>
                </w:rPr>
                <m:t>q</m:t>
              </w:ins>
            </m:r>
          </m:e>
          <m:sub>
            <m:r>
              <w:ins w:id="984" w:author="DIEGO PÉREZ LAVARÍAS" w:date="2020-05-23T15:31:00Z">
                <w:rPr>
                  <w:rFonts w:ascii="Cambria Math" w:hAnsi="Cambria Math"/>
                </w:rPr>
                <m:t>1</m:t>
              </w:ins>
            </m:r>
          </m:sub>
          <m:sup>
            <m:r>
              <w:ins w:id="985" w:author="DIEGO PÉREZ LAVARÍAS" w:date="2020-05-23T15:31:00Z">
                <w:rPr>
                  <w:rFonts w:ascii="Cambria Math" w:hAnsi="Cambria Math"/>
                </w:rPr>
                <m:t>2</m:t>
              </w:ins>
            </m:r>
          </m:sup>
        </m:sSubSup>
        <m:r>
          <w:ins w:id="986" w:author="DIEGO PÉREZ LAVARÍAS" w:date="2020-05-23T15:31:00Z">
            <w:rPr>
              <w:rFonts w:ascii="Cambria Math" w:hAnsi="Cambria Math"/>
            </w:rPr>
            <m:t xml:space="preserve"> + 2</m:t>
          </w:ins>
        </m:r>
        <m:sSubSup>
          <m:sSubSupPr>
            <m:ctrlPr>
              <w:ins w:id="987" w:author="DIEGO PÉREZ LAVARÍAS" w:date="2020-05-23T15:31:00Z">
                <w:rPr>
                  <w:rFonts w:ascii="Cambria Math" w:hAnsi="Cambria Math"/>
                  <w:i/>
                </w:rPr>
              </w:ins>
            </m:ctrlPr>
          </m:sSubSupPr>
          <m:e>
            <m:r>
              <w:ins w:id="988" w:author="DIEGO PÉREZ LAVARÍAS" w:date="2020-05-23T15:31:00Z">
                <w:rPr>
                  <w:rFonts w:ascii="Cambria Math" w:hAnsi="Cambria Math"/>
                </w:rPr>
                <m:t>q</m:t>
              </w:ins>
            </m:r>
          </m:e>
          <m:sub>
            <m:r>
              <w:ins w:id="989" w:author="DIEGO PÉREZ LAVARÍAS" w:date="2020-05-23T15:32:00Z">
                <w:rPr>
                  <w:rFonts w:ascii="Cambria Math" w:hAnsi="Cambria Math"/>
                </w:rPr>
                <m:t>4</m:t>
              </w:ins>
            </m:r>
          </m:sub>
          <m:sup>
            <m:r>
              <w:ins w:id="990" w:author="DIEGO PÉREZ LAVARÍAS" w:date="2020-05-23T15:31:00Z">
                <w:rPr>
                  <w:rFonts w:ascii="Cambria Math" w:hAnsi="Cambria Math"/>
                </w:rPr>
                <m:t>2</m:t>
              </w:ins>
            </m:r>
          </m:sup>
        </m:sSubSup>
        <m:r>
          <w:ins w:id="991" w:author="DIEGO PÉREZ LAVARÍAS" w:date="2020-05-23T15:31:00Z">
            <w:rPr>
              <w:rFonts w:ascii="Cambria Math" w:hAnsi="Cambria Math"/>
            </w:rPr>
            <m:t xml:space="preserve"> - 1</m:t>
          </w:ins>
        </m:r>
        <m:r>
          <w:ins w:id="992" w:author="DIEGO PÉREZ LAVARÍAS" w:date="2020-05-23T15:31:00Z">
            <w:rPr>
              <w:rFonts w:ascii="Cambria Math" w:hAnsi="Cambria Math"/>
              <w:rPrChange w:id="993" w:author="DIEGO PÉREZ LAVARÍAS" w:date="2020-05-23T15:34:00Z">
                <w:rPr>
                  <w:rFonts w:ascii="Cambria Math" w:hAnsi="Cambria Math"/>
                </w:rPr>
              </w:rPrChange>
            </w:rPr>
            <m:t>)</m:t>
          </w:ins>
        </m:r>
      </m:oMath>
      <w:ins w:id="994" w:author="DIEGO PÉREZ LAVARÍAS" w:date="2020-05-23T15:34:00Z">
        <w:r>
          <w:rPr>
            <w:rFonts w:eastAsiaTheme="minorEastAsia"/>
          </w:rPr>
          <w:tab/>
        </w:r>
      </w:ins>
      <w:ins w:id="995" w:author="DIEGO PÉREZ LAVARÍAS" w:date="2020-05-23T15:35:00Z">
        <w:r>
          <w:rPr>
            <w:rFonts w:eastAsiaTheme="minorEastAsia"/>
          </w:rPr>
          <w:t xml:space="preserve">                  </w:t>
        </w:r>
      </w:ins>
      <w:ins w:id="996" w:author="DIEGO PÉREZ LAVARÍAS" w:date="2020-05-23T15:36:00Z">
        <w:r>
          <w:rPr>
            <w:rFonts w:eastAsiaTheme="minorEastAsia"/>
          </w:rPr>
          <w:t xml:space="preserve"> </w:t>
        </w:r>
      </w:ins>
      <w:ins w:id="997" w:author="DIEGO PÉREZ LAVARÍAS" w:date="2020-05-23T15:37:00Z">
        <w:r w:rsidR="00FA0E0F">
          <w:rPr>
            <w:rFonts w:eastAsiaTheme="minorEastAsia"/>
          </w:rPr>
          <w:t xml:space="preserve">             </w:t>
        </w:r>
      </w:ins>
      <w:ins w:id="998" w:author="DIEGO PÉREZ LAVARÍAS" w:date="2020-05-23T15:34:00Z">
        <w:r w:rsidRPr="007459D1">
          <w:rPr>
            <w:rFonts w:eastAsiaTheme="minorEastAsia"/>
            <w:b/>
            <w:bCs/>
            <w:sz w:val="18"/>
            <w:szCs w:val="20"/>
            <w:rPrChange w:id="999" w:author="DIEGO PÉREZ LAVARÍAS" w:date="2020-05-23T15:35:00Z">
              <w:rPr>
                <w:rFonts w:eastAsiaTheme="minorEastAsia"/>
              </w:rPr>
            </w:rPrChange>
          </w:rPr>
          <w:t>(3.4)</w:t>
        </w:r>
      </w:ins>
    </w:p>
    <w:p w14:paraId="49AD47A1" w14:textId="17A1C8ED" w:rsidR="000B6324" w:rsidRDefault="000B6324" w:rsidP="007459D1">
      <w:pPr>
        <w:jc w:val="left"/>
        <w:rPr>
          <w:ins w:id="1000" w:author="DIEGO PÉREZ LAVARÍAS" w:date="2020-05-23T15:37:00Z"/>
          <w:rFonts w:eastAsiaTheme="minorEastAsia"/>
          <w:b/>
          <w:bCs/>
          <w:sz w:val="18"/>
          <w:szCs w:val="20"/>
        </w:rPr>
      </w:pPr>
    </w:p>
    <w:p w14:paraId="34A5F2FB" w14:textId="5D675A94" w:rsidR="000B6324" w:rsidRDefault="000B6324" w:rsidP="007459D1">
      <w:pPr>
        <w:jc w:val="left"/>
        <w:rPr>
          <w:ins w:id="1001" w:author="DIEGO PÉREZ LAVARÍAS" w:date="2020-05-23T15:37:00Z"/>
          <w:rFonts w:eastAsiaTheme="minorEastAsia"/>
          <w:b/>
          <w:bCs/>
          <w:sz w:val="18"/>
          <w:szCs w:val="20"/>
        </w:rPr>
      </w:pPr>
    </w:p>
    <w:p w14:paraId="610ABFF9" w14:textId="747395FC" w:rsidR="000B6324" w:rsidRDefault="000B6324" w:rsidP="007459D1">
      <w:pPr>
        <w:jc w:val="left"/>
        <w:rPr>
          <w:ins w:id="1002" w:author="DIEGO PÉREZ LAVARÍAS" w:date="2020-05-23T15:37:00Z"/>
          <w:rFonts w:eastAsiaTheme="minorEastAsia"/>
          <w:b/>
          <w:bCs/>
          <w:sz w:val="18"/>
          <w:szCs w:val="20"/>
        </w:rPr>
      </w:pPr>
    </w:p>
    <w:p w14:paraId="114DDF48" w14:textId="737B9502" w:rsidR="000B6324" w:rsidRDefault="000B6324" w:rsidP="007459D1">
      <w:pPr>
        <w:jc w:val="left"/>
        <w:rPr>
          <w:ins w:id="1003" w:author="DIEGO PÉREZ LAVARÍAS" w:date="2020-05-23T15:37:00Z"/>
          <w:rFonts w:eastAsiaTheme="minorEastAsia"/>
          <w:b/>
          <w:bCs/>
          <w:sz w:val="18"/>
          <w:szCs w:val="20"/>
        </w:rPr>
      </w:pPr>
    </w:p>
    <w:p w14:paraId="67107558" w14:textId="7D72A87A" w:rsidR="000B6324" w:rsidRDefault="000B6324" w:rsidP="007459D1">
      <w:pPr>
        <w:jc w:val="left"/>
        <w:rPr>
          <w:ins w:id="1004" w:author="DIEGO PÉREZ LAVARÍAS" w:date="2020-05-23T15:37:00Z"/>
          <w:rFonts w:eastAsiaTheme="minorEastAsia"/>
          <w:b/>
          <w:bCs/>
          <w:sz w:val="18"/>
          <w:szCs w:val="20"/>
        </w:rPr>
      </w:pPr>
    </w:p>
    <w:p w14:paraId="32B645A9" w14:textId="378C7F3F" w:rsidR="000B6324" w:rsidRPr="007459D1" w:rsidRDefault="000B6324">
      <w:pPr>
        <w:pStyle w:val="Ttulo2"/>
        <w:rPr>
          <w:ins w:id="1005" w:author="DIEGO PÉREZ LAVARÍAS" w:date="2020-05-22T17:02:00Z"/>
          <w:b w:val="0"/>
          <w:bCs w:val="0"/>
          <w:rPrChange w:id="1006" w:author="DIEGO PÉREZ LAVARÍAS" w:date="2020-05-23T15:35:00Z">
            <w:rPr>
              <w:ins w:id="1007" w:author="DIEGO PÉREZ LAVARÍAS" w:date="2020-05-22T17:02:00Z"/>
              <w:b/>
              <w:bCs/>
              <w:sz w:val="18"/>
              <w:szCs w:val="20"/>
            </w:rPr>
          </w:rPrChange>
        </w:rPr>
        <w:pPrChange w:id="1008" w:author="DIEGO PÉREZ LAVARÍAS" w:date="2020-05-23T15:38:00Z">
          <w:pPr>
            <w:jc w:val="center"/>
          </w:pPr>
        </w:pPrChange>
      </w:pPr>
      <w:bookmarkStart w:id="1009" w:name="_Toc41474541"/>
      <w:ins w:id="1010" w:author="DIEGO PÉREZ LAVARÍAS" w:date="2020-05-23T15:38:00Z">
        <w:r>
          <w:t>Bluetooth Low Energy (BLE)</w:t>
        </w:r>
      </w:ins>
      <w:bookmarkEnd w:id="1009"/>
    </w:p>
    <w:p w14:paraId="06E9F633" w14:textId="4C2BF4FF" w:rsidR="00155520" w:rsidRDefault="00B65485">
      <w:pPr>
        <w:jc w:val="left"/>
        <w:rPr>
          <w:ins w:id="1011" w:author="DIEGO PÉREZ LAVARÍAS" w:date="2020-05-23T15:41:00Z"/>
        </w:rPr>
      </w:pPr>
      <w:ins w:id="1012" w:author="DIEGO PÉREZ LAVARÍAS" w:date="2020-05-23T15:40:00Z">
        <w:r>
          <w:t xml:space="preserve">En este apartado se explicará </w:t>
        </w:r>
      </w:ins>
      <w:ins w:id="1013" w:author="DIEGO PÉREZ LAVARÍAS" w:date="2020-05-23T15:41:00Z">
        <w:r>
          <w:t xml:space="preserve">el protocolo de comunicación utilizado para la conexión entre el dispositivo </w:t>
        </w:r>
        <w:r w:rsidRPr="00B65485">
          <w:rPr>
            <w:i/>
            <w:iCs/>
            <w:rPrChange w:id="1014" w:author="DIEGO PÉREZ LAVARÍAS" w:date="2020-05-23T15:41:00Z">
              <w:rPr/>
            </w:rPrChange>
          </w:rPr>
          <w:t>wearable</w:t>
        </w:r>
        <w:r>
          <w:t xml:space="preserve"> y el </w:t>
        </w:r>
        <w:r w:rsidRPr="00B65485">
          <w:rPr>
            <w:i/>
            <w:iCs/>
            <w:rPrChange w:id="1015" w:author="DIEGO PÉREZ LAVARÍAS" w:date="2020-05-23T15:41:00Z">
              <w:rPr/>
            </w:rPrChange>
          </w:rPr>
          <w:t>smartphone</w:t>
        </w:r>
        <w:r>
          <w:t xml:space="preserve"> en el que se implementará la </w:t>
        </w:r>
        <w:r w:rsidR="00242A8E">
          <w:t>aplicación</w:t>
        </w:r>
        <w:r>
          <w:t>.</w:t>
        </w:r>
      </w:ins>
    </w:p>
    <w:p w14:paraId="44273C8C" w14:textId="3F787093" w:rsidR="00FB01D4" w:rsidRDefault="00242A8E">
      <w:pPr>
        <w:jc w:val="left"/>
        <w:rPr>
          <w:ins w:id="1016" w:author="DIEGO PÉREZ LAVARÍAS" w:date="2020-05-23T15:54:00Z"/>
        </w:rPr>
      </w:pPr>
      <w:ins w:id="1017" w:author="DIEGO PÉREZ LAVARÍAS" w:date="2020-05-23T15:47:00Z">
        <w:r>
          <w:t xml:space="preserve">Trata de una tecnología </w:t>
        </w:r>
        <w:r w:rsidR="0041747D">
          <w:t>de Red de Área Personal (</w:t>
        </w:r>
      </w:ins>
      <w:ins w:id="1018" w:author="DIEGO PÉREZ LAVARÍAS" w:date="2020-05-23T15:48:00Z">
        <w:r w:rsidR="0041747D">
          <w:t xml:space="preserve">PAN) e inalámbrica, dirigida especialmente a aplicaciones orientadas a la salud, ejercicio físico, seguridad y </w:t>
        </w:r>
      </w:ins>
      <w:ins w:id="1019" w:author="DIEGO PÉREZ LAVARÍAS" w:date="2020-05-23T15:49:00Z">
        <w:r w:rsidR="0041747D">
          <w:t xml:space="preserve">domótica. Sus orígenes provienen de Nokia en 2006, bajo el nombre </w:t>
        </w:r>
        <w:r w:rsidR="0041747D">
          <w:rPr>
            <w:i/>
            <w:iCs/>
          </w:rPr>
          <w:t xml:space="preserve">Wibree </w:t>
        </w:r>
        <w:r w:rsidR="0041747D">
          <w:rPr>
            <w:sz w:val="18"/>
            <w:szCs w:val="20"/>
          </w:rPr>
          <w:t>(2</w:t>
        </w:r>
      </w:ins>
      <w:ins w:id="1020" w:author="DIEGO PÉREZ LAVARÍAS" w:date="2020-05-23T16:18:00Z">
        <w:r w:rsidR="00772223">
          <w:rPr>
            <w:sz w:val="18"/>
            <w:szCs w:val="20"/>
          </w:rPr>
          <w:t>2</w:t>
        </w:r>
      </w:ins>
      <w:ins w:id="1021" w:author="DIEGO PÉREZ LAVARÍAS" w:date="2020-05-23T15:49:00Z">
        <w:r w:rsidR="0041747D">
          <w:rPr>
            <w:sz w:val="18"/>
            <w:szCs w:val="20"/>
          </w:rPr>
          <w:t>)</w:t>
        </w:r>
      </w:ins>
      <w:ins w:id="1022" w:author="DIEGO PÉREZ LAVARÍAS" w:date="2020-05-23T15:52:00Z">
        <w:r w:rsidR="00FB01D4">
          <w:rPr>
            <w:sz w:val="18"/>
            <w:szCs w:val="20"/>
          </w:rPr>
          <w:t xml:space="preserve"> </w:t>
        </w:r>
        <w:r w:rsidR="00FB01D4">
          <w:t>e ideado como una forma de rivalizar con Bluetooth</w:t>
        </w:r>
      </w:ins>
      <w:ins w:id="1023" w:author="DIEGO PÉREZ LAVARÍAS" w:date="2020-05-23T15:53:00Z">
        <w:r w:rsidR="00FB01D4">
          <w:t>. Finalmente, fue integrado en la especificación de Bluetooth 4.0 en 2009</w:t>
        </w:r>
      </w:ins>
      <w:ins w:id="1024" w:author="DIEGO PÉREZ LAVARÍAS" w:date="2020-05-23T15:54:00Z">
        <w:r w:rsidR="00FB01D4">
          <w:t>, bajo el nombre de Bluetooth Low Energy.</w:t>
        </w:r>
      </w:ins>
    </w:p>
    <w:p w14:paraId="4DE1B503" w14:textId="35E56862" w:rsidR="00FB01D4" w:rsidRDefault="00FB01D4">
      <w:pPr>
        <w:jc w:val="left"/>
        <w:rPr>
          <w:ins w:id="1025" w:author="DIEGO PÉREZ LAVARÍAS" w:date="2020-05-23T15:57:00Z"/>
        </w:rPr>
      </w:pPr>
      <w:ins w:id="1026" w:author="DIEGO PÉREZ LAVARÍAS" w:date="2020-05-23T15:54:00Z">
        <w:r>
          <w:t xml:space="preserve">Su principal característica, como su nombre indica, es la de funcionar con un consumo de energía muy reducido, manteniendo un rango de comunicaciones similar. Utiliza </w:t>
        </w:r>
      </w:ins>
      <w:ins w:id="1027" w:author="DIEGO PÉREZ LAVARÍAS" w:date="2020-05-23T15:55:00Z">
        <w:r>
          <w:t>la misma banda de frecuencias que el Bluetooth clásico, la de 2.4 GHz. En cuanto a seguridad, soport</w:t>
        </w:r>
      </w:ins>
      <w:ins w:id="1028" w:author="DIEGO PÉREZ LAVARÍAS" w:date="2020-05-23T15:56:00Z">
        <w:r>
          <w:t>a el sistema de cifrado AES. La mayoría de sistemas operativos móviles, así como Windows desde Windows 8, MacOS y Linux ya soportan BLE de f</w:t>
        </w:r>
      </w:ins>
      <w:ins w:id="1029" w:author="DIEGO PÉREZ LAVARÍAS" w:date="2020-05-23T15:57:00Z">
        <w:r>
          <w:t>orma nativa.</w:t>
        </w:r>
      </w:ins>
    </w:p>
    <w:p w14:paraId="3CE23EB6" w14:textId="1EF7B369" w:rsidR="00FB01D4" w:rsidRDefault="00FB01D4">
      <w:pPr>
        <w:jc w:val="left"/>
        <w:rPr>
          <w:ins w:id="1030" w:author="DIEGO PÉREZ LAVARÍAS" w:date="2020-05-23T15:58:00Z"/>
        </w:rPr>
      </w:pPr>
      <w:ins w:id="1031" w:author="DIEGO PÉREZ LAVARÍAS" w:date="2020-05-23T15:57:00Z">
        <w:r>
          <w:t>Estas caracteristicas de bajo consumo</w:t>
        </w:r>
        <w:r w:rsidR="008D0E3D">
          <w:t xml:space="preserve"> y soporte nativo en los principales siste</w:t>
        </w:r>
      </w:ins>
      <w:ins w:id="1032" w:author="DIEGO PÉREZ LAVARÍAS" w:date="2020-05-23T15:58:00Z">
        <w:r w:rsidR="008D0E3D">
          <w:t>mas, así como su bajo coste de implementación, son las que nos han hecho decidirnos a utilizar un dispositivo conectado por BLE para nuestro proyecto.</w:t>
        </w:r>
      </w:ins>
    </w:p>
    <w:p w14:paraId="1FAA9604" w14:textId="714B8D04" w:rsidR="008D0E3D" w:rsidRDefault="008D0E3D">
      <w:pPr>
        <w:jc w:val="left"/>
        <w:rPr>
          <w:ins w:id="1033" w:author="DIEGO PÉREZ LAVARÍAS" w:date="2020-05-23T15:59:00Z"/>
        </w:rPr>
      </w:pPr>
      <w:ins w:id="1034" w:author="DIEGO PÉREZ LAVARÍAS" w:date="2020-05-23T15:59:00Z">
        <w:r>
          <w:t>Entrando más en detalle en su funcionamiento, se observa que esta comunicación se basa en el uso de GATT</w:t>
        </w:r>
      </w:ins>
      <w:ins w:id="1035" w:author="DIEGO PÉREZ LAVARÍAS" w:date="2020-05-23T16:12:00Z">
        <w:r w:rsidR="00772223">
          <w:t xml:space="preserve"> </w:t>
        </w:r>
        <w:r w:rsidR="00772223">
          <w:rPr>
            <w:sz w:val="18"/>
            <w:szCs w:val="20"/>
          </w:rPr>
          <w:t>(2</w:t>
        </w:r>
      </w:ins>
      <w:ins w:id="1036" w:author="DIEGO PÉREZ LAVARÍAS" w:date="2020-05-23T16:18:00Z">
        <w:r w:rsidR="00772223">
          <w:rPr>
            <w:sz w:val="18"/>
            <w:szCs w:val="20"/>
          </w:rPr>
          <w:t>3</w:t>
        </w:r>
      </w:ins>
      <w:ins w:id="1037" w:author="DIEGO PÉREZ LAVARÍAS" w:date="2020-05-23T16:12:00Z">
        <w:r w:rsidR="00772223">
          <w:rPr>
            <w:sz w:val="18"/>
            <w:szCs w:val="20"/>
          </w:rPr>
          <w:t>)</w:t>
        </w:r>
      </w:ins>
      <w:ins w:id="1038" w:author="DIEGO PÉREZ LAVARÍAS" w:date="2020-05-23T15:59:00Z">
        <w:r>
          <w:t>.</w:t>
        </w:r>
      </w:ins>
    </w:p>
    <w:p w14:paraId="022AF6D8" w14:textId="454C7112" w:rsidR="008D0E3D" w:rsidRDefault="008D0E3D">
      <w:pPr>
        <w:jc w:val="left"/>
        <w:rPr>
          <w:ins w:id="1039" w:author="DIEGO PÉREZ LAVARÍAS" w:date="2020-05-23T15:59:00Z"/>
        </w:rPr>
      </w:pPr>
    </w:p>
    <w:p w14:paraId="209A86A7" w14:textId="65494F89" w:rsidR="008D0E3D" w:rsidRDefault="008D0E3D" w:rsidP="008D0E3D">
      <w:pPr>
        <w:pStyle w:val="Ttulo3"/>
        <w:rPr>
          <w:ins w:id="1040" w:author="DIEGO PÉREZ LAVARÍAS" w:date="2020-05-23T16:00:00Z"/>
        </w:rPr>
      </w:pPr>
      <w:bookmarkStart w:id="1041" w:name="_Toc41474542"/>
      <w:ins w:id="1042" w:author="DIEGO PÉREZ LAVARÍAS" w:date="2020-05-23T15:59:00Z">
        <w:r>
          <w:t>GATT: General Attribute Profile</w:t>
        </w:r>
      </w:ins>
      <w:bookmarkEnd w:id="1041"/>
    </w:p>
    <w:p w14:paraId="487D3307" w14:textId="04B190C1" w:rsidR="008D0E3D" w:rsidRDefault="008D0E3D" w:rsidP="008D0E3D">
      <w:pPr>
        <w:rPr>
          <w:ins w:id="1043" w:author="DIEGO PÉREZ LAVARÍAS" w:date="2020-05-23T16:03:00Z"/>
        </w:rPr>
      </w:pPr>
      <w:ins w:id="1044" w:author="DIEGO PÉREZ LAVARÍAS" w:date="2020-05-23T16:00:00Z">
        <w:r>
          <w:t>GATT define el modo en que los dispositivos BLE transfieren datos, utilizando los conceptos de Servicios y Características.</w:t>
        </w:r>
      </w:ins>
      <w:ins w:id="1045" w:author="DIEGO PÉREZ LAVARÍAS" w:date="2020-05-23T16:01:00Z">
        <w:r>
          <w:t xml:space="preserve"> La conexión entre dos dispositivos se realiza mediante una estructura de Master</w:t>
        </w:r>
      </w:ins>
      <w:ins w:id="1046" w:author="DIEGO PÉREZ LAVARÍAS" w:date="2020-05-23T16:02:00Z">
        <w:r>
          <w:t xml:space="preserve"> </w:t>
        </w:r>
      </w:ins>
      <w:ins w:id="1047" w:author="DIEGO PÉREZ LAVARÍAS" w:date="2020-05-23T16:01:00Z">
        <w:r>
          <w:t>-</w:t>
        </w:r>
      </w:ins>
      <w:ins w:id="1048" w:author="DIEGO PÉREZ LAVARÍAS" w:date="2020-05-23T16:02:00Z">
        <w:r>
          <w:t xml:space="preserve"> </w:t>
        </w:r>
      </w:ins>
      <w:ins w:id="1049" w:author="DIEGO PÉREZ LAVARÍAS" w:date="2020-05-23T16:01:00Z">
        <w:r>
          <w:t>Slave, o Cliente</w:t>
        </w:r>
      </w:ins>
      <w:ins w:id="1050" w:author="DIEGO PÉREZ LAVARÍAS" w:date="2020-05-23T16:02:00Z">
        <w:r>
          <w:t xml:space="preserve"> – Servidor. El Servidor o Máster (en este caso el smartphone) podrá conec</w:t>
        </w:r>
      </w:ins>
      <w:ins w:id="1051" w:author="DIEGO PÉREZ LAVARÍAS" w:date="2020-05-23T16:03:00Z">
        <w:r>
          <w:t>tarse a varios Clientes o periféricos.</w:t>
        </w:r>
      </w:ins>
    </w:p>
    <w:p w14:paraId="18E0BBEF" w14:textId="2057B876" w:rsidR="008D0E3D" w:rsidRDefault="008D0E3D" w:rsidP="008D0E3D">
      <w:pPr>
        <w:jc w:val="center"/>
        <w:rPr>
          <w:ins w:id="1052" w:author="DIEGO PÉREZ LAVARÍAS" w:date="2020-05-23T16:03:00Z"/>
        </w:rPr>
      </w:pPr>
      <w:ins w:id="1053" w:author="DIEGO PÉREZ LAVARÍAS" w:date="2020-05-23T16:03:00Z">
        <w:r>
          <w:rPr>
            <w:noProof/>
          </w:rPr>
          <w:drawing>
            <wp:inline distT="0" distB="0" distL="0" distR="0" wp14:anchorId="4DECEF66" wp14:editId="69DB6251">
              <wp:extent cx="4067175" cy="2143589"/>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87489" cy="2154295"/>
                      </a:xfrm>
                      <a:prstGeom prst="rect">
                        <a:avLst/>
                      </a:prstGeom>
                      <a:noFill/>
                      <a:ln>
                        <a:noFill/>
                      </a:ln>
                    </pic:spPr>
                  </pic:pic>
                </a:graphicData>
              </a:graphic>
            </wp:inline>
          </w:drawing>
        </w:r>
      </w:ins>
    </w:p>
    <w:p w14:paraId="604C4415" w14:textId="60BEB9A5" w:rsidR="008D0E3D" w:rsidRDefault="008D0E3D" w:rsidP="008D0E3D">
      <w:pPr>
        <w:jc w:val="center"/>
        <w:rPr>
          <w:ins w:id="1054" w:author="DIEGO PÉREZ LAVARÍAS" w:date="2020-05-23T16:06:00Z"/>
          <w:b/>
          <w:bCs/>
          <w:sz w:val="18"/>
          <w:szCs w:val="20"/>
        </w:rPr>
      </w:pPr>
      <w:ins w:id="1055" w:author="DIEGO PÉREZ LAVARÍAS" w:date="2020-05-23T16:03:00Z">
        <w:r>
          <w:rPr>
            <w:b/>
            <w:bCs/>
            <w:sz w:val="18"/>
            <w:szCs w:val="20"/>
          </w:rPr>
          <w:t>Figura 3.</w:t>
        </w:r>
      </w:ins>
      <w:ins w:id="1056" w:author="DIEGO PÉREZ LAVARÍAS" w:date="2020-05-23T16:06:00Z">
        <w:r>
          <w:rPr>
            <w:b/>
            <w:bCs/>
            <w:sz w:val="18"/>
            <w:szCs w:val="20"/>
          </w:rPr>
          <w:t>7</w:t>
        </w:r>
      </w:ins>
      <w:ins w:id="1057" w:author="DIEGO PÉREZ LAVARÍAS" w:date="2020-05-23T16:03:00Z">
        <w:r>
          <w:rPr>
            <w:b/>
            <w:bCs/>
            <w:sz w:val="18"/>
            <w:szCs w:val="20"/>
          </w:rPr>
          <w:t xml:space="preserve">. Topología de </w:t>
        </w:r>
      </w:ins>
      <w:ins w:id="1058" w:author="DIEGO PÉREZ LAVARÍAS" w:date="2020-05-23T16:06:00Z">
        <w:r>
          <w:rPr>
            <w:b/>
            <w:bCs/>
            <w:sz w:val="18"/>
            <w:szCs w:val="20"/>
          </w:rPr>
          <w:t>red de conexión BLE</w:t>
        </w:r>
      </w:ins>
      <w:ins w:id="1059" w:author="DIEGO PÉREZ LAVARÍAS" w:date="2020-05-23T16:12:00Z">
        <w:r w:rsidR="00772223">
          <w:rPr>
            <w:b/>
            <w:bCs/>
            <w:sz w:val="18"/>
            <w:szCs w:val="20"/>
          </w:rPr>
          <w:t xml:space="preserve"> </w:t>
        </w:r>
        <w:r w:rsidR="00772223">
          <w:rPr>
            <w:sz w:val="18"/>
            <w:szCs w:val="20"/>
          </w:rPr>
          <w:t>(2</w:t>
        </w:r>
      </w:ins>
      <w:ins w:id="1060" w:author="DIEGO PÉREZ LAVARÍAS" w:date="2020-05-23T16:18:00Z">
        <w:r w:rsidR="00772223">
          <w:rPr>
            <w:sz w:val="18"/>
            <w:szCs w:val="20"/>
          </w:rPr>
          <w:t>3</w:t>
        </w:r>
      </w:ins>
      <w:ins w:id="1061" w:author="DIEGO PÉREZ LAVARÍAS" w:date="2020-05-23T16:12:00Z">
        <w:r w:rsidR="00772223">
          <w:rPr>
            <w:sz w:val="18"/>
            <w:szCs w:val="20"/>
          </w:rPr>
          <w:t>)</w:t>
        </w:r>
      </w:ins>
    </w:p>
    <w:p w14:paraId="344FA057" w14:textId="6DC6FAE6" w:rsidR="008D0E3D" w:rsidRDefault="008D0E3D" w:rsidP="008D0E3D">
      <w:pPr>
        <w:jc w:val="center"/>
        <w:rPr>
          <w:ins w:id="1062" w:author="DIEGO PÉREZ LAVARÍAS" w:date="2020-05-23T16:06:00Z"/>
          <w:b/>
          <w:bCs/>
          <w:sz w:val="18"/>
          <w:szCs w:val="20"/>
        </w:rPr>
      </w:pPr>
    </w:p>
    <w:p w14:paraId="05944CD5" w14:textId="272504A3" w:rsidR="008D0E3D" w:rsidRDefault="008D0E3D" w:rsidP="008D0E3D">
      <w:pPr>
        <w:jc w:val="left"/>
        <w:rPr>
          <w:ins w:id="1063" w:author="DIEGO PÉREZ LAVARÍAS" w:date="2020-05-23T16:08:00Z"/>
        </w:rPr>
      </w:pPr>
      <w:ins w:id="1064" w:author="DIEGO PÉREZ LAVARÍAS" w:date="2020-05-23T16:06:00Z">
        <w:r>
          <w:t>Se hace uso de</w:t>
        </w:r>
      </w:ins>
      <w:ins w:id="1065" w:author="DIEGO PÉREZ LAVARÍAS" w:date="2020-05-23T16:07:00Z">
        <w:r>
          <w:t xml:space="preserve"> un protocolo de datos llamado ATT (Attribute Protocol), en el cual se almacenan los Servicios, Características y datos relacionados en una tabla de consulta (</w:t>
        </w:r>
      </w:ins>
      <w:ins w:id="1066" w:author="DIEGO PÉREZ LAVARÍAS" w:date="2020-05-23T16:08:00Z">
        <w:r>
          <w:rPr>
            <w:i/>
            <w:iCs/>
          </w:rPr>
          <w:t>Lookup Table)</w:t>
        </w:r>
        <w:r>
          <w:t xml:space="preserve"> simple </w:t>
        </w:r>
      </w:ins>
      <w:ins w:id="1067" w:author="DIEGO PÉREZ LAVARÍAS" w:date="2020-05-23T16:10:00Z">
        <w:r w:rsidR="00772223">
          <w:t xml:space="preserve">que usa la menor cantidad de bytes posible. Cada atributo se identifica de forma exclusiva mediante un Identificador </w:t>
        </w:r>
      </w:ins>
      <w:ins w:id="1068" w:author="DIEGO PÉREZ LAVARÍAS" w:date="2020-05-23T16:11:00Z">
        <w:r w:rsidR="00772223">
          <w:t>Único Universal (UUID)</w:t>
        </w:r>
      </w:ins>
      <w:ins w:id="1069" w:author="DIEGO PÉREZ LAVARÍAS" w:date="2020-05-23T16:19:00Z">
        <w:r w:rsidR="00E77A77">
          <w:t>, d</w:t>
        </w:r>
      </w:ins>
      <w:ins w:id="1070" w:author="DIEGO PÉREZ LAVARÍAS" w:date="2020-05-23T16:20:00Z">
        <w:r w:rsidR="00E77A77">
          <w:t>e 128 bits.</w:t>
        </w:r>
      </w:ins>
    </w:p>
    <w:p w14:paraId="6C7DD51A" w14:textId="241C5432" w:rsidR="008D0E3D" w:rsidRDefault="00772223" w:rsidP="008D0E3D">
      <w:pPr>
        <w:jc w:val="left"/>
        <w:rPr>
          <w:ins w:id="1071" w:author="DIEGO PÉREZ LAVARÍAS" w:date="2020-05-23T16:13:00Z"/>
        </w:rPr>
      </w:pPr>
      <w:ins w:id="1072" w:author="DIEGO PÉREZ LAVARÍAS" w:date="2020-05-23T16:08:00Z">
        <w:r>
          <w:t>Una vez que se ha realizado la conexión dedicada</w:t>
        </w:r>
      </w:ins>
      <w:ins w:id="1073" w:author="DIEGO PÉREZ LAVARÍAS" w:date="2020-05-23T16:09:00Z">
        <w:r>
          <w:t xml:space="preserve">, </w:t>
        </w:r>
      </w:ins>
      <w:ins w:id="1074" w:author="DIEGO PÉREZ LAVARÍAS" w:date="2020-05-23T16:13:00Z">
        <w:r>
          <w:t>comienzan las transacciones GATT.</w:t>
        </w:r>
      </w:ins>
    </w:p>
    <w:p w14:paraId="6DD6CC0A" w14:textId="645E9F94" w:rsidR="00772223" w:rsidRDefault="00772223" w:rsidP="008D0E3D">
      <w:pPr>
        <w:jc w:val="left"/>
        <w:rPr>
          <w:ins w:id="1075" w:author="DIEGO PÉREZ LAVARÍAS" w:date="2020-05-23T16:13:00Z"/>
        </w:rPr>
      </w:pPr>
    </w:p>
    <w:p w14:paraId="1D1CEC06" w14:textId="7997744C" w:rsidR="00772223" w:rsidRDefault="00772223" w:rsidP="008D0E3D">
      <w:pPr>
        <w:jc w:val="left"/>
        <w:rPr>
          <w:ins w:id="1076" w:author="DIEGO PÉREZ LAVARÍAS" w:date="2020-05-23T16:13:00Z"/>
        </w:rPr>
      </w:pPr>
    </w:p>
    <w:p w14:paraId="42558ACF" w14:textId="0EA8C6F1" w:rsidR="00772223" w:rsidRDefault="00772223" w:rsidP="008D0E3D">
      <w:pPr>
        <w:jc w:val="left"/>
        <w:rPr>
          <w:ins w:id="1077" w:author="DIEGO PÉREZ LAVARÍAS" w:date="2020-05-23T16:14:00Z"/>
        </w:rPr>
      </w:pPr>
      <w:ins w:id="1078" w:author="DIEGO PÉREZ LAVARÍAS" w:date="2020-05-23T16:13:00Z">
        <w:r>
          <w:t>El Máster BLE actuará ahora de Cliente GATT. Esto es, actúa como Máster de la comunicación y decide cúando realiza las pet</w:t>
        </w:r>
      </w:ins>
      <w:ins w:id="1079" w:author="DIEGO PÉREZ LAVARÍAS" w:date="2020-05-23T16:14:00Z">
        <w:r>
          <w:t>iciones GATT al Servidor situado en el Esclavo de la comunicación BLE.</w:t>
        </w:r>
      </w:ins>
    </w:p>
    <w:p w14:paraId="7BE4C026" w14:textId="36DCFE65" w:rsidR="00772223" w:rsidRDefault="00772223" w:rsidP="008D0E3D">
      <w:pPr>
        <w:jc w:val="left"/>
        <w:rPr>
          <w:ins w:id="1080" w:author="DIEGO PÉREZ LAVARÍAS" w:date="2020-05-23T16:14:00Z"/>
        </w:rPr>
      </w:pPr>
      <w:ins w:id="1081" w:author="DIEGO PÉREZ LAVARÍAS" w:date="2020-05-23T16:14:00Z">
        <w:r>
          <w:rPr>
            <w:noProof/>
          </w:rPr>
          <w:drawing>
            <wp:inline distT="0" distB="0" distL="0" distR="0" wp14:anchorId="59BED0C6" wp14:editId="4762DD9F">
              <wp:extent cx="5400040" cy="120840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208405"/>
                      </a:xfrm>
                      <a:prstGeom prst="rect">
                        <a:avLst/>
                      </a:prstGeom>
                      <a:noFill/>
                      <a:ln>
                        <a:noFill/>
                      </a:ln>
                    </pic:spPr>
                  </pic:pic>
                </a:graphicData>
              </a:graphic>
            </wp:inline>
          </w:drawing>
        </w:r>
      </w:ins>
    </w:p>
    <w:p w14:paraId="5718362B" w14:textId="0DFDBF92" w:rsidR="00772223" w:rsidRDefault="00772223" w:rsidP="00772223">
      <w:pPr>
        <w:jc w:val="center"/>
        <w:rPr>
          <w:ins w:id="1082" w:author="DIEGO PÉREZ LAVARÍAS" w:date="2020-05-23T16:14:00Z"/>
          <w:b/>
          <w:bCs/>
          <w:sz w:val="18"/>
          <w:szCs w:val="20"/>
        </w:rPr>
      </w:pPr>
      <w:ins w:id="1083" w:author="DIEGO PÉREZ LAVARÍAS" w:date="2020-05-23T16:14:00Z">
        <w:r>
          <w:rPr>
            <w:b/>
            <w:bCs/>
            <w:sz w:val="18"/>
            <w:szCs w:val="20"/>
          </w:rPr>
          <w:t>Figura 3.8. Transacción GATT</w:t>
        </w:r>
      </w:ins>
    </w:p>
    <w:p w14:paraId="5AAAFB43" w14:textId="6C760E28" w:rsidR="00772223" w:rsidRDefault="00772223" w:rsidP="00772223">
      <w:pPr>
        <w:jc w:val="center"/>
        <w:rPr>
          <w:ins w:id="1084" w:author="DIEGO PÉREZ LAVARÍAS" w:date="2020-05-23T16:14:00Z"/>
          <w:b/>
          <w:bCs/>
          <w:sz w:val="18"/>
          <w:szCs w:val="20"/>
        </w:rPr>
      </w:pPr>
    </w:p>
    <w:p w14:paraId="080A060D" w14:textId="6C181E11" w:rsidR="00772223" w:rsidRDefault="00772223" w:rsidP="00772223">
      <w:pPr>
        <w:jc w:val="left"/>
        <w:rPr>
          <w:ins w:id="1085" w:author="DIEGO PÉREZ LAVARÍAS" w:date="2020-05-23T16:16:00Z"/>
        </w:rPr>
      </w:pPr>
      <w:ins w:id="1086" w:author="DIEGO PÉREZ LAVARÍAS" w:date="2020-05-23T16:15:00Z">
        <w:r>
          <w:t xml:space="preserve">Los Servicios incluidos en un dispositivo BLE periférico (en nuestro caso el dispositivo WeSU) como pueden ser los </w:t>
        </w:r>
      </w:ins>
      <w:ins w:id="1087" w:author="DIEGO PÉREZ LAVARÍAS" w:date="2020-05-23T16:16:00Z">
        <w:r>
          <w:t>datos de sensores van incluidos todos en Perfiles. Un Perfil incluye varios Servicios, que a su vez incluyen las Características, como se puede ver en la figura 3.9:</w:t>
        </w:r>
      </w:ins>
    </w:p>
    <w:p w14:paraId="74465767" w14:textId="45BDD0EE" w:rsidR="00772223" w:rsidRDefault="00772223" w:rsidP="00772223">
      <w:pPr>
        <w:jc w:val="center"/>
        <w:rPr>
          <w:ins w:id="1088" w:author="DIEGO PÉREZ LAVARÍAS" w:date="2020-05-23T16:16:00Z"/>
        </w:rPr>
      </w:pPr>
      <w:ins w:id="1089" w:author="DIEGO PÉREZ LAVARÍAS" w:date="2020-05-23T16:16:00Z">
        <w:r>
          <w:rPr>
            <w:noProof/>
          </w:rPr>
          <w:drawing>
            <wp:inline distT="0" distB="0" distL="0" distR="0" wp14:anchorId="0514D14B" wp14:editId="60E17E79">
              <wp:extent cx="2371725" cy="2911445"/>
              <wp:effectExtent l="0" t="0" r="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75459" cy="2916029"/>
                      </a:xfrm>
                      <a:prstGeom prst="rect">
                        <a:avLst/>
                      </a:prstGeom>
                      <a:noFill/>
                      <a:ln>
                        <a:noFill/>
                      </a:ln>
                    </pic:spPr>
                  </pic:pic>
                </a:graphicData>
              </a:graphic>
            </wp:inline>
          </w:drawing>
        </w:r>
      </w:ins>
    </w:p>
    <w:p w14:paraId="1E0526A9" w14:textId="16779E38" w:rsidR="00772223" w:rsidRDefault="00772223" w:rsidP="00772223">
      <w:pPr>
        <w:jc w:val="center"/>
        <w:rPr>
          <w:ins w:id="1090" w:author="DIEGO PÉREZ LAVARÍAS" w:date="2020-05-23T16:19:00Z"/>
          <w:b/>
          <w:bCs/>
          <w:sz w:val="18"/>
          <w:szCs w:val="20"/>
        </w:rPr>
      </w:pPr>
      <w:ins w:id="1091" w:author="DIEGO PÉREZ LAVARÍAS" w:date="2020-05-23T16:17:00Z">
        <w:r>
          <w:rPr>
            <w:b/>
            <w:bCs/>
            <w:sz w:val="18"/>
            <w:szCs w:val="20"/>
          </w:rPr>
          <w:t xml:space="preserve">Figura 3.9. </w:t>
        </w:r>
      </w:ins>
      <w:ins w:id="1092" w:author="DIEGO PÉREZ LAVARÍAS" w:date="2020-05-23T16:19:00Z">
        <w:r w:rsidR="00E77A77">
          <w:rPr>
            <w:b/>
            <w:bCs/>
            <w:sz w:val="18"/>
            <w:szCs w:val="20"/>
          </w:rPr>
          <w:t>Estructura de perfiles GATT</w:t>
        </w:r>
      </w:ins>
    </w:p>
    <w:p w14:paraId="05FD98A6" w14:textId="6CD5C4A9" w:rsidR="00E77A77" w:rsidRDefault="00E77A77" w:rsidP="00772223">
      <w:pPr>
        <w:jc w:val="center"/>
        <w:rPr>
          <w:ins w:id="1093" w:author="DIEGO PÉREZ LAVARÍAS" w:date="2020-05-23T16:19:00Z"/>
          <w:b/>
          <w:bCs/>
          <w:sz w:val="18"/>
          <w:szCs w:val="20"/>
        </w:rPr>
      </w:pPr>
    </w:p>
    <w:p w14:paraId="3EF63FB5" w14:textId="1B619E00" w:rsidR="008D0E3D" w:rsidRDefault="00E77A77" w:rsidP="008D0E3D">
      <w:pPr>
        <w:rPr>
          <w:ins w:id="1094" w:author="DIEGO PÉREZ LAVARÍAS" w:date="2020-05-23T16:22:00Z"/>
        </w:rPr>
      </w:pPr>
      <w:ins w:id="1095" w:author="DIEGO PÉREZ LAVARÍAS" w:date="2020-05-23T16:20:00Z">
        <w:r>
          <w:t>Las Característi</w:t>
        </w:r>
      </w:ins>
      <w:ins w:id="1096" w:author="DIEGO PÉREZ LAVARÍAS" w:date="2020-05-23T16:21:00Z">
        <w:r>
          <w:t xml:space="preserve">cas son el concepto de nivel más bajo, donde se encapsulan los datos finales, como datos de sensores. Para identificar una </w:t>
        </w:r>
      </w:ins>
      <w:ins w:id="1097" w:author="DIEGO PÉREZ LAVARÍAS" w:date="2020-05-23T16:22:00Z">
        <w:r>
          <w:t>c</w:t>
        </w:r>
      </w:ins>
      <w:ins w:id="1098" w:author="DIEGO PÉREZ LAVARÍAS" w:date="2020-05-23T16:21:00Z">
        <w:r>
          <w:t xml:space="preserve">aracterística, se utilizan Descriptores, </w:t>
        </w:r>
      </w:ins>
      <w:ins w:id="1099" w:author="DIEGO PÉREZ LAVARÍAS" w:date="2020-05-23T16:22:00Z">
        <w:r>
          <w:t>que describen el valor de dicha característica.</w:t>
        </w:r>
      </w:ins>
    </w:p>
    <w:p w14:paraId="0AF7398C" w14:textId="0CC0A55A" w:rsidR="00E77A77" w:rsidRDefault="00E77A77">
      <w:pPr>
        <w:rPr>
          <w:ins w:id="1100" w:author="DIEGO PÉREZ LAVARÍAS" w:date="2020-05-25T12:29:00Z"/>
        </w:rPr>
      </w:pPr>
      <w:ins w:id="1101" w:author="DIEGO PÉREZ LAVARÍAS" w:date="2020-05-23T16:22:00Z">
        <w:r>
          <w:t xml:space="preserve">Adaptándolo a nuestro proyecto, </w:t>
        </w:r>
      </w:ins>
      <w:ins w:id="1102" w:author="DIEGO PÉREZ LAVARÍAS" w:date="2020-05-23T16:23:00Z">
        <w:r>
          <w:t>los datos de los sensores de acelerómetro, giróscopo y magnet</w:t>
        </w:r>
      </w:ins>
      <w:ins w:id="1103" w:author="DIEGO PÉREZ LAVARÍAS" w:date="2020-05-23T16:24:00Z">
        <w:r w:rsidR="00D64410">
          <w:t>ó</w:t>
        </w:r>
      </w:ins>
      <w:ins w:id="1104" w:author="DIEGO PÉREZ LAVARÍAS" w:date="2020-05-23T16:23:00Z">
        <w:r>
          <w:t>metro se encuentran en características, por lo tanto tendremos que acceder al perfil adecuado, buscar el servicio que necesitamos, y encontrar el descriptor que acompaña a la característica de cada sensor. To</w:t>
        </w:r>
      </w:ins>
      <w:ins w:id="1105" w:author="DIEGO PÉREZ LAVARÍAS" w:date="2020-05-23T16:24:00Z">
        <w:r>
          <w:t>do esto, utilizando las UUID, los identificadores de cada objeto.</w:t>
        </w:r>
      </w:ins>
      <w:ins w:id="1106" w:author="DIEGO PÉREZ LAVARÍAS" w:date="2020-05-23T16:25:00Z">
        <w:r w:rsidR="00D64410">
          <w:t xml:space="preserve"> Finalmente, estas características se pasan mediante la conexión BLE utilizando Atributos GATT.</w:t>
        </w:r>
      </w:ins>
    </w:p>
    <w:p w14:paraId="559422AB" w14:textId="2F02E412" w:rsidR="00EC3988" w:rsidRDefault="00EC3988">
      <w:pPr>
        <w:rPr>
          <w:ins w:id="1107" w:author="DIEGO PÉREZ LAVARÍAS" w:date="2020-05-25T12:29:00Z"/>
        </w:rPr>
      </w:pPr>
    </w:p>
    <w:p w14:paraId="1CF45A3D" w14:textId="65368583" w:rsidR="00EC3988" w:rsidRDefault="00EC3988">
      <w:pPr>
        <w:rPr>
          <w:ins w:id="1108" w:author="DIEGO PÉREZ LAVARÍAS" w:date="2020-05-25T12:29:00Z"/>
        </w:rPr>
      </w:pPr>
    </w:p>
    <w:p w14:paraId="77ACEAFF" w14:textId="3FC034DE" w:rsidR="00EC3988" w:rsidRDefault="00EC3988">
      <w:pPr>
        <w:rPr>
          <w:ins w:id="1109" w:author="DIEGO PÉREZ LAVARÍAS" w:date="2020-05-25T12:29:00Z"/>
        </w:rPr>
      </w:pPr>
    </w:p>
    <w:p w14:paraId="4BB908C8" w14:textId="6AB0F0B0" w:rsidR="00EC3988" w:rsidRDefault="00EC3988" w:rsidP="00EC3988">
      <w:pPr>
        <w:pStyle w:val="Ttulo3"/>
        <w:rPr>
          <w:ins w:id="1110" w:author="DIEGO PÉREZ LAVARÍAS" w:date="2020-05-25T12:30:00Z"/>
        </w:rPr>
      </w:pPr>
      <w:bookmarkStart w:id="1111" w:name="_Toc41474543"/>
      <w:ins w:id="1112" w:author="DIEGO PÉREZ LAVARÍAS" w:date="2020-05-25T12:29:00Z">
        <w:r>
          <w:t>Identificad</w:t>
        </w:r>
      </w:ins>
      <w:ins w:id="1113" w:author="DIEGO PÉREZ LAVARÍAS" w:date="2020-05-25T12:30:00Z">
        <w:r>
          <w:t>ores UUID</w:t>
        </w:r>
        <w:bookmarkEnd w:id="1111"/>
      </w:ins>
    </w:p>
    <w:p w14:paraId="210E77B7" w14:textId="4601177C" w:rsidR="00EC3988" w:rsidRDefault="00EC3988" w:rsidP="00EC3988">
      <w:pPr>
        <w:rPr>
          <w:ins w:id="1114" w:author="DIEGO PÉREZ LAVARÍAS" w:date="2020-05-25T12:49:00Z"/>
        </w:rPr>
      </w:pPr>
      <w:ins w:id="1115" w:author="DIEGO PÉREZ LAVARÍAS" w:date="2020-05-25T12:30:00Z">
        <w:r>
          <w:t>UUID (</w:t>
        </w:r>
      </w:ins>
      <w:ins w:id="1116" w:author="DIEGO PÉREZ LAVARÍAS" w:date="2020-05-25T12:34:00Z">
        <w:r>
          <w:rPr>
            <w:i/>
            <w:iCs/>
          </w:rPr>
          <w:t xml:space="preserve">Universally </w:t>
        </w:r>
      </w:ins>
      <w:ins w:id="1117" w:author="DIEGO PÉREZ LAVARÍAS" w:date="2020-05-25T12:35:00Z">
        <w:r>
          <w:rPr>
            <w:i/>
            <w:iCs/>
          </w:rPr>
          <w:t xml:space="preserve">Unique Identifier) </w:t>
        </w:r>
        <w:r>
          <w:t xml:space="preserve">es un </w:t>
        </w:r>
      </w:ins>
      <w:ins w:id="1118" w:author="DIEGO PÉREZ LAVARÍAS" w:date="2020-05-25T12:43:00Z">
        <w:r w:rsidR="0035181D">
          <w:t>número de 16 bytes</w:t>
        </w:r>
      </w:ins>
      <w:ins w:id="1119" w:author="DIEGO PÉREZ LAVARÍAS" w:date="2020-05-25T12:45:00Z">
        <w:r w:rsidR="0035181D">
          <w:t xml:space="preserve"> utilizado como id</w:t>
        </w:r>
      </w:ins>
      <w:ins w:id="1120" w:author="DIEGO PÉREZ LAVARÍAS" w:date="2020-05-25T12:46:00Z">
        <w:r w:rsidR="0035181D">
          <w:t>entificador. El número de posibles UUID es de 16</w:t>
        </w:r>
        <w:r w:rsidR="0035181D">
          <w:rPr>
            <w:vertAlign w:val="superscript"/>
          </w:rPr>
          <w:t>32</w:t>
        </w:r>
        <w:r w:rsidR="0035181D">
          <w:t>, por lo que son buenos para dicha utilidad.</w:t>
        </w:r>
      </w:ins>
      <w:ins w:id="1121" w:author="DIEGO PÉREZ LAVARÍAS" w:date="2020-05-25T12:48:00Z">
        <w:r w:rsidR="0035181D">
          <w:t xml:space="preserve"> A la hora de representarlos, lo </w:t>
        </w:r>
      </w:ins>
      <w:ins w:id="1122" w:author="DIEGO PÉREZ LAVARÍAS" w:date="2020-05-25T12:49:00Z">
        <w:r w:rsidR="0035181D">
          <w:t>habitual</w:t>
        </w:r>
      </w:ins>
      <w:ins w:id="1123" w:author="DIEGO PÉREZ LAVARÍAS" w:date="2020-05-25T12:48:00Z">
        <w:r w:rsidR="0035181D">
          <w:t xml:space="preserve"> es hacerlo con 32 dígitos hexade</w:t>
        </w:r>
      </w:ins>
      <w:ins w:id="1124" w:author="DIEGO PÉREZ LAVARÍAS" w:date="2020-05-25T12:49:00Z">
        <w:r w:rsidR="0035181D">
          <w:t>cimales separados en cinco grupos</w:t>
        </w:r>
      </w:ins>
      <w:ins w:id="1125" w:author="DIEGO PÉREZ LAVARÍAS" w:date="2020-05-25T12:43:00Z">
        <w:r w:rsidR="0035181D">
          <w:t xml:space="preserve"> </w:t>
        </w:r>
      </w:ins>
      <w:ins w:id="1126" w:author="DIEGO PÉREZ LAVARÍAS" w:date="2020-05-25T12:49:00Z">
        <w:r w:rsidR="0035181D">
          <w:t>de la forma: 8-4-4-4-12.</w:t>
        </w:r>
      </w:ins>
    </w:p>
    <w:p w14:paraId="32EECC5C" w14:textId="042E6BF5" w:rsidR="0035181D" w:rsidRDefault="0035181D" w:rsidP="00EC3988">
      <w:pPr>
        <w:rPr>
          <w:ins w:id="1127" w:author="DIEGO PÉREZ LAVARÍAS" w:date="2020-05-25T12:53:00Z"/>
        </w:rPr>
      </w:pPr>
      <w:ins w:id="1128" w:author="DIEGO PÉREZ LAVARÍAS" w:date="2020-05-25T12:52:00Z">
        <w:r>
          <w:t xml:space="preserve">Este tipo de identificadores se utiliza en multitud de aplicaciones, desde </w:t>
        </w:r>
      </w:ins>
      <w:ins w:id="1129" w:author="DIEGO PÉREZ LAVARÍAS" w:date="2020-05-25T12:53:00Z">
        <w:r>
          <w:t xml:space="preserve">nuestro caso para identificar los distintos servicios y caracteristicas Bluetooth como en otro tipo de usos tributarios, </w:t>
        </w:r>
        <w:r w:rsidR="00F354D7">
          <w:t>de bases de datos, etc.</w:t>
        </w:r>
      </w:ins>
    </w:p>
    <w:p w14:paraId="03F03C99" w14:textId="7403093B" w:rsidR="00F354D7" w:rsidRDefault="00F354D7" w:rsidP="00EC3988">
      <w:pPr>
        <w:rPr>
          <w:ins w:id="1130" w:author="DIEGO PÉREZ LAVARÍAS" w:date="2020-05-25T12:59:00Z"/>
        </w:rPr>
      </w:pPr>
      <w:ins w:id="1131" w:author="DIEGO PÉREZ LAVARÍAS" w:date="2020-05-25T12:55:00Z">
        <w:r>
          <w:t>En nuestro proyecto, para acceder a los servicios vamos a necesitar los identificadores de</w:t>
        </w:r>
      </w:ins>
      <w:ins w:id="1132" w:author="DIEGO PÉREZ LAVARÍAS" w:date="2020-05-25T12:56:00Z">
        <w:r>
          <w:t xml:space="preserve"> dos servicios diferentes: el servicio de configuración de los sensores (que contiene la caracteristica de acceso a los registros y </w:t>
        </w:r>
      </w:ins>
      <w:ins w:id="1133" w:author="DIEGO PÉREZ LAVARÍAS" w:date="2020-05-25T12:57:00Z">
        <w:r>
          <w:t xml:space="preserve">para </w:t>
        </w:r>
      </w:ins>
      <w:ins w:id="1134" w:author="DIEGO PÉREZ LAVARÍAS" w:date="2020-05-25T12:58:00Z">
        <w:r>
          <w:t xml:space="preserve">configurar </w:t>
        </w:r>
      </w:ins>
      <w:ins w:id="1135" w:author="DIEGO PÉREZ LAVARÍAS" w:date="2020-05-25T12:59:00Z">
        <w:r>
          <w:t>el</w:t>
        </w:r>
      </w:ins>
      <w:ins w:id="1136" w:author="DIEGO PÉREZ LAVARÍAS" w:date="2020-05-25T12:58:00Z">
        <w:r>
          <w:t xml:space="preserve"> parámetro de frecuencia de muestreo</w:t>
        </w:r>
      </w:ins>
      <w:ins w:id="1137" w:author="DIEGO PÉREZ LAVARÍAS" w:date="2020-05-25T12:56:00Z">
        <w:r>
          <w:t xml:space="preserve"> </w:t>
        </w:r>
      </w:ins>
      <w:ins w:id="1138" w:author="DIEGO PÉREZ LAVARÍAS" w:date="2020-05-25T12:59:00Z">
        <w:r>
          <w:t>que queremos) y el servicio de lectura de los sensores (que incluye la característica donde se colocan los datos de lectura de los sensores).</w:t>
        </w:r>
      </w:ins>
    </w:p>
    <w:p w14:paraId="33861A50" w14:textId="2DEF1D19" w:rsidR="00F354D7" w:rsidRDefault="00F354D7" w:rsidP="00EC3988">
      <w:pPr>
        <w:rPr>
          <w:ins w:id="1139" w:author="DIEGO PÉREZ LAVARÍAS" w:date="2020-05-25T13:00:00Z"/>
        </w:rPr>
      </w:pPr>
      <w:ins w:id="1140" w:author="DIEGO PÉREZ LAVARÍAS" w:date="2020-05-25T13:00:00Z">
        <w:r>
          <w:t xml:space="preserve">Los UUID de dichos servicios se han extraído del manual de usuario del dispositivo WeSU </w:t>
        </w:r>
        <w:r>
          <w:rPr>
            <w:sz w:val="18"/>
            <w:szCs w:val="20"/>
          </w:rPr>
          <w:t>(8)</w:t>
        </w:r>
        <w:r>
          <w:t xml:space="preserve"> y son los siguientes:</w:t>
        </w:r>
      </w:ins>
    </w:p>
    <w:p w14:paraId="493C13E9" w14:textId="093EE213" w:rsidR="00F354D7" w:rsidRDefault="00F354D7" w:rsidP="00F354D7">
      <w:pPr>
        <w:pStyle w:val="Prrafodelista"/>
        <w:numPr>
          <w:ilvl w:val="0"/>
          <w:numId w:val="13"/>
        </w:numPr>
        <w:rPr>
          <w:ins w:id="1141" w:author="DIEGO PÉREZ LAVARÍAS" w:date="2020-05-25T13:02:00Z"/>
        </w:rPr>
      </w:pPr>
      <w:ins w:id="1142" w:author="DIEGO PÉREZ LAVARÍAS" w:date="2020-05-25T13:01:00Z">
        <w:r>
          <w:t>CONFIG SERVICE: 00000000-000F-11E1-9AB4-0002A5D5C51</w:t>
        </w:r>
      </w:ins>
      <w:ins w:id="1143" w:author="DIEGO PÉREZ LAVARÍAS" w:date="2020-05-25T13:02:00Z">
        <w:r>
          <w:t>B</w:t>
        </w:r>
      </w:ins>
    </w:p>
    <w:p w14:paraId="5CCD1202" w14:textId="7D28230E" w:rsidR="00F354D7" w:rsidRDefault="00F354D7" w:rsidP="00F354D7">
      <w:pPr>
        <w:pStyle w:val="Prrafodelista"/>
        <w:numPr>
          <w:ilvl w:val="0"/>
          <w:numId w:val="13"/>
        </w:numPr>
        <w:rPr>
          <w:ins w:id="1144" w:author="DIEGO PÉREZ LAVARÍAS" w:date="2020-05-25T13:02:00Z"/>
        </w:rPr>
      </w:pPr>
      <w:ins w:id="1145" w:author="DIEGO PÉREZ LAVARÍAS" w:date="2020-05-25T13:02:00Z">
        <w:r>
          <w:t>REGISTER ACCESS: 00000001-000F-11E1-AC36-0002A5D5C51B</w:t>
        </w:r>
      </w:ins>
    </w:p>
    <w:p w14:paraId="774EE887" w14:textId="273CBCF5" w:rsidR="00F354D7" w:rsidRDefault="00F354D7" w:rsidP="00F354D7">
      <w:pPr>
        <w:pStyle w:val="Prrafodelista"/>
        <w:numPr>
          <w:ilvl w:val="0"/>
          <w:numId w:val="13"/>
        </w:numPr>
        <w:rPr>
          <w:ins w:id="1146" w:author="DIEGO PÉREZ LAVARÍAS" w:date="2020-05-25T13:02:00Z"/>
        </w:rPr>
      </w:pPr>
      <w:ins w:id="1147" w:author="DIEGO PÉREZ LAVARÍAS" w:date="2020-05-25T13:02:00Z">
        <w:r>
          <w:t>SERVICE SENSORS DATA: 00000001-000</w:t>
        </w:r>
      </w:ins>
      <w:ins w:id="1148" w:author="DIEGO PÉREZ LAVARÍAS" w:date="2020-05-25T13:03:00Z">
        <w:r>
          <w:t>1</w:t>
        </w:r>
      </w:ins>
      <w:ins w:id="1149" w:author="DIEGO PÉREZ LAVARÍAS" w:date="2020-05-25T13:02:00Z">
        <w:r>
          <w:t>-11E1-9</w:t>
        </w:r>
      </w:ins>
      <w:ins w:id="1150" w:author="DIEGO PÉREZ LAVARÍAS" w:date="2020-05-25T13:03:00Z">
        <w:r>
          <w:t>AB4</w:t>
        </w:r>
      </w:ins>
      <w:ins w:id="1151" w:author="DIEGO PÉREZ LAVARÍAS" w:date="2020-05-25T13:02:00Z">
        <w:r>
          <w:t>-0002A5D5C51B</w:t>
        </w:r>
      </w:ins>
    </w:p>
    <w:p w14:paraId="07D5C474" w14:textId="60AA0928" w:rsidR="00F354D7" w:rsidRDefault="00F354D7" w:rsidP="00F354D7">
      <w:pPr>
        <w:pStyle w:val="Prrafodelista"/>
        <w:numPr>
          <w:ilvl w:val="0"/>
          <w:numId w:val="13"/>
        </w:numPr>
        <w:rPr>
          <w:ins w:id="1152" w:author="DIEGO PÉREZ LAVARÍAS" w:date="2020-05-25T13:03:00Z"/>
        </w:rPr>
      </w:pPr>
      <w:ins w:id="1153" w:author="DIEGO PÉREZ LAVARÍAS" w:date="2020-05-25T13:03:00Z">
        <w:r>
          <w:t>CHARACTERISTIC SENSORS DATA: 00E0-000</w:t>
        </w:r>
        <w:r w:rsidR="005A0112">
          <w:t>1-</w:t>
        </w:r>
        <w:r>
          <w:t>11E1-</w:t>
        </w:r>
        <w:r w:rsidR="005A0112">
          <w:t>AC36</w:t>
        </w:r>
        <w:r>
          <w:t>-0002A5D5C51B</w:t>
        </w:r>
      </w:ins>
    </w:p>
    <w:p w14:paraId="762E2EE7" w14:textId="0B1B69D9" w:rsidR="005A0112" w:rsidRDefault="005A0112" w:rsidP="00F354D7">
      <w:pPr>
        <w:pStyle w:val="Prrafodelista"/>
        <w:numPr>
          <w:ilvl w:val="0"/>
          <w:numId w:val="13"/>
        </w:numPr>
        <w:rPr>
          <w:ins w:id="1154" w:author="DIEGO PÉREZ LAVARÍAS" w:date="2020-05-25T13:04:00Z"/>
        </w:rPr>
      </w:pPr>
      <w:ins w:id="1155" w:author="DIEGO PÉREZ LAVARÍAS" w:date="2020-05-25T13:03:00Z">
        <w:r>
          <w:t xml:space="preserve">DESCRIPTOR: </w:t>
        </w:r>
      </w:ins>
      <w:ins w:id="1156" w:author="DIEGO PÉREZ LAVARÍAS" w:date="2020-05-25T13:04:00Z">
        <w:r>
          <w:t>00002902-0000-1000-8000-00805F9B34FB</w:t>
        </w:r>
      </w:ins>
    </w:p>
    <w:p w14:paraId="35B85A89" w14:textId="178106C7" w:rsidR="005A0112" w:rsidRPr="00F354D7" w:rsidRDefault="005A0112">
      <w:pPr>
        <w:rPr>
          <w:ins w:id="1157" w:author="DIEGO PÉREZ LAVARÍAS" w:date="2020-05-23T15:56:00Z"/>
        </w:rPr>
        <w:pPrChange w:id="1158" w:author="DIEGO PÉREZ LAVARÍAS" w:date="2020-05-25T13:04:00Z">
          <w:pPr>
            <w:jc w:val="left"/>
          </w:pPr>
        </w:pPrChange>
      </w:pPr>
    </w:p>
    <w:p w14:paraId="2D421F14" w14:textId="77777777" w:rsidR="00FB01D4" w:rsidRPr="00FB01D4" w:rsidRDefault="00FB01D4">
      <w:pPr>
        <w:jc w:val="left"/>
        <w:rPr>
          <w:ins w:id="1159" w:author="DIEGO PÉREZ LAVARÍAS" w:date="2020-05-19T15:58:00Z"/>
          <w:rPrChange w:id="1160" w:author="DIEGO PÉREZ LAVARÍAS" w:date="2020-05-23T15:52:00Z">
            <w:rPr>
              <w:ins w:id="1161" w:author="DIEGO PÉREZ LAVARÍAS" w:date="2020-05-19T15:58:00Z"/>
              <w:b/>
              <w:bCs/>
            </w:rPr>
          </w:rPrChange>
        </w:rPr>
        <w:pPrChange w:id="1162" w:author="DIEGO PÉREZ LAVARÍAS" w:date="2020-05-22T17:02:00Z">
          <w:pPr>
            <w:jc w:val="center"/>
          </w:pPr>
        </w:pPrChange>
      </w:pPr>
    </w:p>
    <w:p w14:paraId="0463C696" w14:textId="20A92710" w:rsidR="00AF3217" w:rsidRDefault="00661457">
      <w:pPr>
        <w:pStyle w:val="Ttulo1"/>
        <w:ind w:left="708" w:hanging="708"/>
        <w:rPr>
          <w:ins w:id="1163" w:author="DIEGO PÉREZ LAVARÍAS" w:date="2020-05-19T15:58:00Z"/>
        </w:rPr>
        <w:pPrChange w:id="1164" w:author="DIEGO PÉREZ LAVARÍAS" w:date="2020-05-25T13:21:00Z">
          <w:pPr>
            <w:jc w:val="center"/>
          </w:pPr>
        </w:pPrChange>
      </w:pPr>
      <w:bookmarkStart w:id="1165" w:name="_Toc41474544"/>
      <w:ins w:id="1166" w:author="DIEGO PÉREZ LAVARÍAS" w:date="2020-05-25T13:21:00Z">
        <w:r>
          <w:lastRenderedPageBreak/>
          <w:t>Desarrollo de la aplicación</w:t>
        </w:r>
      </w:ins>
      <w:bookmarkEnd w:id="1165"/>
    </w:p>
    <w:p w14:paraId="279727D9" w14:textId="7BE14932" w:rsidR="00661457" w:rsidRDefault="00661457" w:rsidP="00661457">
      <w:pPr>
        <w:rPr>
          <w:ins w:id="1167" w:author="DIEGO PÉREZ LAVARÍAS" w:date="2020-05-27T16:46:00Z"/>
        </w:rPr>
      </w:pPr>
      <w:ins w:id="1168" w:author="DIEGO PÉREZ LAVARÍAS" w:date="2020-05-25T13:23:00Z">
        <w:r>
          <w:t>En este capítulo se</w:t>
        </w:r>
      </w:ins>
      <w:ins w:id="1169" w:author="DIEGO PÉREZ LAVARÍAS" w:date="2020-05-25T13:24:00Z">
        <w:r>
          <w:t xml:space="preserve"> describirá el desarrollo de la aplicación en la que implementaremos nuestro proyecto, comenzando con el diagrama de bloques en el que nos hemos basado, siguiendo con </w:t>
        </w:r>
      </w:ins>
      <w:ins w:id="1170" w:author="DIEGO PÉREZ LAVARÍAS" w:date="2020-05-25T13:25:00Z">
        <w:r>
          <w:t>el diseño de la aplicación y acabando con la descripción del código.</w:t>
        </w:r>
      </w:ins>
    </w:p>
    <w:p w14:paraId="7BF4A9D4" w14:textId="64B08BE2" w:rsidR="00661457" w:rsidRDefault="00712B29" w:rsidP="00661457">
      <w:pPr>
        <w:rPr>
          <w:ins w:id="1171" w:author="DIEGO PÉREZ LAVARÍAS" w:date="2020-05-27T16:47:00Z"/>
        </w:rPr>
      </w:pPr>
      <w:ins w:id="1172" w:author="DIEGO PÉREZ LAVARÍAS" w:date="2020-05-27T16:47:00Z">
        <w:r>
          <w:t xml:space="preserve">En el Anexo 2 se incluyen las clases y librerías para desarrolladores que se han utilizado en este proyecto. </w:t>
        </w:r>
      </w:ins>
    </w:p>
    <w:p w14:paraId="63F34327" w14:textId="77777777" w:rsidR="006514EE" w:rsidRDefault="006514EE" w:rsidP="00661457">
      <w:pPr>
        <w:rPr>
          <w:ins w:id="1173" w:author="DIEGO PÉREZ LAVARÍAS" w:date="2020-05-25T13:26:00Z"/>
        </w:rPr>
      </w:pPr>
    </w:p>
    <w:p w14:paraId="6FD981C4" w14:textId="13317699" w:rsidR="00E01EF9" w:rsidRDefault="00661457">
      <w:pPr>
        <w:pStyle w:val="Ttulo2"/>
        <w:rPr>
          <w:ins w:id="1174" w:author="DIEGO PÉREZ LAVARÍAS" w:date="2020-05-25T14:03:00Z"/>
        </w:rPr>
        <w:pPrChange w:id="1175" w:author="DIEGO PÉREZ LAVARÍAS" w:date="2020-05-25T14:03:00Z">
          <w:pPr>
            <w:jc w:val="center"/>
          </w:pPr>
        </w:pPrChange>
      </w:pPr>
      <w:bookmarkStart w:id="1176" w:name="_Toc41474545"/>
      <w:ins w:id="1177" w:author="DIEGO PÉREZ LAVARÍAS" w:date="2020-05-25T13:26:00Z">
        <w:r>
          <w:t>Diagrama de bloques del proyecto</w:t>
        </w:r>
      </w:ins>
      <w:bookmarkEnd w:id="1176"/>
    </w:p>
    <w:p w14:paraId="4F9D2799" w14:textId="7847A6DE" w:rsidR="00CD6152" w:rsidRDefault="00E01EF9">
      <w:pPr>
        <w:jc w:val="center"/>
        <w:rPr>
          <w:ins w:id="1178" w:author="DIEGO PÉREZ LAVARÍAS" w:date="2020-05-19T15:58:00Z"/>
        </w:rPr>
      </w:pPr>
      <w:ins w:id="1179" w:author="DIEGO PÉREZ LAVARÍAS" w:date="2020-05-25T14:03:00Z">
        <w:r>
          <w:rPr>
            <w:noProof/>
          </w:rPr>
          <w:drawing>
            <wp:inline distT="0" distB="0" distL="0" distR="0" wp14:anchorId="2D299559" wp14:editId="6FCF2191">
              <wp:extent cx="5400040" cy="2714625"/>
              <wp:effectExtent l="0" t="0" r="0" b="9525"/>
              <wp:docPr id="41" name="Imagen 4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squema1.png"/>
                      <pic:cNvPicPr/>
                    </pic:nvPicPr>
                    <pic:blipFill rotWithShape="1">
                      <a:blip r:embed="rId43">
                        <a:extLst>
                          <a:ext uri="{28A0092B-C50C-407E-A947-70E740481C1C}">
                            <a14:useLocalDpi xmlns:a14="http://schemas.microsoft.com/office/drawing/2010/main" val="0"/>
                          </a:ext>
                        </a:extLst>
                      </a:blip>
                      <a:srcRect t="7761" b="25211"/>
                      <a:stretch/>
                    </pic:blipFill>
                    <pic:spPr bwMode="auto">
                      <a:xfrm>
                        <a:off x="0" y="0"/>
                        <a:ext cx="5400040" cy="2714625"/>
                      </a:xfrm>
                      <a:prstGeom prst="rect">
                        <a:avLst/>
                      </a:prstGeom>
                      <a:ln>
                        <a:noFill/>
                      </a:ln>
                      <a:extLst>
                        <a:ext uri="{53640926-AAD7-44D8-BBD7-CCE9431645EC}">
                          <a14:shadowObscured xmlns:a14="http://schemas.microsoft.com/office/drawing/2010/main"/>
                        </a:ext>
                      </a:extLst>
                    </pic:spPr>
                  </pic:pic>
                </a:graphicData>
              </a:graphic>
            </wp:inline>
          </w:drawing>
        </w:r>
      </w:ins>
    </w:p>
    <w:p w14:paraId="6CF82760" w14:textId="3914A463" w:rsidR="00AF3217" w:rsidRDefault="00CD6152">
      <w:pPr>
        <w:jc w:val="center"/>
        <w:rPr>
          <w:ins w:id="1180" w:author="DIEGO PÉREZ LAVARÍAS" w:date="2020-05-25T14:02:00Z"/>
          <w:b/>
          <w:bCs/>
          <w:sz w:val="18"/>
          <w:szCs w:val="20"/>
        </w:rPr>
      </w:pPr>
      <w:ins w:id="1181" w:author="DIEGO PÉREZ LAVARÍAS" w:date="2020-05-25T14:00:00Z">
        <w:r>
          <w:rPr>
            <w:b/>
            <w:bCs/>
            <w:sz w:val="18"/>
            <w:szCs w:val="20"/>
          </w:rPr>
          <w:t>Figura 4.1. Esquema ge</w:t>
        </w:r>
      </w:ins>
      <w:ins w:id="1182" w:author="DIEGO PÉREZ LAVARÍAS" w:date="2020-05-25T14:01:00Z">
        <w:r>
          <w:rPr>
            <w:b/>
            <w:bCs/>
            <w:sz w:val="18"/>
            <w:szCs w:val="20"/>
          </w:rPr>
          <w:t>neral del proyecto</w:t>
        </w:r>
      </w:ins>
    </w:p>
    <w:p w14:paraId="67F334AB" w14:textId="783861A1" w:rsidR="00CD6152" w:rsidRDefault="00CD6152">
      <w:pPr>
        <w:jc w:val="center"/>
        <w:rPr>
          <w:ins w:id="1183" w:author="DIEGO PÉREZ LAVARÍAS" w:date="2020-05-25T14:02:00Z"/>
          <w:b/>
          <w:bCs/>
          <w:sz w:val="18"/>
          <w:szCs w:val="20"/>
        </w:rPr>
      </w:pPr>
    </w:p>
    <w:p w14:paraId="260651B4" w14:textId="6F8E797B" w:rsidR="00CD6152" w:rsidRDefault="00CD6152" w:rsidP="00CD6152">
      <w:pPr>
        <w:jc w:val="left"/>
        <w:rPr>
          <w:ins w:id="1184" w:author="DIEGO PÉREZ LAVARÍAS" w:date="2020-05-27T12:22:00Z"/>
        </w:rPr>
      </w:pPr>
      <w:ins w:id="1185" w:author="DIEGO PÉREZ LAVARÍAS" w:date="2020-05-25T14:02:00Z">
        <w:r>
          <w:t>Como vemos en la figura 4.1, la idea</w:t>
        </w:r>
      </w:ins>
      <w:ins w:id="1186" w:author="DIEGO PÉREZ LAVARÍAS" w:date="2020-05-25T14:04:00Z">
        <w:r w:rsidR="00321C73">
          <w:t xml:space="preserve"> del proyecto</w:t>
        </w:r>
      </w:ins>
      <w:ins w:id="1187" w:author="DIEGO PÉREZ LAVARÍAS" w:date="2020-05-25T14:02:00Z">
        <w:r>
          <w:t xml:space="preserve"> es tomar los datos en el dispositivo </w:t>
        </w:r>
        <w:r w:rsidRPr="00321C73">
          <w:rPr>
            <w:i/>
            <w:iCs/>
            <w:rPrChange w:id="1188" w:author="DIEGO PÉREZ LAVARÍAS" w:date="2020-05-25T14:04:00Z">
              <w:rPr/>
            </w:rPrChange>
          </w:rPr>
          <w:t>wearable</w:t>
        </w:r>
        <w:r>
          <w:t xml:space="preserve"> y enviarlos por BLE al smartphone, donde estará la aplicación en la qu</w:t>
        </w:r>
      </w:ins>
      <w:ins w:id="1189" w:author="DIEGO PÉREZ LAVARÍAS" w:date="2020-05-25T14:03:00Z">
        <w:r>
          <w:t xml:space="preserve">e se implementará el análisis de esos datos. </w:t>
        </w:r>
      </w:ins>
    </w:p>
    <w:p w14:paraId="47D76157" w14:textId="79A84A07" w:rsidR="00FD34B4" w:rsidRDefault="00FD34B4" w:rsidP="00CD6152">
      <w:pPr>
        <w:jc w:val="left"/>
        <w:rPr>
          <w:ins w:id="1190" w:author="DIEGO PÉREZ LAVARÍAS" w:date="2020-05-27T12:22:00Z"/>
        </w:rPr>
      </w:pPr>
    </w:p>
    <w:p w14:paraId="482CE5AE" w14:textId="424F29B5" w:rsidR="00FD34B4" w:rsidRDefault="00FD34B4" w:rsidP="00FD34B4">
      <w:pPr>
        <w:pStyle w:val="Ttulo2"/>
        <w:rPr>
          <w:ins w:id="1191" w:author="DIEGO PÉREZ LAVARÍAS" w:date="2020-05-27T12:22:00Z"/>
        </w:rPr>
      </w:pPr>
      <w:ins w:id="1192" w:author="DIEGO PÉREZ LAVARÍAS" w:date="2020-05-27T12:22:00Z">
        <w:r>
          <w:t>Diagrama de bloques software</w:t>
        </w:r>
      </w:ins>
    </w:p>
    <w:p w14:paraId="71FFE76F" w14:textId="37994E25" w:rsidR="00FD34B4" w:rsidRDefault="008811EB" w:rsidP="008811EB">
      <w:pPr>
        <w:jc w:val="center"/>
        <w:rPr>
          <w:ins w:id="1193" w:author="DIEGO PÉREZ LAVARÍAS" w:date="2020-05-27T12:38:00Z"/>
        </w:rPr>
      </w:pPr>
      <w:ins w:id="1194" w:author="DIEGO PÉREZ LAVARÍAS" w:date="2020-05-27T12:37:00Z">
        <w:r>
          <w:rPr>
            <w:noProof/>
          </w:rPr>
          <w:lastRenderedPageBreak/>
          <w:drawing>
            <wp:inline distT="0" distB="0" distL="0" distR="0" wp14:anchorId="211A23ED" wp14:editId="612084F3">
              <wp:extent cx="5400040" cy="3766820"/>
              <wp:effectExtent l="0" t="0" r="0" b="5080"/>
              <wp:docPr id="39" name="Imagen 3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aSoft.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3766820"/>
                      </a:xfrm>
                      <a:prstGeom prst="rect">
                        <a:avLst/>
                      </a:prstGeom>
                    </pic:spPr>
                  </pic:pic>
                </a:graphicData>
              </a:graphic>
            </wp:inline>
          </w:drawing>
        </w:r>
      </w:ins>
    </w:p>
    <w:p w14:paraId="0F57C28D" w14:textId="6FEBB55D" w:rsidR="008811EB" w:rsidRDefault="008811EB" w:rsidP="008811EB">
      <w:pPr>
        <w:jc w:val="center"/>
        <w:rPr>
          <w:ins w:id="1195" w:author="DIEGO PÉREZ LAVARÍAS" w:date="2020-05-27T12:38:00Z"/>
          <w:b/>
          <w:bCs/>
          <w:sz w:val="18"/>
          <w:szCs w:val="20"/>
        </w:rPr>
      </w:pPr>
      <w:ins w:id="1196" w:author="DIEGO PÉREZ LAVARÍAS" w:date="2020-05-27T12:38:00Z">
        <w:r>
          <w:rPr>
            <w:b/>
            <w:bCs/>
            <w:sz w:val="18"/>
            <w:szCs w:val="20"/>
          </w:rPr>
          <w:t>Figura 4.2. Diagrama de bloques del software</w:t>
        </w:r>
      </w:ins>
    </w:p>
    <w:p w14:paraId="40999F4E" w14:textId="60814A2D" w:rsidR="008811EB" w:rsidRDefault="008811EB" w:rsidP="008811EB">
      <w:pPr>
        <w:jc w:val="center"/>
        <w:rPr>
          <w:ins w:id="1197" w:author="DIEGO PÉREZ LAVARÍAS" w:date="2020-05-27T12:38:00Z"/>
          <w:b/>
          <w:bCs/>
          <w:sz w:val="18"/>
          <w:szCs w:val="20"/>
        </w:rPr>
      </w:pPr>
    </w:p>
    <w:p w14:paraId="5B078E31" w14:textId="4BC14FC2" w:rsidR="008811EB" w:rsidRDefault="008811EB" w:rsidP="008811EB">
      <w:pPr>
        <w:jc w:val="left"/>
        <w:rPr>
          <w:ins w:id="1198" w:author="DIEGO PÉREZ LAVARÍAS" w:date="2020-05-27T12:38:00Z"/>
        </w:rPr>
      </w:pPr>
      <w:ins w:id="1199" w:author="DIEGO PÉREZ LAVARÍAS" w:date="2020-05-27T12:38:00Z">
        <w:r>
          <w:t xml:space="preserve">Se ha dividido la implementación en cinco bloques diferenciados. </w:t>
        </w:r>
      </w:ins>
    </w:p>
    <w:p w14:paraId="521DAC34" w14:textId="5E4065F9" w:rsidR="008811EB" w:rsidRDefault="008811EB" w:rsidP="008811EB">
      <w:pPr>
        <w:jc w:val="left"/>
        <w:rPr>
          <w:ins w:id="1200" w:author="DIEGO PÉREZ LAVARÍAS" w:date="2020-05-27T12:39:00Z"/>
        </w:rPr>
      </w:pPr>
      <w:ins w:id="1201" w:author="DIEGO PÉREZ LAVARÍAS" w:date="2020-05-27T12:38:00Z">
        <w:r>
          <w:t>Al iniciar la aplicación, entramos en el bl</w:t>
        </w:r>
      </w:ins>
      <w:ins w:id="1202" w:author="DIEGO PÉREZ LAVARÍAS" w:date="2020-05-27T12:39:00Z">
        <w:r>
          <w:t>oque de gestión de usuarios. Nos aparecerá la pantalla de seleccionar un usuario, si es que los hay, y un botón para registar un nuevo usuario. Una vez registrado el usuario, volveremos a la pantalla inicial para seleccionar.</w:t>
        </w:r>
      </w:ins>
    </w:p>
    <w:p w14:paraId="06EB2F35" w14:textId="15A15E67" w:rsidR="008811EB" w:rsidRDefault="008811EB" w:rsidP="008811EB">
      <w:pPr>
        <w:jc w:val="left"/>
        <w:rPr>
          <w:ins w:id="1203" w:author="DIEGO PÉREZ LAVARÍAS" w:date="2020-05-27T12:42:00Z"/>
        </w:rPr>
      </w:pPr>
      <w:ins w:id="1204" w:author="DIEGO PÉREZ LAVARÍAS" w:date="2020-05-27T12:39:00Z">
        <w:r>
          <w:t xml:space="preserve">Al seleccionar el usuario deseado, nos lleva al </w:t>
        </w:r>
      </w:ins>
      <w:ins w:id="1205" w:author="DIEGO PÉREZ LAVARÍAS" w:date="2020-05-27T12:40:00Z">
        <w:r>
          <w:t xml:space="preserve">menú principal, donde tendremos disponibles diferentes opciones, tanto propias del usuario (como gestionar los datos o editar el perfil) como de la app (ver el historial del golpes o iniciar el proceso </w:t>
        </w:r>
      </w:ins>
      <w:ins w:id="1206" w:author="DIEGO PÉREZ LAVARÍAS" w:date="2020-05-27T12:41:00Z">
        <w:r>
          <w:t xml:space="preserve">de </w:t>
        </w:r>
      </w:ins>
      <w:ins w:id="1207" w:author="DIEGO PÉREZ LAVARÍAS" w:date="2020-05-27T12:40:00Z">
        <w:r>
          <w:t>registrar uno nuevo</w:t>
        </w:r>
      </w:ins>
      <w:ins w:id="1208" w:author="DIEGO PÉREZ LAVARÍAS" w:date="2020-05-27T12:41:00Z">
        <w:r>
          <w:t xml:space="preserve">). Todas estas opciones se llevarán a cabo en este bloque excepto dos: el de registar un golpe y </w:t>
        </w:r>
      </w:ins>
      <w:ins w:id="1209" w:author="DIEGO PÉREZ LAVARÍAS" w:date="2020-05-27T12:42:00Z">
        <w:r>
          <w:t>el de ver los detalles de un golpe, al que se puede acceder desde el historial.</w:t>
        </w:r>
      </w:ins>
    </w:p>
    <w:p w14:paraId="6AAF454B" w14:textId="58233192" w:rsidR="008811EB" w:rsidRDefault="008811EB" w:rsidP="008811EB">
      <w:pPr>
        <w:jc w:val="left"/>
        <w:rPr>
          <w:ins w:id="1210" w:author="DIEGO PÉREZ LAVARÍAS" w:date="2020-05-27T12:43:00Z"/>
        </w:rPr>
      </w:pPr>
      <w:ins w:id="1211" w:author="DIEGO PÉREZ LAVARÍAS" w:date="2020-05-27T12:42:00Z">
        <w:r>
          <w:t xml:space="preserve">El proceso de registro de un nuevo golpe consta de varios pasos, comenzando por la conexión BLE con el wearable, que se lleva a cabo en el siguiente bloque. Desde aquí ya solamente se puede pasar </w:t>
        </w:r>
      </w:ins>
      <w:ins w:id="1212" w:author="DIEGO PÉREZ LAVARÍAS" w:date="2020-05-27T12:43:00Z">
        <w:r>
          <w:t>al siguiente bloque o regresar al anterior si hay algún fallo o cancelamos el proceso.</w:t>
        </w:r>
      </w:ins>
    </w:p>
    <w:p w14:paraId="4BA4C00D" w14:textId="023B358C" w:rsidR="008811EB" w:rsidRDefault="008811EB" w:rsidP="008811EB">
      <w:pPr>
        <w:jc w:val="left"/>
        <w:rPr>
          <w:ins w:id="1213" w:author="DIEGO PÉREZ LAVARÍAS" w:date="2020-05-27T12:44:00Z"/>
        </w:rPr>
      </w:pPr>
      <w:ins w:id="1214" w:author="DIEGO PÉREZ LAVARÍAS" w:date="2020-05-27T12:43:00Z">
        <w:r>
          <w:t>En el bloque de Obtencion y Ajuste ya se procede al registro del golpe, obteniendo los datos de los sensores del dispositivo WeSU, realizando unos pequeños ajustes y conversiones para poder trabajar con ellos más adela</w:t>
        </w:r>
      </w:ins>
      <w:ins w:id="1215" w:author="DIEGO PÉREZ LAVARÍAS" w:date="2020-05-27T12:44:00Z">
        <w:r>
          <w:t>nte. Cuando acaba este bloque se pasa a los detalles del golpe que se acaba de registrar (en caso de golpe individual) o al menú principal de usuario si es un registro de golpe múltiple.</w:t>
        </w:r>
      </w:ins>
    </w:p>
    <w:p w14:paraId="08AD7A95" w14:textId="34D7A7AE" w:rsidR="008811EB" w:rsidRDefault="008811EB" w:rsidP="008811EB">
      <w:pPr>
        <w:jc w:val="left"/>
        <w:rPr>
          <w:ins w:id="1216" w:author="DIEGO PÉREZ LAVARÍAS" w:date="2020-05-27T12:45:00Z"/>
        </w:rPr>
      </w:pPr>
      <w:ins w:id="1217" w:author="DIEGO PÉREZ LAVARÍAS" w:date="2020-05-27T12:44:00Z">
        <w:r>
          <w:t xml:space="preserve">A continuación, se explicará el funcionamiento y el </w:t>
        </w:r>
      </w:ins>
      <w:ins w:id="1218" w:author="DIEGO PÉREZ LAVARÍAS" w:date="2020-05-27T12:45:00Z">
        <w:r>
          <w:t>código de cada uno de los bloques implementados, además de la base de datos creada para el tratamiento de usuarios y golpes.</w:t>
        </w:r>
      </w:ins>
    </w:p>
    <w:p w14:paraId="50487B47" w14:textId="3B85119E" w:rsidR="008811EB" w:rsidRDefault="008811EB" w:rsidP="008811EB">
      <w:pPr>
        <w:jc w:val="left"/>
        <w:rPr>
          <w:ins w:id="1219" w:author="DIEGO PÉREZ LAVARÍAS" w:date="2020-05-27T12:45:00Z"/>
        </w:rPr>
      </w:pPr>
    </w:p>
    <w:p w14:paraId="7B01A21A" w14:textId="08B4B922" w:rsidR="008811EB" w:rsidRDefault="008811EB" w:rsidP="008811EB">
      <w:pPr>
        <w:jc w:val="left"/>
        <w:rPr>
          <w:ins w:id="1220" w:author="DIEGO PÉREZ LAVARÍAS" w:date="2020-05-27T12:45:00Z"/>
        </w:rPr>
      </w:pPr>
    </w:p>
    <w:p w14:paraId="182F003B" w14:textId="5E2897B8" w:rsidR="008811EB" w:rsidRDefault="008811EB" w:rsidP="008811EB">
      <w:pPr>
        <w:jc w:val="left"/>
        <w:rPr>
          <w:ins w:id="1221" w:author="DIEGO PÉREZ LAVARÍAS" w:date="2020-05-27T12:45:00Z"/>
        </w:rPr>
      </w:pPr>
    </w:p>
    <w:p w14:paraId="56516833" w14:textId="0C175E1F" w:rsidR="008811EB" w:rsidRDefault="008811EB" w:rsidP="008811EB">
      <w:pPr>
        <w:jc w:val="left"/>
        <w:rPr>
          <w:ins w:id="1222" w:author="DIEGO PÉREZ LAVARÍAS" w:date="2020-05-27T12:45:00Z"/>
        </w:rPr>
      </w:pPr>
    </w:p>
    <w:p w14:paraId="77828CD2" w14:textId="77777777" w:rsidR="008811EB" w:rsidRDefault="008811EB" w:rsidP="008811EB">
      <w:pPr>
        <w:jc w:val="left"/>
        <w:rPr>
          <w:ins w:id="1223" w:author="DIEGO PÉREZ LAVARÍAS" w:date="2020-05-27T12:45:00Z"/>
        </w:rPr>
      </w:pPr>
    </w:p>
    <w:p w14:paraId="4029B211" w14:textId="2B0E35C6" w:rsidR="008811EB" w:rsidRDefault="008811EB" w:rsidP="008811EB">
      <w:pPr>
        <w:pStyle w:val="Ttulo2"/>
        <w:rPr>
          <w:ins w:id="1224" w:author="DIEGO PÉREZ LAVARÍAS" w:date="2020-05-27T15:50:00Z"/>
        </w:rPr>
      </w:pPr>
      <w:ins w:id="1225" w:author="DIEGO PÉREZ LAVARÍAS" w:date="2020-05-27T12:45:00Z">
        <w:r>
          <w:t>Base de datos</w:t>
        </w:r>
      </w:ins>
    </w:p>
    <w:p w14:paraId="5B31B370" w14:textId="21A48754" w:rsidR="00C8331B" w:rsidRDefault="00C8331B" w:rsidP="00C8331B">
      <w:pPr>
        <w:rPr>
          <w:ins w:id="1226" w:author="DIEGO PÉREZ LAVARÍAS" w:date="2020-05-27T15:52:00Z"/>
        </w:rPr>
      </w:pPr>
      <w:ins w:id="1227" w:author="DIEGO PÉREZ LAVARÍAS" w:date="2020-05-27T15:50:00Z">
        <w:r>
          <w:t xml:space="preserve">La Base de Datos es uno de los componentes del proyecto, y realiza múltiples funciones en </w:t>
        </w:r>
      </w:ins>
      <w:ins w:id="1228" w:author="DIEGO PÉREZ LAVARÍAS" w:date="2020-05-27T15:51:00Z">
        <w:r>
          <w:t>la aplicación. Almacena todos los datos que involucran a los usuarios que se creen, así como los golpes que el usuario registre. Para registrar los golpes se toman datos cada 20ms (según hemos elegido la frecuencia de los sensores), por tanto necesitaremos otra tabla que almacene todos los datos</w:t>
        </w:r>
      </w:ins>
      <w:ins w:id="1229" w:author="DIEGO PÉREZ LAVARÍAS" w:date="2020-05-27T15:52:00Z">
        <w:r>
          <w:t xml:space="preserve"> que forman un golpe. Esta última la hemos llamado Movimientos</w:t>
        </w:r>
      </w:ins>
      <w:ins w:id="1230" w:author="DIEGO PÉREZ LAVARÍAS" w:date="2020-05-27T16:02:00Z">
        <w:r w:rsidR="00C504AF">
          <w:t>, que guarda los datos ya mencionados (datos de sensores del wearable, cada uno con 3 dimensiones), además del identificador Mov y un Timestamp para seguir el orden de los datos almacenados y poder representarlo en una gráfica.</w:t>
        </w:r>
      </w:ins>
    </w:p>
    <w:p w14:paraId="4CC99BAF" w14:textId="186623F0" w:rsidR="00C8331B" w:rsidRDefault="00C504AF" w:rsidP="00C8331B">
      <w:pPr>
        <w:rPr>
          <w:ins w:id="1231" w:author="DIEGO PÉREZ LAVARÍAS" w:date="2020-05-27T16:21:00Z"/>
        </w:rPr>
      </w:pPr>
      <w:ins w:id="1232" w:author="DIEGO PÉREZ LAVARÍAS" w:date="2020-05-27T16:11:00Z">
        <w:r>
          <w:t>La BD que se ha creado es del tipo SQLite</w:t>
        </w:r>
        <w:r w:rsidR="00A35EBD">
          <w:t xml:space="preserve">, con lo cual es una base de datos </w:t>
        </w:r>
      </w:ins>
      <w:ins w:id="1233" w:author="DIEGO PÉREZ LAVARÍAS" w:date="2020-05-27T16:12:00Z">
        <w:r w:rsidR="00A35EBD">
          <w:t>relacional, organizada en tablas con filas (registros) y columnas (campos de cada registro). Uno de e</w:t>
        </w:r>
      </w:ins>
      <w:ins w:id="1234" w:author="DIEGO PÉREZ LAVARÍAS" w:date="2020-05-27T16:13:00Z">
        <w:r w:rsidR="00A35EBD">
          <w:t xml:space="preserve">stos campos se debe elegir como campo clave. El término </w:t>
        </w:r>
      </w:ins>
      <w:ins w:id="1235" w:author="DIEGO PÉREZ LAVARÍAS" w:date="2020-05-27T16:14:00Z">
        <w:r w:rsidR="00A35EBD">
          <w:t>relacional implica que se puede</w:t>
        </w:r>
      </w:ins>
      <w:ins w:id="1236" w:author="DIEGO PÉREZ LAVARÍAS" w:date="2020-05-27T16:15:00Z">
        <w:r w:rsidR="00A35EBD">
          <w:t xml:space="preserve">n establecer relaciones entre las tablas, concretamente entre un campo de cada tabla. </w:t>
        </w:r>
      </w:ins>
      <w:ins w:id="1237" w:author="DIEGO PÉREZ LAVARÍAS" w:date="2020-05-27T16:19:00Z">
        <w:r w:rsidR="00A35EBD">
          <w:t xml:space="preserve">Estas relaciones permiten una mejor organización de los datos almacenados físicamente sin perder información. Pueden ser de tres tipos diferentes: de uno a </w:t>
        </w:r>
      </w:ins>
      <w:ins w:id="1238" w:author="DIEGO PÉREZ LAVARÍAS" w:date="2020-05-27T16:20:00Z">
        <w:r w:rsidR="00A35EBD">
          <w:t xml:space="preserve">varios (1-n), de uno a uno (1-1) y de varios a varios (n-n), pero en este proyecto solamente se necesitará el primer tipo. De esta manera, a cada </w:t>
        </w:r>
      </w:ins>
      <w:ins w:id="1239" w:author="DIEGO PÉREZ LAVARÍAS" w:date="2020-05-27T16:21:00Z">
        <w:r w:rsidR="00A35EBD">
          <w:t>registro</w:t>
        </w:r>
      </w:ins>
      <w:ins w:id="1240" w:author="DIEGO PÉREZ LAVARÍAS" w:date="2020-05-27T16:20:00Z">
        <w:r w:rsidR="00A35EBD">
          <w:t xml:space="preserve"> de la primera tabla le pueden corresponder </w:t>
        </w:r>
      </w:ins>
      <w:ins w:id="1241" w:author="DIEGO PÉREZ LAVARÍAS" w:date="2020-05-27T16:21:00Z">
        <w:r w:rsidR="00A35EBD">
          <w:t>varios casos de la segunda.</w:t>
        </w:r>
      </w:ins>
    </w:p>
    <w:p w14:paraId="217D7226" w14:textId="6FF71FC5" w:rsidR="00A35EBD" w:rsidRDefault="00A35EBD" w:rsidP="00C8331B">
      <w:pPr>
        <w:rPr>
          <w:ins w:id="1242" w:author="DIEGO PÉREZ LAVARÍAS" w:date="2020-05-27T16:29:00Z"/>
        </w:rPr>
      </w:pPr>
      <w:ins w:id="1243" w:author="DIEGO PÉREZ LAVARÍAS" w:date="2020-05-27T16:21:00Z">
        <w:r>
          <w:t xml:space="preserve">Se ha utilizado este tipo de base de datos por </w:t>
        </w:r>
      </w:ins>
      <w:ins w:id="1244" w:author="DIEGO PÉREZ LAVARÍAS" w:date="2020-05-27T16:22:00Z">
        <w:r w:rsidR="003D023A">
          <w:t>estar integrado en el software Android Studio, teniendo a nuestra disposición</w:t>
        </w:r>
      </w:ins>
      <w:ins w:id="1245" w:author="DIEGO PÉREZ LAVARÍAS" w:date="2020-05-27T16:23:00Z">
        <w:r w:rsidR="003D023A">
          <w:t xml:space="preserve"> las API que necesitaremos usar en el paquete </w:t>
        </w:r>
        <w:r w:rsidR="003D023A">
          <w:rPr>
            <w:i/>
            <w:iCs/>
          </w:rPr>
          <w:t>android.database</w:t>
        </w:r>
      </w:ins>
      <w:ins w:id="1246" w:author="DIEGO PÉREZ LAVARÍAS" w:date="2020-05-27T16:24:00Z">
        <w:r w:rsidR="003D023A">
          <w:rPr>
            <w:i/>
            <w:iCs/>
          </w:rPr>
          <w:t>.sqlite</w:t>
        </w:r>
        <w:r w:rsidR="003D023A">
          <w:t xml:space="preserve"> y creando la clase </w:t>
        </w:r>
        <w:r w:rsidR="003D023A">
          <w:rPr>
            <w:i/>
            <w:iCs/>
          </w:rPr>
          <w:t>DatabaseSQLHelper.java</w:t>
        </w:r>
        <w:r w:rsidR="003D023A">
          <w:t xml:space="preserve">. En esta clase se define la base de datos, sus tablas y los métodos que se </w:t>
        </w:r>
      </w:ins>
      <w:ins w:id="1247" w:author="DIEGO PÉREZ LAVARÍAS" w:date="2020-05-27T16:25:00Z">
        <w:r w:rsidR="003D023A">
          <w:t>deben utilizar para crear nuevos registros, actualizar los existentes o acceder a la información almacenada.</w:t>
        </w:r>
      </w:ins>
    </w:p>
    <w:p w14:paraId="768AB762" w14:textId="59C9E9E4" w:rsidR="003D023A" w:rsidRPr="003D023A" w:rsidRDefault="003D023A" w:rsidP="00C8331B">
      <w:pPr>
        <w:rPr>
          <w:ins w:id="1248" w:author="DIEGO PÉREZ LAVARÍAS" w:date="2020-05-27T12:45:00Z"/>
          <w:rPrChange w:id="1249" w:author="DIEGO PÉREZ LAVARÍAS" w:date="2020-05-27T16:24:00Z">
            <w:rPr>
              <w:ins w:id="1250" w:author="DIEGO PÉREZ LAVARÍAS" w:date="2020-05-27T12:45:00Z"/>
            </w:rPr>
          </w:rPrChange>
        </w:rPr>
        <w:pPrChange w:id="1251" w:author="DIEGO PÉREZ LAVARÍAS" w:date="2020-05-27T15:50:00Z">
          <w:pPr>
            <w:pStyle w:val="Ttulo2"/>
          </w:pPr>
        </w:pPrChange>
      </w:pPr>
      <w:ins w:id="1252" w:author="DIEGO PÉREZ LAVARÍAS" w:date="2020-05-27T16:29:00Z">
        <w:r>
          <w:t xml:space="preserve">Esos métodos implementan consultas SQL bastante simples, debido a que nuestra aplicación no necesita una base de datos compleja </w:t>
        </w:r>
      </w:ins>
      <w:ins w:id="1253" w:author="DIEGO PÉREZ LAVARÍAS" w:date="2020-05-27T16:30:00Z">
        <w:r>
          <w:t>y se ha optado por realizar una simple para acelerar las operaciones que se realicen.</w:t>
        </w:r>
      </w:ins>
    </w:p>
    <w:p w14:paraId="7F233396" w14:textId="77777777" w:rsidR="008811EB" w:rsidRPr="008811EB" w:rsidRDefault="008811EB">
      <w:pPr>
        <w:rPr>
          <w:ins w:id="1254" w:author="DIEGO PÉREZ LAVARÍAS" w:date="2020-05-27T12:45:00Z"/>
          <w:rPrChange w:id="1255" w:author="DIEGO PÉREZ LAVARÍAS" w:date="2020-05-27T12:45:00Z">
            <w:rPr>
              <w:ins w:id="1256" w:author="DIEGO PÉREZ LAVARÍAS" w:date="2020-05-27T12:45:00Z"/>
            </w:rPr>
          </w:rPrChange>
        </w:rPr>
        <w:pPrChange w:id="1257" w:author="DIEGO PÉREZ LAVARÍAS" w:date="2020-05-27T12:45:00Z">
          <w:pPr>
            <w:pStyle w:val="Ttulo2"/>
          </w:pPr>
        </w:pPrChange>
      </w:pPr>
    </w:p>
    <w:p w14:paraId="2686541B" w14:textId="5545A79A" w:rsidR="008811EB" w:rsidRDefault="00A35EBD" w:rsidP="008811EB">
      <w:pPr>
        <w:rPr>
          <w:ins w:id="1258" w:author="DIEGO PÉREZ LAVARÍAS" w:date="2020-05-27T12:46:00Z"/>
        </w:rPr>
      </w:pPr>
      <w:ins w:id="1259" w:author="DIEGO PÉREZ LAVARÍAS" w:date="2020-05-27T16:18:00Z">
        <w:r>
          <w:rPr>
            <w:b/>
            <w:bCs/>
            <w:noProof/>
            <w:sz w:val="18"/>
            <w:szCs w:val="20"/>
          </w:rPr>
          <w:drawing>
            <wp:anchor distT="0" distB="0" distL="114300" distR="114300" simplePos="0" relativeHeight="251681792" behindDoc="0" locked="0" layoutInCell="1" allowOverlap="1" wp14:anchorId="6C3B9A5B" wp14:editId="26EFED30">
              <wp:simplePos x="0" y="0"/>
              <wp:positionH relativeFrom="column">
                <wp:posOffset>2742565</wp:posOffset>
              </wp:positionH>
              <wp:positionV relativeFrom="paragraph">
                <wp:posOffset>1626870</wp:posOffset>
              </wp:positionV>
              <wp:extent cx="495300" cy="175752"/>
              <wp:effectExtent l="0" t="0" r="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ntitled Diagram.png"/>
                      <pic:cNvPicPr/>
                    </pic:nvPicPr>
                    <pic:blipFill>
                      <a:blip r:embed="rId45">
                        <a:extLst>
                          <a:ext uri="{28A0092B-C50C-407E-A947-70E740481C1C}">
                            <a14:useLocalDpi xmlns:a14="http://schemas.microsoft.com/office/drawing/2010/main" val="0"/>
                          </a:ext>
                        </a:extLst>
                      </a:blip>
                      <a:stretch>
                        <a:fillRect/>
                      </a:stretch>
                    </pic:blipFill>
                    <pic:spPr>
                      <a:xfrm>
                        <a:off x="0" y="0"/>
                        <a:ext cx="495300" cy="175752"/>
                      </a:xfrm>
                      <a:prstGeom prst="rect">
                        <a:avLst/>
                      </a:prstGeom>
                    </pic:spPr>
                  </pic:pic>
                </a:graphicData>
              </a:graphic>
              <wp14:sizeRelH relativeFrom="margin">
                <wp14:pctWidth>0</wp14:pctWidth>
              </wp14:sizeRelH>
              <wp14:sizeRelV relativeFrom="margin">
                <wp14:pctHeight>0</wp14:pctHeight>
              </wp14:sizeRelV>
            </wp:anchor>
          </w:drawing>
        </w:r>
      </w:ins>
      <w:ins w:id="1260" w:author="DIEGO PÉREZ LAVARÍAS" w:date="2020-05-27T12:48:00Z">
        <w:r w:rsidR="00DE69AB" w:rsidRPr="008811EB">
          <w:rPr>
            <w:b/>
            <w:bCs/>
            <w:noProof/>
            <w:sz w:val="18"/>
            <w:szCs w:val="20"/>
          </w:rPr>
          <mc:AlternateContent>
            <mc:Choice Requires="wps">
              <w:drawing>
                <wp:anchor distT="45720" distB="45720" distL="114300" distR="114300" simplePos="0" relativeHeight="251680768" behindDoc="0" locked="0" layoutInCell="1" allowOverlap="1" wp14:anchorId="5DC4751D" wp14:editId="6F446A44">
                  <wp:simplePos x="0" y="0"/>
                  <wp:positionH relativeFrom="leftMargin">
                    <wp:posOffset>4851400</wp:posOffset>
                  </wp:positionH>
                  <wp:positionV relativeFrom="paragraph">
                    <wp:posOffset>532130</wp:posOffset>
                  </wp:positionV>
                  <wp:extent cx="292100" cy="349250"/>
                  <wp:effectExtent l="0" t="0" r="0" b="0"/>
                  <wp:wrapNone/>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 cy="349250"/>
                          </a:xfrm>
                          <a:prstGeom prst="rect">
                            <a:avLst/>
                          </a:prstGeom>
                          <a:noFill/>
                          <a:ln w="9525">
                            <a:noFill/>
                            <a:miter lim="800000"/>
                            <a:headEnd/>
                            <a:tailEnd/>
                          </a:ln>
                        </wps:spPr>
                        <wps:txbx>
                          <w:txbxContent>
                            <w:p w14:paraId="7D08C3C3" w14:textId="77777777" w:rsidR="00C8331B" w:rsidRPr="008811EB" w:rsidRDefault="00C8331B" w:rsidP="00DE69AB">
                              <w:pPr>
                                <w:rPr>
                                  <w:b/>
                                  <w:bCs/>
                                  <w:color w:val="FF0000"/>
                                  <w:rPrChange w:id="1261" w:author="DIEGO PÉREZ LAVARÍAS" w:date="2020-05-27T12:47:00Z">
                                    <w:rPr/>
                                  </w:rPrChange>
                                </w:rPr>
                              </w:pPr>
                              <w:ins w:id="1262" w:author="DIEGO PÉREZ LAVARÍAS" w:date="2020-05-27T12:48:00Z">
                                <w:r>
                                  <w:rPr>
                                    <w:b/>
                                    <w:bCs/>
                                    <w:color w:val="FF0000"/>
                                  </w:rPr>
                                  <w:t>n</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4751D" id="_x0000_s1030" type="#_x0000_t202" style="position:absolute;left:0;text-align:left;margin-left:382pt;margin-top:41.9pt;width:23pt;height:27.5pt;z-index:2516807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" filled="f" stroked="f">
                  <v:textbox>
                    <w:txbxContent>
                      <w:p w14:paraId="7D08C3C3" w14:textId="77777777" w:rsidR="00C8331B" w:rsidRPr="008811EB" w:rsidRDefault="00C8331B" w:rsidP="00DE69AB">
                        <w:pPr>
                          <w:rPr>
                            <w:b/>
                            <w:bCs/>
                            <w:color w:val="FF0000"/>
                            <w:rPrChange w:id="1263" w:author="DIEGO PÉREZ LAVARÍAS" w:date="2020-05-27T12:47:00Z">
                              <w:rPr/>
                            </w:rPrChange>
                          </w:rPr>
                        </w:pPr>
                        <w:ins w:id="1264" w:author="DIEGO PÉREZ LAVARÍAS" w:date="2020-05-27T12:48:00Z">
                          <w:r>
                            <w:rPr>
                              <w:b/>
                              <w:bCs/>
                              <w:color w:val="FF0000"/>
                            </w:rPr>
                            <w:t>n</w:t>
                          </w:r>
                        </w:ins>
                      </w:p>
                    </w:txbxContent>
                  </v:textbox>
                  <w10:wrap anchorx="margin"/>
                </v:shape>
              </w:pict>
            </mc:Fallback>
          </mc:AlternateContent>
        </w:r>
        <w:r w:rsidR="00DE69AB" w:rsidRPr="008811EB">
          <w:rPr>
            <w:b/>
            <w:bCs/>
            <w:noProof/>
            <w:sz w:val="18"/>
            <w:szCs w:val="20"/>
          </w:rPr>
          <mc:AlternateContent>
            <mc:Choice Requires="wps">
              <w:drawing>
                <wp:anchor distT="45720" distB="45720" distL="114300" distR="114300" simplePos="0" relativeHeight="251678720" behindDoc="0" locked="0" layoutInCell="1" allowOverlap="1" wp14:anchorId="75F7AB19" wp14:editId="24A61167">
                  <wp:simplePos x="0" y="0"/>
                  <wp:positionH relativeFrom="leftMargin">
                    <wp:posOffset>2851150</wp:posOffset>
                  </wp:positionH>
                  <wp:positionV relativeFrom="paragraph">
                    <wp:posOffset>1408430</wp:posOffset>
                  </wp:positionV>
                  <wp:extent cx="292100" cy="349250"/>
                  <wp:effectExtent l="0" t="0" r="0" b="0"/>
                  <wp:wrapNone/>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 cy="349250"/>
                          </a:xfrm>
                          <a:prstGeom prst="rect">
                            <a:avLst/>
                          </a:prstGeom>
                          <a:noFill/>
                          <a:ln w="9525">
                            <a:noFill/>
                            <a:miter lim="800000"/>
                            <a:headEnd/>
                            <a:tailEnd/>
                          </a:ln>
                        </wps:spPr>
                        <wps:txbx>
                          <w:txbxContent>
                            <w:p w14:paraId="08DEE774" w14:textId="3526CA8A" w:rsidR="00C8331B" w:rsidRPr="008811EB" w:rsidRDefault="00C8331B" w:rsidP="00DE69AB">
                              <w:pPr>
                                <w:rPr>
                                  <w:b/>
                                  <w:bCs/>
                                  <w:color w:val="FF0000"/>
                                  <w:rPrChange w:id="1265" w:author="DIEGO PÉREZ LAVARÍAS" w:date="2020-05-27T12:47:00Z">
                                    <w:rPr/>
                                  </w:rPrChange>
                                </w:rPr>
                              </w:pPr>
                              <w:ins w:id="1266" w:author="DIEGO PÉREZ LAVARÍAS" w:date="2020-05-27T12:48:00Z">
                                <w:r>
                                  <w:rPr>
                                    <w:b/>
                                    <w:bCs/>
                                    <w:color w:val="FF0000"/>
                                  </w:rPr>
                                  <w:t>n</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7AB19" id="_x0000_s1031" type="#_x0000_t202" style="position:absolute;left:0;text-align:left;margin-left:224.5pt;margin-top:110.9pt;width:23pt;height:27.5pt;z-index:2516787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" filled="f" stroked="f">
                  <v:textbox>
                    <w:txbxContent>
                      <w:p w14:paraId="08DEE774" w14:textId="3526CA8A" w:rsidR="00C8331B" w:rsidRPr="008811EB" w:rsidRDefault="00C8331B" w:rsidP="00DE69AB">
                        <w:pPr>
                          <w:rPr>
                            <w:b/>
                            <w:bCs/>
                            <w:color w:val="FF0000"/>
                            <w:rPrChange w:id="1267" w:author="DIEGO PÉREZ LAVARÍAS" w:date="2020-05-27T12:47:00Z">
                              <w:rPr/>
                            </w:rPrChange>
                          </w:rPr>
                        </w:pPr>
                        <w:ins w:id="1268" w:author="DIEGO PÉREZ LAVARÍAS" w:date="2020-05-27T12:48:00Z">
                          <w:r>
                            <w:rPr>
                              <w:b/>
                              <w:bCs/>
                              <w:color w:val="FF0000"/>
                            </w:rPr>
                            <w:t>n</w:t>
                          </w:r>
                        </w:ins>
                      </w:p>
                    </w:txbxContent>
                  </v:textbox>
                  <w10:wrap anchorx="margin"/>
                </v:shape>
              </w:pict>
            </mc:Fallback>
          </mc:AlternateContent>
        </w:r>
      </w:ins>
      <w:ins w:id="1269" w:author="DIEGO PÉREZ LAVARÍAS" w:date="2020-05-27T12:47:00Z">
        <w:r w:rsidR="00DE69AB" w:rsidRPr="008811EB">
          <w:rPr>
            <w:b/>
            <w:bCs/>
            <w:noProof/>
            <w:sz w:val="18"/>
            <w:szCs w:val="20"/>
          </w:rPr>
          <mc:AlternateContent>
            <mc:Choice Requires="wps">
              <w:drawing>
                <wp:anchor distT="45720" distB="45720" distL="114300" distR="114300" simplePos="0" relativeHeight="251676672" behindDoc="0" locked="0" layoutInCell="1" allowOverlap="1" wp14:anchorId="3933A96A" wp14:editId="311691D4">
                  <wp:simplePos x="0" y="0"/>
                  <wp:positionH relativeFrom="leftMargin">
                    <wp:posOffset>4368800</wp:posOffset>
                  </wp:positionH>
                  <wp:positionV relativeFrom="paragraph">
                    <wp:posOffset>360680</wp:posOffset>
                  </wp:positionV>
                  <wp:extent cx="292100" cy="349250"/>
                  <wp:effectExtent l="0" t="0" r="0" b="0"/>
                  <wp:wrapNone/>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 cy="349250"/>
                          </a:xfrm>
                          <a:prstGeom prst="rect">
                            <a:avLst/>
                          </a:prstGeom>
                          <a:noFill/>
                          <a:ln w="9525">
                            <a:noFill/>
                            <a:miter lim="800000"/>
                            <a:headEnd/>
                            <a:tailEnd/>
                          </a:ln>
                        </wps:spPr>
                        <wps:txbx>
                          <w:txbxContent>
                            <w:p w14:paraId="2B2FDE58" w14:textId="77777777" w:rsidR="00C8331B" w:rsidRPr="008811EB" w:rsidRDefault="00C8331B" w:rsidP="00DE69AB">
                              <w:pPr>
                                <w:rPr>
                                  <w:b/>
                                  <w:bCs/>
                                  <w:color w:val="FF0000"/>
                                  <w:rPrChange w:id="1270" w:author="DIEGO PÉREZ LAVARÍAS" w:date="2020-05-27T12:47:00Z">
                                    <w:rPr/>
                                  </w:rPrChange>
                                </w:rPr>
                              </w:pPr>
                              <w:ins w:id="1271" w:author="DIEGO PÉREZ LAVARÍAS" w:date="2020-05-27T12:47:00Z">
                                <w:r>
                                  <w:rPr>
                                    <w:b/>
                                    <w:bCs/>
                                    <w:color w:val="FF0000"/>
                                  </w:rPr>
                                  <w:t>1</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3A96A" id="_x0000_s1032" type="#_x0000_t202" style="position:absolute;left:0;text-align:left;margin-left:344pt;margin-top:28.4pt;width:23pt;height:27.5pt;z-index:2516766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" filled="f" stroked="f">
                  <v:textbox>
                    <w:txbxContent>
                      <w:p w14:paraId="2B2FDE58" w14:textId="77777777" w:rsidR="00C8331B" w:rsidRPr="008811EB" w:rsidRDefault="00C8331B" w:rsidP="00DE69AB">
                        <w:pPr>
                          <w:rPr>
                            <w:b/>
                            <w:bCs/>
                            <w:color w:val="FF0000"/>
                            <w:rPrChange w:id="1272" w:author="DIEGO PÉREZ LAVARÍAS" w:date="2020-05-27T12:47:00Z">
                              <w:rPr/>
                            </w:rPrChange>
                          </w:rPr>
                        </w:pPr>
                        <w:ins w:id="1273" w:author="DIEGO PÉREZ LAVARÍAS" w:date="2020-05-27T12:47:00Z">
                          <w:r>
                            <w:rPr>
                              <w:b/>
                              <w:bCs/>
                              <w:color w:val="FF0000"/>
                            </w:rPr>
                            <w:t>1</w:t>
                          </w:r>
                        </w:ins>
                      </w:p>
                    </w:txbxContent>
                  </v:textbox>
                  <w10:wrap anchorx="margin"/>
                </v:shape>
              </w:pict>
            </mc:Fallback>
          </mc:AlternateContent>
        </w:r>
        <w:r w:rsidR="00DE69AB" w:rsidRPr="008811EB">
          <w:rPr>
            <w:b/>
            <w:bCs/>
            <w:noProof/>
            <w:sz w:val="18"/>
            <w:szCs w:val="20"/>
          </w:rPr>
          <mc:AlternateContent>
            <mc:Choice Requires="wps">
              <w:drawing>
                <wp:anchor distT="45720" distB="45720" distL="114300" distR="114300" simplePos="0" relativeHeight="251674624" behindDoc="0" locked="0" layoutInCell="1" allowOverlap="1" wp14:anchorId="1F00022E" wp14:editId="39A2D4D2">
                  <wp:simplePos x="0" y="0"/>
                  <wp:positionH relativeFrom="leftMargin">
                    <wp:posOffset>2374900</wp:posOffset>
                  </wp:positionH>
                  <wp:positionV relativeFrom="paragraph">
                    <wp:posOffset>113030</wp:posOffset>
                  </wp:positionV>
                  <wp:extent cx="292100" cy="349250"/>
                  <wp:effectExtent l="0" t="0" r="0" b="0"/>
                  <wp:wrapNone/>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 cy="349250"/>
                          </a:xfrm>
                          <a:prstGeom prst="rect">
                            <a:avLst/>
                          </a:prstGeom>
                          <a:noFill/>
                          <a:ln w="9525">
                            <a:noFill/>
                            <a:miter lim="800000"/>
                            <a:headEnd/>
                            <a:tailEnd/>
                          </a:ln>
                        </wps:spPr>
                        <wps:txbx>
                          <w:txbxContent>
                            <w:p w14:paraId="31D2092E" w14:textId="31B6E188" w:rsidR="00C8331B" w:rsidRPr="008811EB" w:rsidRDefault="00C8331B" w:rsidP="00DE69AB">
                              <w:pPr>
                                <w:rPr>
                                  <w:b/>
                                  <w:bCs/>
                                  <w:color w:val="FF0000"/>
                                  <w:rPrChange w:id="1274" w:author="DIEGO PÉREZ LAVARÍAS" w:date="2020-05-27T12:47:00Z">
                                    <w:rPr/>
                                  </w:rPrChange>
                                </w:rPr>
                              </w:pPr>
                              <w:ins w:id="1275" w:author="DIEGO PÉREZ LAVARÍAS" w:date="2020-05-27T12:47:00Z">
                                <w:r>
                                  <w:rPr>
                                    <w:b/>
                                    <w:bCs/>
                                    <w:color w:val="FF0000"/>
                                  </w:rPr>
                                  <w:t>1</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0022E" id="_x0000_s1033" type="#_x0000_t202" style="position:absolute;left:0;text-align:left;margin-left:187pt;margin-top:8.9pt;width:23pt;height:27.5pt;z-index:25167462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" filled="f" stroked="f">
                  <v:textbox>
                    <w:txbxContent>
                      <w:p w14:paraId="31D2092E" w14:textId="31B6E188" w:rsidR="00C8331B" w:rsidRPr="008811EB" w:rsidRDefault="00C8331B" w:rsidP="00DE69AB">
                        <w:pPr>
                          <w:rPr>
                            <w:b/>
                            <w:bCs/>
                            <w:color w:val="FF0000"/>
                            <w:rPrChange w:id="1276" w:author="DIEGO PÉREZ LAVARÍAS" w:date="2020-05-27T12:47:00Z">
                              <w:rPr/>
                            </w:rPrChange>
                          </w:rPr>
                        </w:pPr>
                        <w:ins w:id="1277" w:author="DIEGO PÉREZ LAVARÍAS" w:date="2020-05-27T12:47:00Z">
                          <w:r>
                            <w:rPr>
                              <w:b/>
                              <w:bCs/>
                              <w:color w:val="FF0000"/>
                            </w:rPr>
                            <w:t>1</w:t>
                          </w:r>
                        </w:ins>
                      </w:p>
                    </w:txbxContent>
                  </v:textbox>
                  <w10:wrap anchorx="margin"/>
                </v:shape>
              </w:pict>
            </mc:Fallback>
          </mc:AlternateContent>
        </w:r>
        <w:r w:rsidR="008811EB" w:rsidRPr="008811EB">
          <w:rPr>
            <w:b/>
            <w:bCs/>
            <w:noProof/>
            <w:sz w:val="18"/>
            <w:szCs w:val="20"/>
          </w:rPr>
          <mc:AlternateContent>
            <mc:Choice Requires="wps">
              <w:drawing>
                <wp:anchor distT="45720" distB="45720" distL="114300" distR="114300" simplePos="0" relativeHeight="251672576" behindDoc="0" locked="0" layoutInCell="1" allowOverlap="1" wp14:anchorId="78CF0100" wp14:editId="6EEA4A64">
                  <wp:simplePos x="0" y="0"/>
                  <wp:positionH relativeFrom="leftMargin">
                    <wp:posOffset>4908550</wp:posOffset>
                  </wp:positionH>
                  <wp:positionV relativeFrom="paragraph">
                    <wp:posOffset>189230</wp:posOffset>
                  </wp:positionV>
                  <wp:extent cx="292100" cy="349250"/>
                  <wp:effectExtent l="0" t="0" r="0" b="0"/>
                  <wp:wrapNone/>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 cy="349250"/>
                          </a:xfrm>
                          <a:prstGeom prst="rect">
                            <a:avLst/>
                          </a:prstGeom>
                          <a:noFill/>
                          <a:ln w="9525">
                            <a:noFill/>
                            <a:miter lim="800000"/>
                            <a:headEnd/>
                            <a:tailEnd/>
                          </a:ln>
                        </wps:spPr>
                        <wps:txbx>
                          <w:txbxContent>
                            <w:p w14:paraId="4C75C785" w14:textId="77777777" w:rsidR="00C8331B" w:rsidRPr="008811EB" w:rsidRDefault="00C8331B" w:rsidP="008811EB">
                              <w:pPr>
                                <w:rPr>
                                  <w:b/>
                                  <w:bCs/>
                                  <w:color w:val="FF0000"/>
                                  <w:rPrChange w:id="1278" w:author="DIEGO PÉREZ LAVARÍAS" w:date="2020-05-27T12:47:00Z">
                                    <w:rPr/>
                                  </w:rPrChange>
                                </w:rPr>
                              </w:pPr>
                              <w:ins w:id="1279" w:author="DIEGO PÉREZ LAVARÍAS" w:date="2020-05-27T12:46:00Z">
                                <w:r w:rsidRPr="008811EB">
                                  <w:rPr>
                                    <w:b/>
                                    <w:bCs/>
                                    <w:color w:val="FF0000"/>
                                    <w:rPrChange w:id="1280" w:author="DIEGO PÉREZ LAVARÍAS" w:date="2020-05-27T12:47:00Z">
                                      <w:rPr/>
                                    </w:rPrChange>
                                  </w:rPr>
                                  <w:t>C</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F0100" id="_x0000_s1034" type="#_x0000_t202" style="position:absolute;left:0;text-align:left;margin-left:386.5pt;margin-top:14.9pt;width:23pt;height:27.5pt;z-index:25167257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" filled="f" stroked="f">
                  <v:textbox>
                    <w:txbxContent>
                      <w:p w14:paraId="4C75C785" w14:textId="77777777" w:rsidR="00C8331B" w:rsidRPr="008811EB" w:rsidRDefault="00C8331B" w:rsidP="008811EB">
                        <w:pPr>
                          <w:rPr>
                            <w:b/>
                            <w:bCs/>
                            <w:color w:val="FF0000"/>
                            <w:rPrChange w:id="1281" w:author="DIEGO PÉREZ LAVARÍAS" w:date="2020-05-27T12:47:00Z">
                              <w:rPr/>
                            </w:rPrChange>
                          </w:rPr>
                        </w:pPr>
                        <w:ins w:id="1282" w:author="DIEGO PÉREZ LAVARÍAS" w:date="2020-05-27T12:46:00Z">
                          <w:r w:rsidRPr="008811EB">
                            <w:rPr>
                              <w:b/>
                              <w:bCs/>
                              <w:color w:val="FF0000"/>
                              <w:rPrChange w:id="1283" w:author="DIEGO PÉREZ LAVARÍAS" w:date="2020-05-27T12:47:00Z">
                                <w:rPr/>
                              </w:rPrChange>
                            </w:rPr>
                            <w:t>C</w:t>
                          </w:r>
                        </w:ins>
                      </w:p>
                    </w:txbxContent>
                  </v:textbox>
                  <w10:wrap anchorx="margin"/>
                </v:shape>
              </w:pict>
            </mc:Fallback>
          </mc:AlternateContent>
        </w:r>
        <w:r w:rsidR="008811EB" w:rsidRPr="008811EB">
          <w:rPr>
            <w:b/>
            <w:bCs/>
            <w:noProof/>
            <w:sz w:val="18"/>
            <w:szCs w:val="20"/>
          </w:rPr>
          <mc:AlternateContent>
            <mc:Choice Requires="wps">
              <w:drawing>
                <wp:anchor distT="45720" distB="45720" distL="114300" distR="114300" simplePos="0" relativeHeight="251670528" behindDoc="0" locked="0" layoutInCell="1" allowOverlap="1" wp14:anchorId="29B6E734" wp14:editId="4A943C12">
                  <wp:simplePos x="0" y="0"/>
                  <wp:positionH relativeFrom="leftMargin">
                    <wp:posOffset>2870200</wp:posOffset>
                  </wp:positionH>
                  <wp:positionV relativeFrom="paragraph">
                    <wp:posOffset>189230</wp:posOffset>
                  </wp:positionV>
                  <wp:extent cx="292100" cy="349250"/>
                  <wp:effectExtent l="0" t="0" r="0" b="0"/>
                  <wp:wrapNone/>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 cy="349250"/>
                          </a:xfrm>
                          <a:prstGeom prst="rect">
                            <a:avLst/>
                          </a:prstGeom>
                          <a:noFill/>
                          <a:ln w="9525">
                            <a:noFill/>
                            <a:miter lim="800000"/>
                            <a:headEnd/>
                            <a:tailEnd/>
                          </a:ln>
                        </wps:spPr>
                        <wps:txbx>
                          <w:txbxContent>
                            <w:p w14:paraId="00E8F391" w14:textId="77777777" w:rsidR="00C8331B" w:rsidRPr="008811EB" w:rsidRDefault="00C8331B" w:rsidP="008811EB">
                              <w:pPr>
                                <w:rPr>
                                  <w:b/>
                                  <w:bCs/>
                                  <w:color w:val="FF0000"/>
                                  <w:rPrChange w:id="1284" w:author="DIEGO PÉREZ LAVARÍAS" w:date="2020-05-27T12:47:00Z">
                                    <w:rPr/>
                                  </w:rPrChange>
                                </w:rPr>
                              </w:pPr>
                              <w:ins w:id="1285" w:author="DIEGO PÉREZ LAVARÍAS" w:date="2020-05-27T12:46:00Z">
                                <w:r w:rsidRPr="008811EB">
                                  <w:rPr>
                                    <w:b/>
                                    <w:bCs/>
                                    <w:color w:val="FF0000"/>
                                    <w:rPrChange w:id="1286" w:author="DIEGO PÉREZ LAVARÍAS" w:date="2020-05-27T12:47:00Z">
                                      <w:rPr/>
                                    </w:rPrChange>
                                  </w:rPr>
                                  <w:t>C</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6E734" id="_x0000_s1035" type="#_x0000_t202" style="position:absolute;left:0;text-align:left;margin-left:226pt;margin-top:14.9pt;width:23pt;height:27.5pt;z-index:2516705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" filled="f" stroked="f">
                  <v:textbox>
                    <w:txbxContent>
                      <w:p w14:paraId="00E8F391" w14:textId="77777777" w:rsidR="00C8331B" w:rsidRPr="008811EB" w:rsidRDefault="00C8331B" w:rsidP="008811EB">
                        <w:pPr>
                          <w:rPr>
                            <w:b/>
                            <w:bCs/>
                            <w:color w:val="FF0000"/>
                            <w:rPrChange w:id="1287" w:author="DIEGO PÉREZ LAVARÍAS" w:date="2020-05-27T12:47:00Z">
                              <w:rPr/>
                            </w:rPrChange>
                          </w:rPr>
                        </w:pPr>
                        <w:ins w:id="1288" w:author="DIEGO PÉREZ LAVARÍAS" w:date="2020-05-27T12:46:00Z">
                          <w:r w:rsidRPr="008811EB">
                            <w:rPr>
                              <w:b/>
                              <w:bCs/>
                              <w:color w:val="FF0000"/>
                              <w:rPrChange w:id="1289" w:author="DIEGO PÉREZ LAVARÍAS" w:date="2020-05-27T12:47:00Z">
                                <w:rPr/>
                              </w:rPrChange>
                            </w:rPr>
                            <w:t>C</w:t>
                          </w:r>
                        </w:ins>
                      </w:p>
                    </w:txbxContent>
                  </v:textbox>
                  <w10:wrap anchorx="margin"/>
                </v:shape>
              </w:pict>
            </mc:Fallback>
          </mc:AlternateContent>
        </w:r>
      </w:ins>
      <w:ins w:id="1290" w:author="DIEGO PÉREZ LAVARÍAS" w:date="2020-05-27T12:46:00Z">
        <w:r w:rsidR="008811EB" w:rsidRPr="008811EB">
          <w:rPr>
            <w:b/>
            <w:bCs/>
            <w:noProof/>
            <w:sz w:val="18"/>
            <w:szCs w:val="20"/>
          </w:rPr>
          <mc:AlternateContent>
            <mc:Choice Requires="wps">
              <w:drawing>
                <wp:anchor distT="45720" distB="45720" distL="114300" distR="114300" simplePos="0" relativeHeight="251668480" behindDoc="0" locked="0" layoutInCell="1" allowOverlap="1" wp14:anchorId="70FA2FF2" wp14:editId="36B63D35">
                  <wp:simplePos x="0" y="0"/>
                  <wp:positionH relativeFrom="leftMargin">
                    <wp:align>right</wp:align>
                  </wp:positionH>
                  <wp:positionV relativeFrom="paragraph">
                    <wp:posOffset>195580</wp:posOffset>
                  </wp:positionV>
                  <wp:extent cx="292100" cy="349250"/>
                  <wp:effectExtent l="0" t="0" r="0" b="0"/>
                  <wp:wrapNone/>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 cy="349250"/>
                          </a:xfrm>
                          <a:prstGeom prst="rect">
                            <a:avLst/>
                          </a:prstGeom>
                          <a:noFill/>
                          <a:ln w="9525">
                            <a:noFill/>
                            <a:miter lim="800000"/>
                            <a:headEnd/>
                            <a:tailEnd/>
                          </a:ln>
                        </wps:spPr>
                        <wps:txbx>
                          <w:txbxContent>
                            <w:p w14:paraId="7E68BB36" w14:textId="51953B5B" w:rsidR="00C8331B" w:rsidRPr="008811EB" w:rsidRDefault="00C8331B">
                              <w:pPr>
                                <w:rPr>
                                  <w:b/>
                                  <w:bCs/>
                                  <w:color w:val="FF0000"/>
                                  <w:rPrChange w:id="1291" w:author="DIEGO PÉREZ LAVARÍAS" w:date="2020-05-27T12:47:00Z">
                                    <w:rPr/>
                                  </w:rPrChange>
                                </w:rPr>
                              </w:pPr>
                              <w:ins w:id="1292" w:author="DIEGO PÉREZ LAVARÍAS" w:date="2020-05-27T12:46:00Z">
                                <w:r w:rsidRPr="008811EB">
                                  <w:rPr>
                                    <w:b/>
                                    <w:bCs/>
                                    <w:color w:val="FF0000"/>
                                    <w:rPrChange w:id="1293" w:author="DIEGO PÉREZ LAVARÍAS" w:date="2020-05-27T12:47:00Z">
                                      <w:rPr/>
                                    </w:rPrChange>
                                  </w:rPr>
                                  <w:t>C</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A2FF2" id="_x0000_s1036" type="#_x0000_t202" style="position:absolute;left:0;text-align:left;margin-left:-28.2pt;margin-top:15.4pt;width:23pt;height:27.5pt;z-index:251668480;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" filled="f" stroked="f">
                  <v:textbox>
                    <w:txbxContent>
                      <w:p w14:paraId="7E68BB36" w14:textId="51953B5B" w:rsidR="00C8331B" w:rsidRPr="008811EB" w:rsidRDefault="00C8331B">
                        <w:pPr>
                          <w:rPr>
                            <w:b/>
                            <w:bCs/>
                            <w:color w:val="FF0000"/>
                            <w:rPrChange w:id="1294" w:author="DIEGO PÉREZ LAVARÍAS" w:date="2020-05-27T12:47:00Z">
                              <w:rPr/>
                            </w:rPrChange>
                          </w:rPr>
                        </w:pPr>
                        <w:ins w:id="1295" w:author="DIEGO PÉREZ LAVARÍAS" w:date="2020-05-27T12:46:00Z">
                          <w:r w:rsidRPr="008811EB">
                            <w:rPr>
                              <w:b/>
                              <w:bCs/>
                              <w:color w:val="FF0000"/>
                              <w:rPrChange w:id="1296" w:author="DIEGO PÉREZ LAVARÍAS" w:date="2020-05-27T12:47:00Z">
                                <w:rPr/>
                              </w:rPrChange>
                            </w:rPr>
                            <w:t>C</w:t>
                          </w:r>
                        </w:ins>
                      </w:p>
                    </w:txbxContent>
                  </v:textbox>
                  <w10:wrap anchorx="margin"/>
                </v:shape>
              </w:pict>
            </mc:Fallback>
          </mc:AlternateContent>
        </w:r>
      </w:ins>
      <w:ins w:id="1297" w:author="DIEGO PÉREZ LAVARÍAS" w:date="2020-05-27T12:45:00Z">
        <w:r w:rsidR="008811EB">
          <w:rPr>
            <w:noProof/>
          </w:rPr>
          <w:drawing>
            <wp:inline distT="0" distB="0" distL="0" distR="0" wp14:anchorId="5C950327" wp14:editId="433AC47B">
              <wp:extent cx="5400040" cy="2459990"/>
              <wp:effectExtent l="0" t="0" r="0" b="0"/>
              <wp:docPr id="40" name="Imagen 4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aseDatos (2).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2459990"/>
                      </a:xfrm>
                      <a:prstGeom prst="rect">
                        <a:avLst/>
                      </a:prstGeom>
                    </pic:spPr>
                  </pic:pic>
                </a:graphicData>
              </a:graphic>
            </wp:inline>
          </w:drawing>
        </w:r>
      </w:ins>
    </w:p>
    <w:p w14:paraId="151DD61C" w14:textId="299B61FC" w:rsidR="008811EB" w:rsidRPr="008811EB" w:rsidRDefault="008811EB">
      <w:pPr>
        <w:jc w:val="center"/>
        <w:rPr>
          <w:ins w:id="1298" w:author="DIEGO PÉREZ LAVARÍAS" w:date="2020-05-25T14:03:00Z"/>
          <w:b/>
          <w:bCs/>
          <w:sz w:val="18"/>
          <w:szCs w:val="20"/>
          <w:rPrChange w:id="1299" w:author="DIEGO PÉREZ LAVARÍAS" w:date="2020-05-27T12:46:00Z">
            <w:rPr>
              <w:ins w:id="1300" w:author="DIEGO PÉREZ LAVARÍAS" w:date="2020-05-25T14:03:00Z"/>
            </w:rPr>
          </w:rPrChange>
        </w:rPr>
        <w:pPrChange w:id="1301" w:author="DIEGO PÉREZ LAVARÍAS" w:date="2020-05-27T12:46:00Z">
          <w:pPr>
            <w:jc w:val="left"/>
          </w:pPr>
        </w:pPrChange>
      </w:pPr>
      <w:ins w:id="1302" w:author="DIEGO PÉREZ LAVARÍAS" w:date="2020-05-27T12:46:00Z">
        <w:r>
          <w:rPr>
            <w:b/>
            <w:bCs/>
            <w:sz w:val="18"/>
            <w:szCs w:val="20"/>
          </w:rPr>
          <w:t>Figura 4.3. Estructura de la base de datos</w:t>
        </w:r>
      </w:ins>
    </w:p>
    <w:p w14:paraId="4C6FDED2" w14:textId="6E65F568" w:rsidR="00CD6152" w:rsidRDefault="00CD6152">
      <w:pPr>
        <w:jc w:val="left"/>
        <w:rPr>
          <w:ins w:id="1303" w:author="DIEGO PÉREZ LAVARÍAS" w:date="2020-05-27T12:53:00Z"/>
        </w:rPr>
      </w:pPr>
    </w:p>
    <w:p w14:paraId="5884847A" w14:textId="321EA4DF" w:rsidR="00633C35" w:rsidRDefault="00633C35">
      <w:pPr>
        <w:jc w:val="left"/>
        <w:rPr>
          <w:ins w:id="1304" w:author="DIEGO PÉREZ LAVARÍAS" w:date="2020-05-27T16:30:00Z"/>
        </w:rPr>
      </w:pPr>
      <w:ins w:id="1305" w:author="DIEGO PÉREZ LAVARÍAS" w:date="2020-05-27T12:53:00Z">
        <w:r>
          <w:t>En la figura 4.3 se observa la estructura de la base de datos que se ha implementado</w:t>
        </w:r>
      </w:ins>
      <w:ins w:id="1306" w:author="DIEGO PÉREZ LAVARÍAS" w:date="2020-05-27T12:55:00Z">
        <w:r>
          <w:t xml:space="preserve">. </w:t>
        </w:r>
      </w:ins>
    </w:p>
    <w:p w14:paraId="5CA7DF12" w14:textId="2F258A22" w:rsidR="003D023A" w:rsidRDefault="003D023A">
      <w:pPr>
        <w:jc w:val="left"/>
        <w:rPr>
          <w:ins w:id="1307" w:author="DIEGO PÉREZ LAVARÍAS" w:date="2020-05-27T16:30:00Z"/>
        </w:rPr>
      </w:pPr>
    </w:p>
    <w:p w14:paraId="4E3116F6" w14:textId="4C4AC8B0" w:rsidR="003D023A" w:rsidRDefault="003D023A">
      <w:pPr>
        <w:jc w:val="left"/>
        <w:rPr>
          <w:ins w:id="1308" w:author="DIEGO PÉREZ LAVARÍAS" w:date="2020-05-27T16:30:00Z"/>
        </w:rPr>
      </w:pPr>
    </w:p>
    <w:p w14:paraId="6C01E24C" w14:textId="77777777" w:rsidR="003D023A" w:rsidRDefault="003D023A">
      <w:pPr>
        <w:jc w:val="left"/>
        <w:rPr>
          <w:ins w:id="1309" w:author="DIEGO PÉREZ LAVARÍAS" w:date="2020-05-27T12:55:00Z"/>
        </w:rPr>
      </w:pPr>
    </w:p>
    <w:p w14:paraId="54B895D4" w14:textId="08CBB10B" w:rsidR="00633C35" w:rsidRDefault="00633C35">
      <w:pPr>
        <w:jc w:val="left"/>
        <w:rPr>
          <w:ins w:id="1310" w:author="DIEGO PÉREZ LAVARÍAS" w:date="2020-05-27T15:46:00Z"/>
        </w:rPr>
      </w:pPr>
      <w:ins w:id="1311" w:author="DIEGO PÉREZ LAVARÍAS" w:date="2020-05-27T12:55:00Z">
        <w:r>
          <w:t>Se trata de tres tablas, r</w:t>
        </w:r>
      </w:ins>
      <w:ins w:id="1312" w:author="DIEGO PÉREZ LAVARÍAS" w:date="2020-05-27T12:56:00Z">
        <w:r>
          <w:t xml:space="preserve">elacionadas entre sí por identificadores, excepto en el caso de Golpes y Movimientos, que se relacionan por </w:t>
        </w:r>
      </w:ins>
      <w:ins w:id="1313" w:author="DIEGO PÉREZ LAVARÍAS" w:date="2020-05-27T15:44:00Z">
        <w:r w:rsidR="00C8331B">
          <w:t xml:space="preserve">una cadena de texto, que hemos llamado Mov. </w:t>
        </w:r>
      </w:ins>
      <w:ins w:id="1314" w:author="DIEGO PÉREZ LAVARÍAS" w:date="2020-05-27T15:45:00Z">
        <w:r w:rsidR="00C8331B">
          <w:t>Este identificador consiste en la fecha del día donde se registra el golpe, en el formato (YYmmDDHHmmss, es decir: año-mes-día, hora-minuto-se</w:t>
        </w:r>
      </w:ins>
      <w:ins w:id="1315" w:author="DIEGO PÉREZ LAVARÍAS" w:date="2020-05-27T15:46:00Z">
        <w:r w:rsidR="00C8331B">
          <w:t>gundo). Inicialmente no se usaba los segundos, pero eso llevaba a problema cuando se registraban dos golpes dentro del mismo minuto, lo que hacía que los dos golpes se mezclaran y se obtuvieran datos extraños.</w:t>
        </w:r>
      </w:ins>
    </w:p>
    <w:p w14:paraId="2E73BF47" w14:textId="505013A3" w:rsidR="00C8331B" w:rsidRDefault="00C8331B">
      <w:pPr>
        <w:jc w:val="left"/>
        <w:rPr>
          <w:ins w:id="1316" w:author="DIEGO PÉREZ LAVARÍAS" w:date="2020-05-27T15:47:00Z"/>
        </w:rPr>
      </w:pPr>
      <w:ins w:id="1317" w:author="DIEGO PÉREZ LAVARÍAS" w:date="2020-05-27T15:46:00Z">
        <w:r>
          <w:t xml:space="preserve">La tabla de Usuarios </w:t>
        </w:r>
      </w:ins>
      <w:ins w:id="1318" w:author="DIEGO PÉREZ LAVARÍAS" w:date="2020-05-27T15:47:00Z">
        <w:r>
          <w:t xml:space="preserve">incluye los datos que se introducen al registrarse, es decir, el nombre del usuario, su edad y su brazo dominante (que se tiene en cuenta al detectar el tipo de golpe que se realiza, no salen los mismos datos con un </w:t>
        </w:r>
        <w:r w:rsidRPr="00C8331B">
          <w:rPr>
            <w:i/>
            <w:iCs/>
            <w:rPrChange w:id="1319" w:author="DIEGO PÉREZ LAVARÍAS" w:date="2020-05-27T15:47:00Z">
              <w:rPr/>
            </w:rPrChange>
          </w:rPr>
          <w:t>drive</w:t>
        </w:r>
        <w:r>
          <w:t xml:space="preserve"> con la mano derecha que con la izquierda).</w:t>
        </w:r>
      </w:ins>
      <w:ins w:id="1320" w:author="DIEGO PÉREZ LAVARÍAS" w:date="2020-05-27T15:49:00Z">
        <w:r>
          <w:t xml:space="preserve"> También se incluye un identificador que actúa como campo clave de la tabla. El campo clave de una tabla es el que identifica únicamente un registro y no se repetirá, además de</w:t>
        </w:r>
      </w:ins>
      <w:ins w:id="1321" w:author="DIEGO PÉREZ LAVARÍAS" w:date="2020-05-27T15:50:00Z">
        <w:r>
          <w:t xml:space="preserve"> cumplir con que tenga el menor tamaño posible. </w:t>
        </w:r>
      </w:ins>
    </w:p>
    <w:p w14:paraId="1E38B8CC" w14:textId="1F538010" w:rsidR="00C8331B" w:rsidRDefault="00C8331B">
      <w:pPr>
        <w:jc w:val="left"/>
        <w:rPr>
          <w:ins w:id="1322" w:author="DIEGO PÉREZ LAVARÍAS" w:date="2020-05-27T16:30:00Z"/>
        </w:rPr>
      </w:pPr>
      <w:ins w:id="1323" w:author="DIEGO PÉREZ LAVARÍAS" w:date="2020-05-27T15:48:00Z">
        <w:r>
          <w:t>La tabla de Golpes</w:t>
        </w:r>
      </w:ins>
      <w:ins w:id="1324" w:author="DIEGO PÉREZ LAVARÍAS" w:date="2020-05-27T16:28:00Z">
        <w:r w:rsidR="003D023A">
          <w:t xml:space="preserve"> contiene el identificador Mov con el cual podremos acceder a sus movimientos asociados, así como datos generales de un golpe, como la duración, el usuario que lo ha registrado, el tipo de golpe que se ha detectado y el dispos</w:t>
        </w:r>
      </w:ins>
      <w:ins w:id="1325" w:author="DIEGO PÉREZ LAVARÍAS" w:date="2020-05-27T16:29:00Z">
        <w:r w:rsidR="003D023A">
          <w:t>itivo utilizado.</w:t>
        </w:r>
      </w:ins>
    </w:p>
    <w:p w14:paraId="48FF0946" w14:textId="23C96805" w:rsidR="006514EE" w:rsidRDefault="002C0279">
      <w:pPr>
        <w:jc w:val="left"/>
        <w:rPr>
          <w:ins w:id="1326" w:author="DIEGO PÉREZ LAVARÍAS" w:date="2020-05-27T16:46:00Z"/>
        </w:rPr>
      </w:pPr>
      <w:ins w:id="1327" w:author="DIEGO PÉREZ LAVARÍAS" w:date="2020-05-27T16:36:00Z">
        <w:r>
          <w:t xml:space="preserve">Aparte, se han creado varias clases más para simplificar esta clase </w:t>
        </w:r>
        <w:r>
          <w:rPr>
            <w:i/>
            <w:iCs/>
          </w:rPr>
          <w:t>DatabaseSQLHelper.java</w:t>
        </w:r>
        <w:r>
          <w:t xml:space="preserve">, como son las clases </w:t>
        </w:r>
        <w:r>
          <w:rPr>
            <w:i/>
            <w:iCs/>
          </w:rPr>
          <w:t>Definitions.</w:t>
        </w:r>
      </w:ins>
      <w:ins w:id="1328" w:author="DIEGO PÉREZ LAVARÍAS" w:date="2020-05-27T16:37:00Z">
        <w:r>
          <w:rPr>
            <w:i/>
            <w:iCs/>
          </w:rPr>
          <w:t xml:space="preserve">java, Usuario.java, Movimiento.java </w:t>
        </w:r>
        <w:r>
          <w:t xml:space="preserve">y </w:t>
        </w:r>
        <w:r>
          <w:rPr>
            <w:i/>
            <w:iCs/>
          </w:rPr>
          <w:t>Golpe.java</w:t>
        </w:r>
        <w:r>
          <w:t>. Con la primera definimos los nombres de las columnas en variables para poder realizar cambios sin tene</w:t>
        </w:r>
      </w:ins>
      <w:ins w:id="1329" w:author="DIEGO PÉREZ LAVARÍAS" w:date="2020-05-27T16:38:00Z">
        <w:r>
          <w:t xml:space="preserve">r que tocar el código SQL, que puede quedar inutilizado por un espacio o una coma mal situada y es más complicado de localizar, al contrario del código Java que sí que avisa al compilarlo. Las clases creadas para cada una de las tablas de la base de datos son </w:t>
        </w:r>
      </w:ins>
      <w:ins w:id="1330" w:author="DIEGO PÉREZ LAVARÍAS" w:date="2020-05-27T16:39:00Z">
        <w:r>
          <w:t>los lugares donde se implementan los métodos utilizados para acceder a la información almacenada</w:t>
        </w:r>
      </w:ins>
      <w:ins w:id="1331" w:author="DIEGO PÉREZ LAVARÍAS" w:date="2020-05-27T16:41:00Z">
        <w:r>
          <w:t xml:space="preserve"> en cada tabla, dejando así la clase principal de la base de datos para los métodos que realizan operaciones de escritura (creación de registros y actualización de </w:t>
        </w:r>
      </w:ins>
      <w:ins w:id="1332" w:author="DIEGO PÉREZ LAVARÍAS" w:date="2020-05-27T16:42:00Z">
        <w:r>
          <w:t>campos).</w:t>
        </w:r>
      </w:ins>
    </w:p>
    <w:p w14:paraId="0D6CC8BF" w14:textId="3EEAB597" w:rsidR="00BF1DE0" w:rsidRDefault="00BF1DE0" w:rsidP="00BF1DE0">
      <w:pPr>
        <w:jc w:val="center"/>
        <w:rPr>
          <w:ins w:id="1333" w:author="DIEGO PÉREZ LAVARÍAS" w:date="2020-05-27T16:46:00Z"/>
        </w:rPr>
      </w:pPr>
      <w:ins w:id="1334" w:author="DIEGO PÉREZ LAVARÍAS" w:date="2020-05-27T16:46:00Z">
        <w:r>
          <w:rPr>
            <w:noProof/>
          </w:rPr>
          <w:drawing>
            <wp:inline distT="0" distB="0" distL="0" distR="0" wp14:anchorId="163B9810" wp14:editId="383E0BA7">
              <wp:extent cx="4321834" cy="3891379"/>
              <wp:effectExtent l="0" t="0" r="254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7084" cy="3896106"/>
                      </a:xfrm>
                      <a:prstGeom prst="rect">
                        <a:avLst/>
                      </a:prstGeom>
                    </pic:spPr>
                  </pic:pic>
                </a:graphicData>
              </a:graphic>
            </wp:inline>
          </w:drawing>
        </w:r>
      </w:ins>
    </w:p>
    <w:p w14:paraId="4D4529B6" w14:textId="3B5C0E53" w:rsidR="00BF1DE0" w:rsidRPr="00BF1DE0" w:rsidRDefault="00BF1DE0" w:rsidP="00BF1DE0">
      <w:pPr>
        <w:jc w:val="center"/>
        <w:rPr>
          <w:ins w:id="1335" w:author="DIEGO PÉREZ LAVARÍAS" w:date="2020-05-19T15:38:00Z"/>
          <w:b/>
          <w:bCs/>
          <w:sz w:val="18"/>
          <w:szCs w:val="20"/>
          <w:rPrChange w:id="1336" w:author="DIEGO PÉREZ LAVARÍAS" w:date="2020-05-27T16:46:00Z">
            <w:rPr>
              <w:ins w:id="1337" w:author="DIEGO PÉREZ LAVARÍAS" w:date="2020-05-19T15:38:00Z"/>
              <w:rFonts w:eastAsiaTheme="minorHAnsi"/>
            </w:rPr>
          </w:rPrChange>
        </w:rPr>
        <w:pPrChange w:id="1338" w:author="DIEGO PÉREZ LAVARÍAS" w:date="2020-05-27T16:46:00Z">
          <w:pPr>
            <w:pStyle w:val="Ttulo1"/>
          </w:pPr>
        </w:pPrChange>
      </w:pPr>
      <w:ins w:id="1339" w:author="DIEGO PÉREZ LAVARÍAS" w:date="2020-05-27T16:46:00Z">
        <w:r>
          <w:rPr>
            <w:b/>
            <w:bCs/>
            <w:sz w:val="18"/>
            <w:szCs w:val="20"/>
          </w:rPr>
          <w:t>Figura 4.4. Creación de base de datos en Android Studio</w:t>
        </w:r>
      </w:ins>
    </w:p>
    <w:p w14:paraId="666EDC31" w14:textId="1F574987" w:rsidR="007303E4" w:rsidRPr="007303E4" w:rsidRDefault="007303E4">
      <w:pPr>
        <w:pStyle w:val="Ttulo1"/>
        <w:numPr>
          <w:ilvl w:val="0"/>
          <w:numId w:val="0"/>
        </w:numPr>
        <w:rPr>
          <w:ins w:id="1340" w:author="DIEGO PÉREZ LAVARÍAS" w:date="2020-05-15T15:46:00Z"/>
          <w:rPrChange w:id="1341" w:author="DIEGO PÉREZ LAVARÍAS" w:date="2020-05-19T15:38:00Z">
            <w:rPr>
              <w:ins w:id="1342" w:author="DIEGO PÉREZ LAVARÍAS" w:date="2020-05-15T15:46:00Z"/>
            </w:rPr>
          </w:rPrChange>
        </w:rPr>
        <w:pPrChange w:id="1343" w:author="DIEGO PÉREZ LAVARÍAS" w:date="2020-05-19T15:39:00Z">
          <w:pPr>
            <w:pStyle w:val="Ttulo3"/>
          </w:pPr>
        </w:pPrChange>
      </w:pPr>
    </w:p>
    <w:p w14:paraId="41233A6E" w14:textId="77777777" w:rsidR="00004DF5" w:rsidRPr="00004DF5" w:rsidRDefault="00004DF5">
      <w:pPr>
        <w:rPr>
          <w:ins w:id="1344" w:author="DIEGO PÉREZ LAVARÍAS" w:date="2020-05-15T15:46:00Z"/>
          <w:rPrChange w:id="1345" w:author="DIEGO PÉREZ LAVARÍAS" w:date="2020-05-15T15:46:00Z">
            <w:rPr>
              <w:ins w:id="1346" w:author="DIEGO PÉREZ LAVARÍAS" w:date="2020-05-15T15:46:00Z"/>
            </w:rPr>
          </w:rPrChange>
        </w:rPr>
        <w:pPrChange w:id="1347" w:author="DIEGO PÉREZ LAVARÍAS" w:date="2020-05-15T15:46:00Z">
          <w:pPr>
            <w:pStyle w:val="Ttulo3"/>
          </w:pPr>
        </w:pPrChange>
      </w:pPr>
    </w:p>
    <w:p w14:paraId="4E379966" w14:textId="419C9A53" w:rsidR="00004DF5" w:rsidRPr="00004DF5" w:rsidRDefault="00004DF5">
      <w:pPr>
        <w:rPr>
          <w:rPrChange w:id="1348" w:author="DIEGO PÉREZ LAVARÍAS" w:date="2020-05-15T15:46:00Z">
            <w:rPr/>
          </w:rPrChange>
        </w:rPr>
        <w:pPrChange w:id="1349" w:author="DIEGO PÉREZ LAVARÍAS" w:date="2020-05-15T15:46:00Z">
          <w:pPr>
            <w:pStyle w:val="Ttulo2"/>
          </w:pPr>
        </w:pPrChange>
      </w:pPr>
    </w:p>
    <w:bookmarkStart w:id="1350" w:name="_Bibliografía" w:displacedByCustomXml="next"/>
    <w:bookmarkEnd w:id="1350" w:displacedByCustomXml="next"/>
    <w:bookmarkStart w:id="1351" w:name="_Toc41474546" w:displacedByCustomXml="next"/>
    <w:sdt>
      <w:sdtPr>
        <w:rPr>
          <w:rFonts w:eastAsiaTheme="minorHAnsi" w:cs="Times New Roman"/>
          <w:b w:val="0"/>
          <w:bCs w:val="0"/>
          <w:sz w:val="22"/>
          <w:szCs w:val="24"/>
        </w:rPr>
        <w:id w:val="1525757506"/>
        <w:docPartObj>
          <w:docPartGallery w:val="Bibliographies"/>
          <w:docPartUnique/>
        </w:docPartObj>
      </w:sdtPr>
      <w:sdtContent>
        <w:p w14:paraId="69B56305" w14:textId="0B49A338" w:rsidR="00734DB7" w:rsidRDefault="00734DB7">
          <w:pPr>
            <w:pStyle w:val="Ttulo1"/>
          </w:pPr>
          <w:r>
            <w:t>Bibliografía</w:t>
          </w:r>
          <w:bookmarkEnd w:id="1351"/>
        </w:p>
        <w:sdt>
          <w:sdtPr>
            <w:id w:val="111145805"/>
            <w:bibliography/>
          </w:sdtPr>
          <w:sdtContent>
            <w:p w14:paraId="4C45251F" w14:textId="0D251482" w:rsidR="00734DB7" w:rsidRDefault="008174F8" w:rsidP="008174F8">
              <w:pPr>
                <w:pStyle w:val="Bibliografa"/>
                <w:ind w:left="360"/>
              </w:pPr>
              <w:r>
                <w:t xml:space="preserve">[1] </w:t>
              </w:r>
              <w:r w:rsidR="00734DB7">
                <w:t xml:space="preserve">Datos obtenidos de las páginas web de la RFET (Real Federación Española de Tenis) y de la Federación de Pádel. </w:t>
              </w:r>
            </w:p>
            <w:p w14:paraId="50448DAA" w14:textId="3D80EAF0" w:rsidR="00734DB7" w:rsidRPr="008174F8" w:rsidRDefault="00734DB7" w:rsidP="00734DB7">
              <w:r>
                <w:tab/>
              </w:r>
              <w:hyperlink r:id="rId48" w:history="1">
                <w:r w:rsidRPr="008174F8">
                  <w:rPr>
                    <w:rStyle w:val="Hipervnculo"/>
                    <w:u w:val="none"/>
                  </w:rPr>
                  <w:t>http://www.rfet.es/es_licencias_introduccion.html</w:t>
                </w:r>
              </w:hyperlink>
            </w:p>
            <w:p w14:paraId="570DF242" w14:textId="77777777" w:rsidR="000C086E" w:rsidRDefault="00734DB7" w:rsidP="00734DB7">
              <w:r w:rsidRPr="008174F8">
                <w:tab/>
              </w:r>
              <w:hyperlink r:id="rId49" w:history="1">
                <w:r w:rsidRPr="008174F8">
                  <w:rPr>
                    <w:rStyle w:val="Hipervnculo"/>
                    <w:u w:val="none"/>
                  </w:rPr>
                  <w:t>https://www.padelfederacion.es/Datos_Federacion.asp?Id=0</w:t>
                </w:r>
              </w:hyperlink>
              <w:r w:rsidRPr="008174F8">
                <w:t xml:space="preserve"> </w:t>
              </w:r>
            </w:p>
            <w:p w14:paraId="490373F9" w14:textId="2D5E0BA3" w:rsidR="003E31DB" w:rsidRDefault="003E31DB" w:rsidP="00734DB7"/>
            <w:p w14:paraId="73318E20" w14:textId="49000395" w:rsidR="000C086E" w:rsidRDefault="003E31DB" w:rsidP="00734DB7">
              <w:r>
                <w:t xml:space="preserve">      </w:t>
              </w:r>
              <w:r w:rsidR="000C086E">
                <w:t>[2] Estudio Live Panel de Wavemaker.</w:t>
              </w:r>
            </w:p>
            <w:p w14:paraId="1EA1AC2C" w14:textId="60F2A6E0" w:rsidR="003E31DB" w:rsidRDefault="000C086E" w:rsidP="003E31DB">
              <w:r>
                <w:tab/>
              </w:r>
              <w:hyperlink r:id="rId50" w:history="1">
                <w:r w:rsidRPr="000C086E">
                  <w:rPr>
                    <w:rStyle w:val="Hipervnculo"/>
                    <w:u w:val="none"/>
                  </w:rPr>
                  <w:t>https://www.marketingnews.es/investigacion/noticia/1156101031605/wearables-crece-</w:t>
                </w:r>
                <w:r w:rsidRPr="000C086E">
                  <w:rPr>
                    <w:rStyle w:val="Hipervnculo"/>
                    <w:u w:val="none"/>
                  </w:rPr>
                  <w:tab/>
                  <w:t>numero-de-espanoles-tienen-uno.1.html</w:t>
                </w:r>
              </w:hyperlink>
              <w:r>
                <w:t xml:space="preserve"> </w:t>
              </w:r>
            </w:p>
            <w:p w14:paraId="57F8BD09" w14:textId="77777777" w:rsidR="004D610C" w:rsidRDefault="004D610C" w:rsidP="003E31DB"/>
            <w:p w14:paraId="720C1D66" w14:textId="6F787560" w:rsidR="003E31DB" w:rsidRDefault="003E31DB" w:rsidP="003E31DB">
              <w:r>
                <w:t xml:space="preserve">      [3] Estudio de mercado </w:t>
              </w:r>
              <w:r w:rsidR="008974C2">
                <w:t>wearable, GlobalData, 12 de febrero de 2020.</w:t>
              </w:r>
            </w:p>
            <w:p w14:paraId="7B3BCA73" w14:textId="77C610CD" w:rsidR="008974C2" w:rsidRPr="008974C2" w:rsidRDefault="008974C2" w:rsidP="003E31DB">
              <w:r>
                <w:tab/>
              </w:r>
              <w:hyperlink r:id="rId51" w:history="1">
                <w:r w:rsidRPr="008974C2">
                  <w:rPr>
                    <w:rStyle w:val="Hipervnculo"/>
                    <w:u w:val="none"/>
                  </w:rPr>
                  <w:t>https://www.globaldata.com/wearable-tech-is-maturing-but-is-still-out-of-the-</w:t>
                </w:r>
                <w:r w:rsidRPr="008974C2">
                  <w:rPr>
                    <w:rStyle w:val="Hipervnculo"/>
                    <w:u w:val="none"/>
                  </w:rPr>
                  <w:tab/>
                  <w:t>mainstream-says-globaldata/</w:t>
                </w:r>
              </w:hyperlink>
              <w:r w:rsidRPr="008974C2">
                <w:tab/>
              </w:r>
            </w:p>
            <w:p w14:paraId="21AB23CA" w14:textId="77777777" w:rsidR="00E61CFB" w:rsidRDefault="003E31DB" w:rsidP="00734DB7">
              <w:r>
                <w:tab/>
              </w:r>
            </w:p>
            <w:p w14:paraId="37D24569" w14:textId="77777777" w:rsidR="00E61CFB" w:rsidRDefault="00E61CFB" w:rsidP="00734DB7">
              <w:r>
                <w:t xml:space="preserve">      [4] Hexiwear, MikroElektronica, Serbia. Todos los datos extraídos del apartado ‘Hardware’</w:t>
              </w:r>
            </w:p>
            <w:p w14:paraId="0C8E5B9F" w14:textId="16CBC378" w:rsidR="00E61CFB" w:rsidRDefault="00E61CFB" w:rsidP="00734DB7">
              <w:r>
                <w:tab/>
              </w:r>
              <w:hyperlink r:id="rId52" w:history="1">
                <w:r w:rsidRPr="00E61CFB">
                  <w:rPr>
                    <w:rStyle w:val="Hipervnculo"/>
                    <w:u w:val="none"/>
                  </w:rPr>
                  <w:t>https://www.mikroe.com/hexiwear</w:t>
                </w:r>
              </w:hyperlink>
              <w:r>
                <w:t xml:space="preserve"> </w:t>
              </w:r>
            </w:p>
            <w:p w14:paraId="22169D26" w14:textId="18E14FB3" w:rsidR="009A3DC2" w:rsidRDefault="009A3DC2" w:rsidP="009A3DC2">
              <w:pPr>
                <w:jc w:val="left"/>
              </w:pPr>
              <w:r>
                <w:tab/>
              </w:r>
              <w:r w:rsidRPr="009A3DC2">
                <w:t xml:space="preserve">Acelerómetro y Magnetómetro: </w:t>
              </w:r>
              <w:hyperlink r:id="rId53" w:history="1">
                <w:r w:rsidRPr="009A3DC2">
                  <w:rPr>
                    <w:rStyle w:val="Hipervnculo"/>
                    <w:u w:val="none"/>
                  </w:rPr>
                  <w:t>https://www.nxp.com/docs/en/data-</w:t>
                </w:r>
                <w:r w:rsidRPr="009A3DC2">
                  <w:rPr>
                    <w:rStyle w:val="Hipervnculo"/>
                    <w:u w:val="none"/>
                  </w:rPr>
                  <w:tab/>
                  <w:t>sheet/FXOS8700CQ.pdf</w:t>
                </w:r>
              </w:hyperlink>
            </w:p>
            <w:p w14:paraId="16BB4CC3" w14:textId="012DC706" w:rsidR="009A3DC2" w:rsidRPr="009A3DC2" w:rsidRDefault="009A3DC2" w:rsidP="009A3DC2">
              <w:pPr>
                <w:jc w:val="left"/>
              </w:pPr>
              <w:r>
                <w:tab/>
                <w:t xml:space="preserve">Giróscopo: </w:t>
              </w:r>
              <w:hyperlink r:id="rId54" w:history="1">
                <w:r w:rsidRPr="009A3DC2">
                  <w:rPr>
                    <w:rStyle w:val="Hipervnculo"/>
                    <w:u w:val="none"/>
                  </w:rPr>
                  <w:t>https://www.nxp.com/docs/en/data-sheet/FXOS8700CQ.pdf</w:t>
                </w:r>
              </w:hyperlink>
              <w:r>
                <w:t xml:space="preserve"> </w:t>
              </w:r>
            </w:p>
            <w:p w14:paraId="3E4AE8F8" w14:textId="77777777" w:rsidR="00E61CFB" w:rsidRDefault="00E61CFB" w:rsidP="00734DB7"/>
            <w:p w14:paraId="47B5B9FC" w14:textId="77777777" w:rsidR="00E61CFB" w:rsidRDefault="00E61CFB" w:rsidP="00734DB7">
              <w:r>
                <w:t xml:space="preserve">      [5] NXP Semiconductors, Países Bajos. </w:t>
              </w:r>
            </w:p>
            <w:p w14:paraId="5A317CF3" w14:textId="77777777" w:rsidR="00E61CFB" w:rsidRDefault="00E61CFB" w:rsidP="00734DB7">
              <w:r>
                <w:tab/>
                <w:t>Microprocesador:</w:t>
              </w:r>
            </w:p>
            <w:p w14:paraId="288323EC" w14:textId="5A273F15" w:rsidR="00E61CFB" w:rsidRPr="00E61CFB" w:rsidRDefault="00E61CFB" w:rsidP="00734DB7">
              <w:r>
                <w:tab/>
              </w:r>
              <w:hyperlink r:id="rId55" w:history="1">
                <w:r w:rsidRPr="00E61CFB">
                  <w:rPr>
                    <w:rStyle w:val="Hipervnculo"/>
                    <w:u w:val="none"/>
                  </w:rPr>
                  <w:t>https://www.nxp.com/products/processors-and-microcontrollers/arm-</w:t>
                </w:r>
                <w:r w:rsidRPr="00E61CFB">
                  <w:rPr>
                    <w:rStyle w:val="Hipervnculo"/>
                    <w:u w:val="none"/>
                  </w:rPr>
                  <w:tab/>
                  <w:t>microcontrollers/general-purpose-mcus/k-series-cortex-m4/k6x-ethernet/kinetis-k64-</w:t>
                </w:r>
                <w:r w:rsidRPr="00E61CFB">
                  <w:rPr>
                    <w:rStyle w:val="Hipervnculo"/>
                    <w:u w:val="none"/>
                  </w:rPr>
                  <w:tab/>
                  <w:t>120-mhz-256-kb-sram-microcontrollers-mcus-based-on-arm-cortex-m4-core:K64_120</w:t>
                </w:r>
              </w:hyperlink>
            </w:p>
            <w:p w14:paraId="5E2999DA" w14:textId="77777777" w:rsidR="00E61CFB" w:rsidRDefault="00E61CFB" w:rsidP="00734DB7">
              <w:r>
                <w:tab/>
                <w:t>Procesador BLE:</w:t>
              </w:r>
            </w:p>
            <w:p w14:paraId="7444CAF3" w14:textId="77777777" w:rsidR="00E61CFB" w:rsidRPr="00E61CFB" w:rsidRDefault="00E61CFB" w:rsidP="00734DB7">
              <w:pPr>
                <w:rPr>
                  <w:rStyle w:val="Hipervnculo"/>
                  <w:u w:val="none"/>
                </w:rPr>
              </w:pPr>
              <w:r>
                <w:tab/>
              </w:r>
              <w:hyperlink r:id="rId56" w:history="1">
                <w:r w:rsidRPr="00E61CFB">
                  <w:rPr>
                    <w:rStyle w:val="Hipervnculo"/>
                    <w:u w:val="none"/>
                  </w:rPr>
                  <w:t>https://www.nxp.com/products/wireless/bluetooth-low-energy/kinetis-kw40z-2-4-ghz-</w:t>
                </w:r>
                <w:r w:rsidRPr="00E61CFB">
                  <w:rPr>
                    <w:rStyle w:val="Hipervnculo"/>
                    <w:u w:val="none"/>
                  </w:rPr>
                  <w:tab/>
                  <w:t>dual-mode-bluetooth-low-energy-and-802-15-4-wireless-radio-microcontroller-mcu-</w:t>
                </w:r>
                <w:r w:rsidRPr="00E61CFB">
                  <w:rPr>
                    <w:rStyle w:val="Hipervnculo"/>
                    <w:u w:val="none"/>
                  </w:rPr>
                  <w:tab/>
                  <w:t>based-on-arm-cortex-m0-plus-core:KW40Z</w:t>
                </w:r>
              </w:hyperlink>
            </w:p>
            <w:p w14:paraId="200CC51D" w14:textId="77777777" w:rsidR="00E61CFB" w:rsidRDefault="00E61CFB" w:rsidP="00734DB7">
              <w:r>
                <w:tab/>
                <w:t>Sensores:</w:t>
              </w:r>
            </w:p>
            <w:p w14:paraId="34134CA1" w14:textId="77777777" w:rsidR="00E61CFB" w:rsidRPr="00E61CFB" w:rsidRDefault="00E61CFB" w:rsidP="00734DB7">
              <w:pPr>
                <w:rPr>
                  <w:rStyle w:val="Hipervnculo"/>
                  <w:u w:val="none"/>
                </w:rPr>
              </w:pPr>
              <w:r>
                <w:tab/>
              </w:r>
              <w:hyperlink r:id="rId57" w:history="1">
                <w:r w:rsidRPr="00E61CFB">
                  <w:rPr>
                    <w:rStyle w:val="Hipervnculo"/>
                    <w:u w:val="none"/>
                  </w:rPr>
                  <w:t>https://www.nxp.com/products/sensors/motion-sensors/6-axis/digital-motion-sensor-3d-</w:t>
                </w:r>
                <w:r w:rsidRPr="00E61CFB">
                  <w:rPr>
                    <w:rStyle w:val="Hipervnculo"/>
                    <w:u w:val="none"/>
                  </w:rPr>
                  <w:tab/>
                  <w:t>accelerometer-2g-4g-8g-plus-3d-magnetometer:FXOS8700CQ</w:t>
                </w:r>
              </w:hyperlink>
            </w:p>
            <w:p w14:paraId="33F7E022" w14:textId="77777777" w:rsidR="0029141B" w:rsidRDefault="00E61CFB" w:rsidP="00734DB7">
              <w:pPr>
                <w:rPr>
                  <w:rStyle w:val="Hipervnculo"/>
                </w:rPr>
              </w:pPr>
              <w:r w:rsidRPr="00E61CFB">
                <w:rPr>
                  <w:rStyle w:val="Hipervnculo"/>
                  <w:u w:val="none"/>
                </w:rPr>
                <w:tab/>
              </w:r>
              <w:hyperlink r:id="rId58" w:history="1">
                <w:r w:rsidR="00D41B66" w:rsidRPr="0029141B">
                  <w:rPr>
                    <w:rStyle w:val="Hipervnculo"/>
                    <w:u w:val="none"/>
                  </w:rPr>
                  <w:t>https://www.nxp.com/products/no-longer-manufactured/3-axis-digital-</w:t>
                </w:r>
                <w:r w:rsidR="00D41B66" w:rsidRPr="0029141B">
                  <w:rPr>
                    <w:rStyle w:val="Hipervnculo"/>
                    <w:u w:val="none"/>
                  </w:rPr>
                  <w:tab/>
                  <w:t>gyroscope:FXAS21002C</w:t>
                </w:r>
              </w:hyperlink>
              <w:r>
                <w:rPr>
                  <w:rStyle w:val="Hipervnculo"/>
                </w:rPr>
                <w:t xml:space="preserve"> </w:t>
              </w:r>
            </w:p>
            <w:p w14:paraId="053119C2" w14:textId="3361CB6C" w:rsidR="0029141B" w:rsidRDefault="0029141B" w:rsidP="00734DB7">
              <w:pPr>
                <w:rPr>
                  <w:rStyle w:val="Hipervnculo"/>
                </w:rPr>
              </w:pPr>
            </w:p>
            <w:p w14:paraId="49C5B57E" w14:textId="40D072A6" w:rsidR="00FB39DF" w:rsidRDefault="00FB39DF" w:rsidP="00734DB7">
              <w:pPr>
                <w:rPr>
                  <w:rStyle w:val="Hipervnculo"/>
                </w:rPr>
              </w:pPr>
            </w:p>
            <w:p w14:paraId="17CB15E9" w14:textId="651449AF" w:rsidR="00FB39DF" w:rsidRDefault="00FB39DF" w:rsidP="00734DB7">
              <w:pPr>
                <w:rPr>
                  <w:rStyle w:val="Hipervnculo"/>
                </w:rPr>
              </w:pPr>
            </w:p>
            <w:p w14:paraId="565BA7B3" w14:textId="153D51CD" w:rsidR="00FB39DF" w:rsidRDefault="00FB39DF" w:rsidP="00734DB7">
              <w:pPr>
                <w:rPr>
                  <w:rStyle w:val="Hipervnculo"/>
                </w:rPr>
              </w:pPr>
            </w:p>
            <w:p w14:paraId="6C77DBCB" w14:textId="4D37EF09" w:rsidR="00FB39DF" w:rsidRDefault="00FB39DF" w:rsidP="00734DB7">
              <w:pPr>
                <w:rPr>
                  <w:rStyle w:val="Hipervnculo"/>
                </w:rPr>
              </w:pPr>
            </w:p>
            <w:p w14:paraId="75DA0282" w14:textId="77777777" w:rsidR="00FB39DF" w:rsidRDefault="00FB39DF" w:rsidP="00734DB7">
              <w:pPr>
                <w:rPr>
                  <w:rStyle w:val="Hipervnculo"/>
                </w:rPr>
              </w:pPr>
            </w:p>
            <w:p w14:paraId="0EDAF324" w14:textId="302F3844" w:rsidR="0029141B" w:rsidRDefault="0029141B" w:rsidP="00734DB7">
              <w:pPr>
                <w:rPr>
                  <w:rStyle w:val="Hipervnculo"/>
                  <w:color w:val="auto"/>
                  <w:u w:val="none"/>
                </w:rPr>
              </w:pPr>
              <w:r>
                <w:rPr>
                  <w:rStyle w:val="Hipervnculo"/>
                  <w:color w:val="auto"/>
                  <w:u w:val="none"/>
                </w:rPr>
                <w:t xml:space="preserve">       [6] SensorTag</w:t>
              </w:r>
              <w:r w:rsidR="0029174D">
                <w:rPr>
                  <w:rStyle w:val="Hipervnculo"/>
                  <w:color w:val="auto"/>
                  <w:u w:val="none"/>
                </w:rPr>
                <w:t xml:space="preserve"> CC13xx – CC3200</w:t>
              </w:r>
              <w:r>
                <w:rPr>
                  <w:rStyle w:val="Hipervnculo"/>
                  <w:color w:val="auto"/>
                  <w:u w:val="none"/>
                </w:rPr>
                <w:t>, Texas Instruments, EEUU.</w:t>
              </w:r>
            </w:p>
            <w:p w14:paraId="37986A09" w14:textId="77777777" w:rsidR="0029174D" w:rsidRPr="0029174D" w:rsidRDefault="0029174D" w:rsidP="00734DB7">
              <w:pPr>
                <w:rPr>
                  <w:rStyle w:val="Hipervnculo"/>
                  <w:color w:val="auto"/>
                  <w:u w:val="none"/>
                </w:rPr>
              </w:pPr>
              <w:r>
                <w:rPr>
                  <w:rStyle w:val="Hipervnculo"/>
                  <w:color w:val="auto"/>
                  <w:u w:val="none"/>
                </w:rPr>
                <w:tab/>
              </w:r>
              <w:hyperlink r:id="rId59" w:history="1">
                <w:r w:rsidRPr="0029174D">
                  <w:rPr>
                    <w:rStyle w:val="Hipervnculo"/>
                    <w:u w:val="none"/>
                  </w:rPr>
                  <w:t>http://www.ti.com/product/CC1350</w:t>
                </w:r>
              </w:hyperlink>
              <w:r w:rsidRPr="0029174D">
                <w:rPr>
                  <w:rStyle w:val="Hipervnculo"/>
                  <w:color w:val="auto"/>
                  <w:u w:val="none"/>
                </w:rPr>
                <w:t xml:space="preserve"> </w:t>
              </w:r>
            </w:p>
            <w:p w14:paraId="7833CB87" w14:textId="4315FC42" w:rsidR="0029174D" w:rsidRDefault="0029174D" w:rsidP="00734DB7">
              <w:pPr>
                <w:rPr>
                  <w:rStyle w:val="Hipervnculo"/>
                  <w:color w:val="auto"/>
                  <w:u w:val="none"/>
                </w:rPr>
              </w:pPr>
              <w:r>
                <w:rPr>
                  <w:rStyle w:val="Hipervnculo"/>
                  <w:color w:val="auto"/>
                  <w:u w:val="none"/>
                </w:rPr>
                <w:tab/>
                <w:t>Datasheet:</w:t>
              </w:r>
              <w:r w:rsidRPr="00B70AFF">
                <w:rPr>
                  <w:rStyle w:val="Hipervnculo"/>
                  <w:color w:val="auto"/>
                  <w:u w:val="none"/>
                </w:rPr>
                <w:t xml:space="preserve"> </w:t>
              </w:r>
              <w:hyperlink r:id="rId60" w:history="1">
                <w:r w:rsidR="00B70AFF" w:rsidRPr="00B70AFF">
                  <w:rPr>
                    <w:rStyle w:val="Hipervnculo"/>
                    <w:u w:val="none"/>
                  </w:rPr>
                  <w:t>http://www.ti.com/lit/ds/symlink/cc1350.pdf</w:t>
                </w:r>
              </w:hyperlink>
            </w:p>
            <w:p w14:paraId="44DA5CE2" w14:textId="77777777" w:rsidR="0029174D" w:rsidRPr="0029174D" w:rsidRDefault="0029174D" w:rsidP="00734DB7">
              <w:pPr>
                <w:rPr>
                  <w:rStyle w:val="Hipervnculo"/>
                  <w:u w:val="none"/>
                </w:rPr>
              </w:pPr>
              <w:r w:rsidRPr="0029174D">
                <w:rPr>
                  <w:color w:val="0000FF" w:themeColor="hyperlink"/>
                </w:rPr>
                <w:tab/>
              </w:r>
              <w:hyperlink r:id="rId61" w:history="1">
                <w:r w:rsidRPr="0029174D">
                  <w:rPr>
                    <w:rStyle w:val="Hipervnculo"/>
                    <w:u w:val="none"/>
                  </w:rPr>
                  <w:t>http://www.ti.com/product/CC3200</w:t>
                </w:r>
              </w:hyperlink>
              <w:r w:rsidRPr="0029174D">
                <w:rPr>
                  <w:rStyle w:val="Hipervnculo"/>
                  <w:u w:val="none"/>
                </w:rPr>
                <w:t xml:space="preserve"> </w:t>
              </w:r>
            </w:p>
            <w:p w14:paraId="2506AE29" w14:textId="77777777" w:rsidR="000B5A97" w:rsidRDefault="0029174D" w:rsidP="00734DB7">
              <w:pPr>
                <w:rPr>
                  <w:rStyle w:val="Hipervnculo"/>
                </w:rPr>
              </w:pPr>
              <w:r w:rsidRPr="0029174D">
                <w:rPr>
                  <w:rStyle w:val="Hipervnculo"/>
                  <w:u w:val="none"/>
                </w:rPr>
                <w:tab/>
              </w:r>
              <w:r w:rsidRPr="0029174D">
                <w:rPr>
                  <w:rStyle w:val="Hipervnculo"/>
                  <w:color w:val="auto"/>
                  <w:u w:val="none"/>
                </w:rPr>
                <w:t>Datasheet:</w:t>
              </w:r>
              <w:r w:rsidRPr="0029174D">
                <w:rPr>
                  <w:rStyle w:val="Hipervnculo"/>
                  <w:u w:val="none"/>
                </w:rPr>
                <w:t xml:space="preserve"> </w:t>
              </w:r>
              <w:hyperlink r:id="rId62" w:history="1">
                <w:r w:rsidRPr="0029174D">
                  <w:rPr>
                    <w:rStyle w:val="Hipervnculo"/>
                    <w:u w:val="none"/>
                  </w:rPr>
                  <w:t>https://www.ti.com/lit/ds/symlink/cc3200.pdf</w:t>
                </w:r>
              </w:hyperlink>
              <w:r>
                <w:rPr>
                  <w:rStyle w:val="Hipervnculo"/>
                </w:rPr>
                <w:t xml:space="preserve"> </w:t>
              </w:r>
            </w:p>
            <w:p w14:paraId="6BCF1084" w14:textId="77777777" w:rsidR="00C41088" w:rsidRDefault="00C41088" w:rsidP="00734DB7">
              <w:pPr>
                <w:rPr>
                  <w:color w:val="0000FF" w:themeColor="hyperlink"/>
                  <w:u w:val="single"/>
                </w:rPr>
              </w:pPr>
            </w:p>
            <w:p w14:paraId="3E212DFD" w14:textId="77777777" w:rsidR="000B5A97" w:rsidRDefault="000B5A97" w:rsidP="00734DB7">
              <w:r w:rsidRPr="000B5A97">
                <w:t xml:space="preserve">      [7]</w:t>
              </w:r>
              <w:r>
                <w:t xml:space="preserve"> MPU-9250. Invensense, EEUU.</w:t>
              </w:r>
            </w:p>
            <w:p w14:paraId="1FB8833F" w14:textId="6ADC7D50" w:rsidR="00AA0CC3" w:rsidRDefault="000B5A97" w:rsidP="00734DB7">
              <w:r>
                <w:tab/>
              </w:r>
              <w:hyperlink r:id="rId63" w:history="1">
                <w:r w:rsidRPr="000B5A97">
                  <w:rPr>
                    <w:rStyle w:val="Hipervnculo"/>
                    <w:u w:val="none"/>
                  </w:rPr>
                  <w:t>https://invensense.tdk.com/products/motion-tracking/9-axis/mpu-9250/</w:t>
                </w:r>
              </w:hyperlink>
              <w:r>
                <w:t xml:space="preserve"> </w:t>
              </w:r>
            </w:p>
            <w:p w14:paraId="27C061C5" w14:textId="27ECA305" w:rsidR="00E44D74" w:rsidRPr="00E44D74" w:rsidRDefault="00E44D74" w:rsidP="00734DB7">
              <w:r>
                <w:tab/>
              </w:r>
              <w:r w:rsidRPr="00E44D74">
                <w:t xml:space="preserve">Datasheet: </w:t>
              </w:r>
              <w:hyperlink r:id="rId64" w:history="1">
                <w:r w:rsidRPr="00E44D74">
                  <w:rPr>
                    <w:rStyle w:val="Hipervnculo"/>
                    <w:u w:val="none"/>
                  </w:rPr>
                  <w:t>https://invensense.tdk.com/wp-content/uploads/2015/02/PS-MPU-9250A-01-</w:t>
                </w:r>
                <w:r w:rsidRPr="00E44D74">
                  <w:rPr>
                    <w:rStyle w:val="Hipervnculo"/>
                    <w:u w:val="none"/>
                  </w:rPr>
                  <w:tab/>
                  <w:t>v1.1.pdf</w:t>
                </w:r>
              </w:hyperlink>
              <w:r w:rsidRPr="00E44D74">
                <w:t xml:space="preserve"> </w:t>
              </w:r>
            </w:p>
            <w:p w14:paraId="1BE25021" w14:textId="77777777" w:rsidR="00AA0CC3" w:rsidRDefault="00AA0CC3" w:rsidP="00734DB7"/>
            <w:p w14:paraId="751BB092" w14:textId="77777777" w:rsidR="00AA0CC3" w:rsidRDefault="00AA0CC3" w:rsidP="00734DB7">
              <w:r>
                <w:t xml:space="preserve">      [8] STEVAL-WESU1. ST Microelectronics, Suiza.</w:t>
              </w:r>
            </w:p>
            <w:p w14:paraId="2AB10060" w14:textId="69DF66E3" w:rsidR="00AA0CC3" w:rsidRPr="00AA0CC3" w:rsidRDefault="00AA0CC3" w:rsidP="00AA0CC3">
              <w:r>
                <w:tab/>
              </w:r>
              <w:hyperlink r:id="rId65" w:history="1">
                <w:r w:rsidRPr="00AA0CC3">
                  <w:rPr>
                    <w:rStyle w:val="Hipervnculo"/>
                    <w:u w:val="none"/>
                  </w:rPr>
                  <w:t>https://www.st.com/en/evaluation-tools/steval-wesu1.html</w:t>
                </w:r>
              </w:hyperlink>
              <w:r w:rsidRPr="00AA0CC3">
                <w:t xml:space="preserve"> </w:t>
              </w:r>
            </w:p>
            <w:p w14:paraId="63682064" w14:textId="3F8062C7" w:rsidR="00AA0CC3" w:rsidRPr="00AA0CC3" w:rsidRDefault="00AA0CC3" w:rsidP="00AA0CC3">
              <w:r w:rsidRPr="00AA0CC3">
                <w:tab/>
                <w:t xml:space="preserve">Datasheet: </w:t>
              </w:r>
              <w:hyperlink r:id="rId66" w:history="1">
                <w:r w:rsidRPr="00AA0CC3">
                  <w:rPr>
                    <w:rStyle w:val="Hipervnculo"/>
                    <w:u w:val="none"/>
                  </w:rPr>
                  <w:t>https://www.st.com/resource/en/data_brief/steval-wesu1.pdf</w:t>
                </w:r>
              </w:hyperlink>
              <w:r w:rsidRPr="00AA0CC3">
                <w:t xml:space="preserve">   </w:t>
              </w:r>
            </w:p>
            <w:p w14:paraId="037A8A79" w14:textId="77777777" w:rsidR="006F1E4F" w:rsidRDefault="00AA0CC3" w:rsidP="00AA0CC3">
              <w:r w:rsidRPr="00AA0CC3">
                <w:tab/>
                <w:t xml:space="preserve">Manual de usuario: </w:t>
              </w:r>
              <w:hyperlink r:id="rId67" w:history="1">
                <w:r w:rsidRPr="00AA0CC3">
                  <w:rPr>
                    <w:rStyle w:val="Hipervnculo"/>
                    <w:u w:val="none"/>
                  </w:rPr>
                  <w:t>https://www.st.com/resource/en/user_manual/dm00279614-how-to-</w:t>
                </w:r>
                <w:r w:rsidRPr="00AA0CC3">
                  <w:rPr>
                    <w:rStyle w:val="Hipervnculo"/>
                    <w:u w:val="none"/>
                  </w:rPr>
                  <w:tab/>
                  <w:t>use-the-stevalwesu1-stmicroelectronics.pdf</w:t>
                </w:r>
              </w:hyperlink>
              <w:r w:rsidRPr="00AA0CC3">
                <w:t xml:space="preserve">  </w:t>
              </w:r>
            </w:p>
            <w:p w14:paraId="6C2EE6AD" w14:textId="3C81E628" w:rsidR="006F1E4F" w:rsidRDefault="006F1E4F" w:rsidP="00AA0CC3">
              <w:r>
                <w:tab/>
                <w:t xml:space="preserve">Acelerómetro y Giróscopo: </w:t>
              </w:r>
              <w:hyperlink r:id="rId68" w:history="1">
                <w:r w:rsidRPr="006F1E4F">
                  <w:rPr>
                    <w:rStyle w:val="Hipervnculo"/>
                    <w:u w:val="none"/>
                  </w:rPr>
                  <w:t>https://www.st.com/resource/en/datasheet/lsm6ds3.pdf</w:t>
                </w:r>
              </w:hyperlink>
              <w:r>
                <w:t xml:space="preserve"> </w:t>
              </w:r>
            </w:p>
            <w:p w14:paraId="2EE9750C" w14:textId="77777777" w:rsidR="00157C36" w:rsidRDefault="006F1E4F" w:rsidP="00AA0CC3">
              <w:r>
                <w:tab/>
                <w:t xml:space="preserve">Magnetómetro: </w:t>
              </w:r>
              <w:hyperlink r:id="rId69" w:history="1">
                <w:r w:rsidRPr="006F1E4F">
                  <w:rPr>
                    <w:rStyle w:val="Hipervnculo"/>
                    <w:u w:val="none"/>
                  </w:rPr>
                  <w:t>https://www.st.com/resource/en/datasheet/lis3mdl.pdf</w:t>
                </w:r>
              </w:hyperlink>
              <w:r>
                <w:t xml:space="preserve"> </w:t>
              </w:r>
            </w:p>
            <w:p w14:paraId="7DC403C5" w14:textId="77777777" w:rsidR="00157C36" w:rsidRDefault="00157C36" w:rsidP="00AA0CC3">
              <w:r>
                <w:tab/>
              </w:r>
            </w:p>
            <w:p w14:paraId="63F39ACB" w14:textId="77777777" w:rsidR="00BF7FB3" w:rsidRDefault="00157C36" w:rsidP="00157C36">
              <w:r>
                <w:t xml:space="preserve">      [9] Los datos vienen en Gauss en el datasheet. Se ha utilizado la conversión 1 Gs = 10</w:t>
              </w:r>
              <w:r>
                <w:rPr>
                  <w:vertAlign w:val="superscript"/>
                </w:rPr>
                <w:t xml:space="preserve">-4 </w:t>
              </w:r>
              <w:r>
                <w:t xml:space="preserve">T para </w:t>
              </w:r>
              <w:r>
                <w:tab/>
                <w:t>presentar todos los datos en las mismas unidades.</w:t>
              </w:r>
            </w:p>
            <w:p w14:paraId="1F8521DD" w14:textId="77777777" w:rsidR="00BF7FB3" w:rsidRDefault="00BF7FB3" w:rsidP="00157C36"/>
            <w:p w14:paraId="6BBC6583" w14:textId="290802D7" w:rsidR="00AB5499" w:rsidRDefault="00BF7FB3" w:rsidP="00157C36">
              <w:r>
                <w:t xml:space="preserve">      [10] ¿Qué es Android? </w:t>
              </w:r>
              <w:hyperlink r:id="rId70" w:history="1">
                <w:r w:rsidRPr="00BF7FB3">
                  <w:rPr>
                    <w:rStyle w:val="Hipervnculo"/>
                    <w:u w:val="none"/>
                  </w:rPr>
                  <w:t>https://www.android.com/intl/es_es/what-is-android/</w:t>
                </w:r>
              </w:hyperlink>
              <w:r w:rsidR="002A0A38">
                <w:t xml:space="preserve"> Google Inc</w:t>
              </w:r>
              <w:r w:rsidR="00AB5499">
                <w:t xml:space="preserve">,    </w:t>
              </w:r>
              <w:r w:rsidR="00AB5499">
                <w:tab/>
                <w:t>EEUU</w:t>
              </w:r>
              <w:r w:rsidR="00FB39DF">
                <w:t>.</w:t>
              </w:r>
            </w:p>
            <w:p w14:paraId="5234F7DC" w14:textId="77777777" w:rsidR="00AB5499" w:rsidRDefault="00AB5499" w:rsidP="00157C36"/>
            <w:p w14:paraId="6F8224EF" w14:textId="2B1428C3" w:rsidR="00A544FD" w:rsidRDefault="00AB5499" w:rsidP="00FB39DF">
              <w:r>
                <w:t xml:space="preserve">      [11] Datos</w:t>
              </w:r>
              <w:r w:rsidR="00FB39DF">
                <w:t xml:space="preserve"> y características</w:t>
              </w:r>
              <w:r>
                <w:t xml:space="preserve"> de iOS.</w:t>
              </w:r>
              <w:r w:rsidRPr="008E08BD">
                <w:t xml:space="preserve"> </w:t>
              </w:r>
              <w:hyperlink r:id="rId71" w:history="1">
                <w:r w:rsidRPr="008E08BD">
                  <w:rPr>
                    <w:rStyle w:val="Hipervnculo"/>
                    <w:u w:val="none"/>
                  </w:rPr>
                  <w:t>https://www.apple.com/es/ios/ios-13/</w:t>
                </w:r>
              </w:hyperlink>
              <w:r>
                <w:t xml:space="preserve"> Apple Inc, EEUU</w:t>
              </w:r>
              <w:r w:rsidR="00FB39DF">
                <w:t>.</w:t>
              </w:r>
            </w:p>
          </w:sdtContent>
        </w:sdt>
      </w:sdtContent>
    </w:sdt>
    <w:p w14:paraId="3406ADDF" w14:textId="7F4906C5" w:rsidR="008E08BD" w:rsidRDefault="008E08BD" w:rsidP="00FB39DF"/>
    <w:p w14:paraId="47668CEC" w14:textId="77777777" w:rsidR="00F63C35" w:rsidRDefault="008E08BD" w:rsidP="00FB39DF">
      <w:r>
        <w:t xml:space="preserve">      [12] Gráfico propio, datos de StatCounter. Diciembre de 2019. </w:t>
      </w:r>
    </w:p>
    <w:p w14:paraId="2F95ADB3" w14:textId="2A133F1A" w:rsidR="008E08BD" w:rsidRPr="003C1E01" w:rsidRDefault="00F63C35" w:rsidP="00FB39DF">
      <w:pPr>
        <w:rPr>
          <w:ins w:id="1352" w:author="DIEGO PÉREZ LAVARÍAS" w:date="2020-05-15T12:40:00Z"/>
        </w:rPr>
      </w:pPr>
      <w:r>
        <w:tab/>
      </w:r>
      <w:r w:rsidR="00F6354E" w:rsidRPr="003C1E01">
        <w:rPr>
          <w:rPrChange w:id="1353" w:author="DIEGO PÉREZ LAVARÍAS" w:date="2020-05-15T12:40:00Z">
            <w:rPr/>
          </w:rPrChange>
        </w:rPr>
        <w:fldChar w:fldCharType="begin"/>
      </w:r>
      <w:r w:rsidR="00F6354E" w:rsidRPr="003C1E01">
        <w:instrText xml:space="preserve"> HYPERLINK "https://gs.statcounter.com/os-market-share/mobile/worldwide" </w:instrText>
      </w:r>
      <w:r w:rsidR="00F6354E" w:rsidRPr="003C1E01">
        <w:rPr>
          <w:rPrChange w:id="1354" w:author="DIEGO PÉREZ LAVARÍAS" w:date="2020-05-15T12:40:00Z">
            <w:rPr>
              <w:rStyle w:val="Hipervnculo"/>
            </w:rPr>
          </w:rPrChange>
        </w:rPr>
        <w:fldChar w:fldCharType="separate"/>
      </w:r>
      <w:r w:rsidR="00E23D10" w:rsidRPr="003C1E01">
        <w:rPr>
          <w:rStyle w:val="Hipervnculo"/>
          <w:u w:val="none"/>
          <w:rPrChange w:id="1355" w:author="DIEGO PÉREZ LAVARÍAS" w:date="2020-05-15T12:40:00Z">
            <w:rPr>
              <w:rStyle w:val="Hipervnculo"/>
            </w:rPr>
          </w:rPrChange>
        </w:rPr>
        <w:t>https://gs.statcounter.com/os-market-share/mobile/worldwide</w:t>
      </w:r>
      <w:r w:rsidR="00F6354E" w:rsidRPr="003C1E01">
        <w:rPr>
          <w:rStyle w:val="Hipervnculo"/>
          <w:u w:val="none"/>
          <w:rPrChange w:id="1356" w:author="DIEGO PÉREZ LAVARÍAS" w:date="2020-05-15T12:40:00Z">
            <w:rPr>
              <w:rStyle w:val="Hipervnculo"/>
            </w:rPr>
          </w:rPrChange>
        </w:rPr>
        <w:fldChar w:fldCharType="end"/>
      </w:r>
      <w:r w:rsidR="008E08BD" w:rsidRPr="003C1E01">
        <w:t xml:space="preserve"> </w:t>
      </w:r>
    </w:p>
    <w:p w14:paraId="3F68897C" w14:textId="286F2700" w:rsidR="003C1E01" w:rsidRDefault="003C1E01" w:rsidP="00FB39DF">
      <w:pPr>
        <w:rPr>
          <w:ins w:id="1357" w:author="DIEGO PÉREZ LAVARÍAS" w:date="2020-05-15T12:40:00Z"/>
        </w:rPr>
      </w:pPr>
    </w:p>
    <w:p w14:paraId="4B37F361" w14:textId="78DBDE51" w:rsidR="003C1E01" w:rsidRDefault="003C1E01" w:rsidP="00FB39DF">
      <w:pPr>
        <w:rPr>
          <w:ins w:id="1358" w:author="DIEGO PÉREZ LAVARÍAS" w:date="2020-05-15T12:49:00Z"/>
        </w:rPr>
      </w:pPr>
      <w:ins w:id="1359" w:author="DIEGO PÉREZ LAVARÍAS" w:date="2020-05-15T12:40:00Z">
        <w:r>
          <w:t xml:space="preserve">      [13] Kai OS. </w:t>
        </w:r>
        <w:r w:rsidRPr="003C1E01">
          <w:rPr>
            <w:rPrChange w:id="1360" w:author="DIEGO PÉREZ LAVARÍAS" w:date="2020-05-15T12:40:00Z">
              <w:rPr/>
            </w:rPrChange>
          </w:rPr>
          <w:fldChar w:fldCharType="begin"/>
        </w:r>
        <w:r w:rsidRPr="003C1E01">
          <w:instrText xml:space="preserve"> HYPERLINK "https://www.kaiostech.com" </w:instrText>
        </w:r>
        <w:r w:rsidRPr="003C1E01">
          <w:rPr>
            <w:rPrChange w:id="1361" w:author="DIEGO PÉREZ LAVARÍAS" w:date="2020-05-15T12:40:00Z">
              <w:rPr/>
            </w:rPrChange>
          </w:rPr>
          <w:fldChar w:fldCharType="separate"/>
        </w:r>
        <w:r w:rsidRPr="003C1E01">
          <w:rPr>
            <w:rStyle w:val="Hipervnculo"/>
            <w:u w:val="none"/>
            <w:rPrChange w:id="1362" w:author="DIEGO PÉREZ LAVARÍAS" w:date="2020-05-15T12:40:00Z">
              <w:rPr>
                <w:rStyle w:val="Hipervnculo"/>
              </w:rPr>
            </w:rPrChange>
          </w:rPr>
          <w:t>https://www.kaiostech.com</w:t>
        </w:r>
        <w:r w:rsidRPr="003C1E01">
          <w:rPr>
            <w:rPrChange w:id="1363" w:author="DIEGO PÉREZ LAVARÍAS" w:date="2020-05-15T12:40:00Z">
              <w:rPr/>
            </w:rPrChange>
          </w:rPr>
          <w:fldChar w:fldCharType="end"/>
        </w:r>
        <w:r>
          <w:t xml:space="preserve"> </w:t>
        </w:r>
      </w:ins>
      <w:ins w:id="1364" w:author="DIEGO PÉREZ LAVARÍAS" w:date="2020-05-15T12:42:00Z">
        <w:r w:rsidR="008622F7">
          <w:t>KaiOS Technologies Inc, EEUU.</w:t>
        </w:r>
      </w:ins>
    </w:p>
    <w:p w14:paraId="25ECB04E" w14:textId="043462F3" w:rsidR="00DA7EAC" w:rsidRDefault="00DA7EAC" w:rsidP="00FB39DF">
      <w:pPr>
        <w:rPr>
          <w:ins w:id="1365" w:author="DIEGO PÉREZ LAVARÍAS" w:date="2020-05-15T12:49:00Z"/>
        </w:rPr>
      </w:pPr>
    </w:p>
    <w:p w14:paraId="68C4CA1C" w14:textId="1971F6BE" w:rsidR="00DA7EAC" w:rsidRDefault="00DA7EAC" w:rsidP="00FB39DF">
      <w:pPr>
        <w:rPr>
          <w:ins w:id="1366" w:author="DIEGO PÉREZ LAVARÍAS" w:date="2020-05-15T12:52:00Z"/>
        </w:rPr>
      </w:pPr>
      <w:ins w:id="1367" w:author="DIEGO PÉREZ LAVARÍAS" w:date="2020-05-15T12:49:00Z">
        <w:r>
          <w:t xml:space="preserve">      [14] Problemas entre Huawei y EEUU. </w:t>
        </w:r>
        <w:r w:rsidRPr="00DA7EAC">
          <w:rPr>
            <w:rPrChange w:id="1368" w:author="DIEGO PÉREZ LAVARÍAS" w:date="2020-05-15T12:49:00Z">
              <w:rPr/>
            </w:rPrChange>
          </w:rPr>
          <w:fldChar w:fldCharType="begin"/>
        </w:r>
        <w:r w:rsidRPr="00DA7EAC">
          <w:instrText xml:space="preserve"> HYPERLINK "</w:instrText>
        </w:r>
        <w:r w:rsidRPr="00DA7EAC">
          <w:rPr>
            <w:rPrChange w:id="1369" w:author="DIEGO PÉREZ LAVARÍAS" w:date="2020-05-15T12:49:00Z">
              <w:rPr>
                <w:rStyle w:val="Hipervnculo"/>
              </w:rPr>
            </w:rPrChange>
          </w:rPr>
          <w:instrText>https://rpp.pe/tecnologia/moviles/huawei-esto-es-lo-</w:instrText>
        </w:r>
        <w:r w:rsidRPr="00DA7EAC">
          <w:rPr>
            <w:rPrChange w:id="1370" w:author="DIEGO PÉREZ LAVARÍAS" w:date="2020-05-15T12:49:00Z">
              <w:rPr>
                <w:rStyle w:val="Hipervnculo"/>
              </w:rPr>
            </w:rPrChange>
          </w:rPr>
          <w:tab/>
          <w:instrText>que-debes-saber-del-caso-huawei-con-google-android-y-estados-unidos-noticia-</w:instrText>
        </w:r>
        <w:r w:rsidRPr="00DA7EAC">
          <w:rPr>
            <w:rPrChange w:id="1371" w:author="DIEGO PÉREZ LAVARÍAS" w:date="2020-05-15T12:49:00Z">
              <w:rPr>
                <w:rStyle w:val="Hipervnculo"/>
              </w:rPr>
            </w:rPrChange>
          </w:rPr>
          <w:tab/>
          <w:instrText>1198645</w:instrText>
        </w:r>
        <w:r w:rsidRPr="00DA7EAC">
          <w:instrText xml:space="preserve">" </w:instrText>
        </w:r>
        <w:r w:rsidRPr="00DA7EAC">
          <w:rPr>
            <w:rPrChange w:id="1372" w:author="DIEGO PÉREZ LAVARÍAS" w:date="2020-05-15T12:49:00Z">
              <w:rPr/>
            </w:rPrChange>
          </w:rPr>
          <w:fldChar w:fldCharType="separate"/>
        </w:r>
        <w:r w:rsidRPr="00DA7EAC">
          <w:rPr>
            <w:rStyle w:val="Hipervnculo"/>
            <w:u w:val="none"/>
            <w:rPrChange w:id="1373" w:author="DIEGO PÉREZ LAVARÍAS" w:date="2020-05-15T12:49:00Z">
              <w:rPr>
                <w:rStyle w:val="Hipervnculo"/>
              </w:rPr>
            </w:rPrChange>
          </w:rPr>
          <w:t>https://rpp.pe/tecnologia/moviles/huawei-esto-es-lo-</w:t>
        </w:r>
        <w:r w:rsidRPr="00DA7EAC">
          <w:rPr>
            <w:rStyle w:val="Hipervnculo"/>
            <w:u w:val="none"/>
            <w:rPrChange w:id="1374" w:author="DIEGO PÉREZ LAVARÍAS" w:date="2020-05-15T12:49:00Z">
              <w:rPr>
                <w:rStyle w:val="Hipervnculo"/>
              </w:rPr>
            </w:rPrChange>
          </w:rPr>
          <w:tab/>
          <w:t>que-debes-saber-del-caso-huawei-con-google-android-y-estados-unidos-noticia-</w:t>
        </w:r>
        <w:r w:rsidRPr="00DA7EAC">
          <w:rPr>
            <w:rStyle w:val="Hipervnculo"/>
            <w:u w:val="none"/>
            <w:rPrChange w:id="1375" w:author="DIEGO PÉREZ LAVARÍAS" w:date="2020-05-15T12:49:00Z">
              <w:rPr>
                <w:rStyle w:val="Hipervnculo"/>
              </w:rPr>
            </w:rPrChange>
          </w:rPr>
          <w:tab/>
          <w:t>1198645</w:t>
        </w:r>
        <w:r w:rsidRPr="00DA7EAC">
          <w:rPr>
            <w:rPrChange w:id="1376" w:author="DIEGO PÉREZ LAVARÍAS" w:date="2020-05-15T12:49:00Z">
              <w:rPr/>
            </w:rPrChange>
          </w:rPr>
          <w:fldChar w:fldCharType="end"/>
        </w:r>
        <w:r w:rsidRPr="00DA7EAC">
          <w:t xml:space="preserve"> </w:t>
        </w:r>
      </w:ins>
    </w:p>
    <w:p w14:paraId="441388B3" w14:textId="3C702547" w:rsidR="003B13E2" w:rsidRDefault="003B13E2" w:rsidP="00FB39DF">
      <w:pPr>
        <w:rPr>
          <w:ins w:id="1377" w:author="DIEGO PÉREZ LAVARÍAS" w:date="2020-05-15T12:52:00Z"/>
        </w:rPr>
      </w:pPr>
    </w:p>
    <w:p w14:paraId="3552DE00" w14:textId="46B3AE56" w:rsidR="003B13E2" w:rsidRDefault="003B13E2">
      <w:pPr>
        <w:jc w:val="left"/>
        <w:rPr>
          <w:ins w:id="1378" w:author="DIEGO PÉREZ LAVARÍAS" w:date="2020-05-15T16:13:00Z"/>
        </w:rPr>
      </w:pPr>
      <w:ins w:id="1379" w:author="DIEGO PÉREZ LAVARÍAS" w:date="2020-05-15T12:52:00Z">
        <w:r>
          <w:t xml:space="preserve">      [15] Cuota de mercado de </w:t>
        </w:r>
        <w:r w:rsidRPr="00B24620">
          <w:rPr>
            <w:i/>
            <w:iCs/>
            <w:rPrChange w:id="1380" w:author="DIEGO PÉREZ LAVARÍAS" w:date="2020-05-15T12:53:00Z">
              <w:rPr/>
            </w:rPrChange>
          </w:rPr>
          <w:t>smartphones</w:t>
        </w:r>
        <w:r>
          <w:t xml:space="preserve"> por marca</w:t>
        </w:r>
      </w:ins>
      <w:ins w:id="1381" w:author="DIEGO PÉREZ LAVARÍAS" w:date="2020-05-15T12:53:00Z">
        <w:r w:rsidR="007A053E">
          <w:t>, 2019.</w:t>
        </w:r>
      </w:ins>
      <w:ins w:id="1382" w:author="DIEGO PÉREZ LAVARÍAS" w:date="2020-05-15T12:52:00Z">
        <w:r>
          <w:t xml:space="preserve"> </w:t>
        </w:r>
        <w:r>
          <w:tab/>
        </w:r>
      </w:ins>
      <w:ins w:id="1383" w:author="DIEGO PÉREZ LAVARÍAS" w:date="2020-05-15T12:53:00Z">
        <w:r w:rsidRPr="003B13E2">
          <w:rPr>
            <w:rPrChange w:id="1384" w:author="DIEGO PÉREZ LAVARÍAS" w:date="2020-05-15T12:53:00Z">
              <w:rPr/>
            </w:rPrChange>
          </w:rPr>
          <w:fldChar w:fldCharType="begin"/>
        </w:r>
        <w:r w:rsidRPr="003B13E2">
          <w:instrText xml:space="preserve"> HYPERLINK "</w:instrText>
        </w:r>
      </w:ins>
      <w:ins w:id="1385" w:author="DIEGO PÉREZ LAVARÍAS" w:date="2020-05-15T12:52:00Z">
        <w:r w:rsidRPr="003B13E2">
          <w:rPr>
            <w:rPrChange w:id="1386" w:author="DIEGO PÉREZ LAVARÍAS" w:date="2020-05-15T12:53:00Z">
              <w:rPr>
                <w:rStyle w:val="Hipervnculo"/>
                <w:u w:val="none"/>
              </w:rPr>
            </w:rPrChange>
          </w:rPr>
          <w:instrText>https://www.counterpointresearch.com/global-smartphone-share/</w:instrText>
        </w:r>
      </w:ins>
      <w:ins w:id="1387" w:author="DIEGO PÉREZ LAVARÍAS" w:date="2020-05-15T12:53:00Z">
        <w:r w:rsidRPr="003B13E2">
          <w:instrText xml:space="preserve">" </w:instrText>
        </w:r>
        <w:r w:rsidRPr="003B13E2">
          <w:rPr>
            <w:rPrChange w:id="1388" w:author="DIEGO PÉREZ LAVARÍAS" w:date="2020-05-15T12:53:00Z">
              <w:rPr/>
            </w:rPrChange>
          </w:rPr>
          <w:fldChar w:fldCharType="separate"/>
        </w:r>
      </w:ins>
      <w:ins w:id="1389" w:author="DIEGO PÉREZ LAVARÍAS" w:date="2020-05-15T12:52:00Z">
        <w:r w:rsidRPr="003B13E2">
          <w:rPr>
            <w:rStyle w:val="Hipervnculo"/>
            <w:u w:val="none"/>
          </w:rPr>
          <w:t>https://www.counterpointresearch.com/global-smartphone-share/</w:t>
        </w:r>
      </w:ins>
      <w:ins w:id="1390" w:author="DIEGO PÉREZ LAVARÍAS" w:date="2020-05-15T12:53:00Z">
        <w:r w:rsidRPr="003B13E2">
          <w:rPr>
            <w:rPrChange w:id="1391" w:author="DIEGO PÉREZ LAVARÍAS" w:date="2020-05-15T12:53:00Z">
              <w:rPr/>
            </w:rPrChange>
          </w:rPr>
          <w:fldChar w:fldCharType="end"/>
        </w:r>
      </w:ins>
      <w:ins w:id="1392" w:author="DIEGO PÉREZ LAVARÍAS" w:date="2020-05-15T12:52:00Z">
        <w:r>
          <w:t xml:space="preserve"> </w:t>
        </w:r>
      </w:ins>
    </w:p>
    <w:p w14:paraId="7633EA50" w14:textId="40B0ED6F" w:rsidR="00BD33D8" w:rsidRDefault="00BD33D8">
      <w:pPr>
        <w:jc w:val="left"/>
        <w:rPr>
          <w:ins w:id="1393" w:author="DIEGO PÉREZ LAVARÍAS" w:date="2020-05-15T16:13:00Z"/>
        </w:rPr>
      </w:pPr>
    </w:p>
    <w:p w14:paraId="5E91843A" w14:textId="7EFADA2C" w:rsidR="00BD33D8" w:rsidRDefault="00BD33D8">
      <w:pPr>
        <w:jc w:val="left"/>
        <w:rPr>
          <w:ins w:id="1394" w:author="DIEGO PÉREZ LAVARÍAS" w:date="2020-05-15T16:13:00Z"/>
        </w:rPr>
      </w:pPr>
      <w:ins w:id="1395" w:author="DIEGO PÉREZ LAVARÍAS" w:date="2020-05-15T16:13:00Z">
        <w:r>
          <w:t xml:space="preserve">      [16] Informe Anual 201</w:t>
        </w:r>
      </w:ins>
      <w:ins w:id="1396" w:author="DIEGO PÉREZ LAVARÍAS" w:date="2020-05-15T16:16:00Z">
        <w:r w:rsidR="00825D39">
          <w:t>9.</w:t>
        </w:r>
      </w:ins>
      <w:ins w:id="1397" w:author="DIEGO PÉREZ LAVARÍAS" w:date="2020-05-15T16:13:00Z">
        <w:r>
          <w:t xml:space="preserve"> Dispositivos y comunicaciones móviles, CCN-CERT</w:t>
        </w:r>
      </w:ins>
    </w:p>
    <w:p w14:paraId="6E3860C0" w14:textId="25D3641B" w:rsidR="00BD33D8" w:rsidRDefault="00825D39">
      <w:pPr>
        <w:jc w:val="left"/>
        <w:rPr>
          <w:ins w:id="1398" w:author="DIEGO PÉREZ LAVARÍAS" w:date="2020-05-19T11:19:00Z"/>
        </w:rPr>
      </w:pPr>
      <w:ins w:id="1399" w:author="DIEGO PÉREZ LAVARÍAS" w:date="2020-05-15T16:16:00Z">
        <w:r>
          <w:tab/>
        </w:r>
        <w:r w:rsidR="00C602AC" w:rsidRPr="001F74F7">
          <w:rPr>
            <w:rPrChange w:id="1400" w:author="DIEGO PÉREZ LAVARÍAS" w:date="2020-05-16T11:49:00Z">
              <w:rPr/>
            </w:rPrChange>
          </w:rPr>
          <w:fldChar w:fldCharType="begin"/>
        </w:r>
        <w:r w:rsidR="00C602AC" w:rsidRPr="001F74F7">
          <w:instrText xml:space="preserve"> HYPERLINK "</w:instrText>
        </w:r>
        <w:r w:rsidR="00C602AC" w:rsidRPr="001F74F7">
          <w:rPr>
            <w:rPrChange w:id="1401" w:author="DIEGO PÉREZ LAVARÍAS" w:date="2020-05-16T11:49:00Z">
              <w:rPr>
                <w:rStyle w:val="Hipervnculo"/>
              </w:rPr>
            </w:rPrChange>
          </w:rPr>
          <w:instrText>https://www.ccn-cert.cni.es/informes/informes-ccn-cert-publicos/4625-ccn-cert-ia-03-</w:instrText>
        </w:r>
        <w:r w:rsidR="00C602AC" w:rsidRPr="001F74F7">
          <w:rPr>
            <w:rPrChange w:id="1402" w:author="DIEGO PÉREZ LAVARÍAS" w:date="2020-05-16T11:49:00Z">
              <w:rPr>
                <w:rStyle w:val="Hipervnculo"/>
              </w:rPr>
            </w:rPrChange>
          </w:rPr>
          <w:tab/>
          <w:instrText>20-informe-anual-2019-dispositivos-y-comunicaciones-moviles-1/file.html</w:instrText>
        </w:r>
        <w:r w:rsidR="00C602AC" w:rsidRPr="001F74F7">
          <w:instrText xml:space="preserve">" </w:instrText>
        </w:r>
        <w:r w:rsidR="00C602AC" w:rsidRPr="001F74F7">
          <w:rPr>
            <w:rPrChange w:id="1403" w:author="DIEGO PÉREZ LAVARÍAS" w:date="2020-05-16T11:49:00Z">
              <w:rPr/>
            </w:rPrChange>
          </w:rPr>
          <w:fldChar w:fldCharType="separate"/>
        </w:r>
        <w:r w:rsidR="00C602AC" w:rsidRPr="001F74F7">
          <w:rPr>
            <w:rStyle w:val="Hipervnculo"/>
            <w:u w:val="none"/>
            <w:rPrChange w:id="1404" w:author="DIEGO PÉREZ LAVARÍAS" w:date="2020-05-16T11:49:00Z">
              <w:rPr>
                <w:rStyle w:val="Hipervnculo"/>
              </w:rPr>
            </w:rPrChange>
          </w:rPr>
          <w:t>https://www.ccn-cert.cni.es/informes/informes-ccn-cert-publicos/4625-ccn-cert-ia-03-</w:t>
        </w:r>
        <w:r w:rsidR="00C602AC" w:rsidRPr="001F74F7">
          <w:rPr>
            <w:rStyle w:val="Hipervnculo"/>
            <w:u w:val="none"/>
            <w:rPrChange w:id="1405" w:author="DIEGO PÉREZ LAVARÍAS" w:date="2020-05-16T11:49:00Z">
              <w:rPr>
                <w:rStyle w:val="Hipervnculo"/>
              </w:rPr>
            </w:rPrChange>
          </w:rPr>
          <w:tab/>
          <w:t>20-informe-anual-2019-dispositivos-y-comunicaciones-moviles-1/file.html</w:t>
        </w:r>
        <w:r w:rsidR="00C602AC" w:rsidRPr="001F74F7">
          <w:rPr>
            <w:rPrChange w:id="1406" w:author="DIEGO PÉREZ LAVARÍAS" w:date="2020-05-16T11:49:00Z">
              <w:rPr/>
            </w:rPrChange>
          </w:rPr>
          <w:fldChar w:fldCharType="end"/>
        </w:r>
        <w:r w:rsidRPr="001F74F7">
          <w:t xml:space="preserve"> </w:t>
        </w:r>
      </w:ins>
    </w:p>
    <w:p w14:paraId="39B42F75" w14:textId="508D7890" w:rsidR="00772B5C" w:rsidRDefault="00772B5C">
      <w:pPr>
        <w:jc w:val="left"/>
        <w:rPr>
          <w:ins w:id="1407" w:author="DIEGO PÉREZ LAVARÍAS" w:date="2020-05-19T11:19:00Z"/>
        </w:rPr>
      </w:pPr>
    </w:p>
    <w:p w14:paraId="5E571D14" w14:textId="0E17D125" w:rsidR="00772B5C" w:rsidRDefault="00772B5C">
      <w:pPr>
        <w:jc w:val="left"/>
        <w:rPr>
          <w:ins w:id="1408" w:author="DIEGO PÉREZ LAVARÍAS" w:date="2020-05-20T16:07:00Z"/>
        </w:rPr>
      </w:pPr>
      <w:ins w:id="1409" w:author="DIEGO PÉREZ LAVARÍAS" w:date="2020-05-19T11:19:00Z">
        <w:r>
          <w:t xml:space="preserve">      [17] Android Studio. </w:t>
        </w:r>
        <w:r w:rsidRPr="00772B5C">
          <w:rPr>
            <w:rPrChange w:id="1410" w:author="DIEGO PÉREZ LAVARÍAS" w:date="2020-05-19T11:19:00Z">
              <w:rPr/>
            </w:rPrChange>
          </w:rPr>
          <w:fldChar w:fldCharType="begin"/>
        </w:r>
        <w:r w:rsidRPr="00772B5C">
          <w:instrText xml:space="preserve"> HYPERLINK "https://developer.android.com/studio/" </w:instrText>
        </w:r>
        <w:r w:rsidRPr="00772B5C">
          <w:rPr>
            <w:rPrChange w:id="1411" w:author="DIEGO PÉREZ LAVARÍAS" w:date="2020-05-19T11:19:00Z">
              <w:rPr/>
            </w:rPrChange>
          </w:rPr>
          <w:fldChar w:fldCharType="separate"/>
        </w:r>
        <w:r w:rsidRPr="00772B5C">
          <w:rPr>
            <w:rStyle w:val="Hipervnculo"/>
            <w:u w:val="none"/>
            <w:rPrChange w:id="1412" w:author="DIEGO PÉREZ LAVARÍAS" w:date="2020-05-19T11:19:00Z">
              <w:rPr>
                <w:rStyle w:val="Hipervnculo"/>
              </w:rPr>
            </w:rPrChange>
          </w:rPr>
          <w:t>https://developer.android.com/studio/</w:t>
        </w:r>
        <w:r w:rsidRPr="00772B5C">
          <w:rPr>
            <w:rPrChange w:id="1413" w:author="DIEGO PÉREZ LAVARÍAS" w:date="2020-05-19T11:19:00Z">
              <w:rPr/>
            </w:rPrChange>
          </w:rPr>
          <w:fldChar w:fldCharType="end"/>
        </w:r>
        <w:r>
          <w:t xml:space="preserve"> </w:t>
        </w:r>
      </w:ins>
    </w:p>
    <w:p w14:paraId="42BF2819" w14:textId="3A720EA4" w:rsidR="00D9420F" w:rsidRDefault="00D9420F">
      <w:pPr>
        <w:jc w:val="left"/>
        <w:rPr>
          <w:ins w:id="1414" w:author="DIEGO PÉREZ LAVARÍAS" w:date="2020-05-20T16:07:00Z"/>
        </w:rPr>
      </w:pPr>
    </w:p>
    <w:p w14:paraId="44A86EF6" w14:textId="660A370A" w:rsidR="00D9420F" w:rsidRDefault="00D9420F">
      <w:pPr>
        <w:jc w:val="left"/>
        <w:rPr>
          <w:ins w:id="1415" w:author="DIEGO PÉREZ LAVARÍAS" w:date="2020-05-20T16:28:00Z"/>
        </w:rPr>
      </w:pPr>
      <w:ins w:id="1416" w:author="DIEGO PÉREZ LAVARÍAS" w:date="2020-05-20T16:07:00Z">
        <w:r>
          <w:t xml:space="preserve">      [18] Documento explicativo Filtro de </w:t>
        </w:r>
      </w:ins>
      <w:ins w:id="1417" w:author="DIEGO PÉREZ LAVARÍAS" w:date="2020-05-20T16:08:00Z">
        <w:r>
          <w:t>Kalman. Ciclo extraído de aquí.</w:t>
        </w:r>
      </w:ins>
      <w:ins w:id="1418" w:author="DIEGO PÉREZ LAVARÍAS" w:date="2020-05-20T16:07:00Z">
        <w:r>
          <w:tab/>
        </w:r>
        <w:r w:rsidRPr="00D9420F">
          <w:rPr>
            <w:rPrChange w:id="1419" w:author="DIEGO PÉREZ LAVARÍAS" w:date="2020-05-20T16:08:00Z">
              <w:rPr/>
            </w:rPrChange>
          </w:rPr>
          <w:fldChar w:fldCharType="begin"/>
        </w:r>
        <w:r w:rsidRPr="00D9420F">
          <w:instrText xml:space="preserve"> HYPERLINK "</w:instrText>
        </w:r>
        <w:r w:rsidRPr="00D9420F">
          <w:rPr>
            <w:rPrChange w:id="1420" w:author="DIEGO PÉREZ LAVARÍAS" w:date="2020-05-20T16:08:00Z">
              <w:rPr>
                <w:rStyle w:val="Hipervnculo"/>
              </w:rPr>
            </w:rPrChange>
          </w:rPr>
          <w:instrText>https://web.archive.org/web/20151123202219/http://www.bccr.fi.cr/06_metodos_cuanti</w:instrText>
        </w:r>
        <w:r w:rsidRPr="00D9420F">
          <w:rPr>
            <w:rPrChange w:id="1421" w:author="DIEGO PÉREZ LAVARÍAS" w:date="2020-05-20T16:08:00Z">
              <w:rPr>
                <w:rStyle w:val="Hipervnculo"/>
              </w:rPr>
            </w:rPrChange>
          </w:rPr>
          <w:tab/>
          <w:instrText>tativos/FILTRO%20DE%20KALMAN.pdf</w:instrText>
        </w:r>
        <w:r w:rsidRPr="00D9420F">
          <w:instrText xml:space="preserve">" </w:instrText>
        </w:r>
        <w:r w:rsidRPr="00D9420F">
          <w:rPr>
            <w:rPrChange w:id="1422" w:author="DIEGO PÉREZ LAVARÍAS" w:date="2020-05-20T16:08:00Z">
              <w:rPr/>
            </w:rPrChange>
          </w:rPr>
          <w:fldChar w:fldCharType="separate"/>
        </w:r>
        <w:r w:rsidRPr="00D9420F">
          <w:rPr>
            <w:rStyle w:val="Hipervnculo"/>
            <w:u w:val="none"/>
            <w:rPrChange w:id="1423" w:author="DIEGO PÉREZ LAVARÍAS" w:date="2020-05-20T16:08:00Z">
              <w:rPr>
                <w:rStyle w:val="Hipervnculo"/>
              </w:rPr>
            </w:rPrChange>
          </w:rPr>
          <w:t>https://web.archive.org/web/20151123202219/http://www.bccr.fi.cr/06_metodos_cuanti</w:t>
        </w:r>
        <w:r w:rsidRPr="00D9420F">
          <w:rPr>
            <w:rStyle w:val="Hipervnculo"/>
            <w:u w:val="none"/>
            <w:rPrChange w:id="1424" w:author="DIEGO PÉREZ LAVARÍAS" w:date="2020-05-20T16:08:00Z">
              <w:rPr>
                <w:rStyle w:val="Hipervnculo"/>
              </w:rPr>
            </w:rPrChange>
          </w:rPr>
          <w:tab/>
          <w:t>tativos/FILTRO%20DE%20KALMAN.pdf</w:t>
        </w:r>
        <w:r w:rsidRPr="00D9420F">
          <w:rPr>
            <w:rPrChange w:id="1425" w:author="DIEGO PÉREZ LAVARÍAS" w:date="2020-05-20T16:08:00Z">
              <w:rPr/>
            </w:rPrChange>
          </w:rPr>
          <w:fldChar w:fldCharType="end"/>
        </w:r>
        <w:r w:rsidRPr="00D9420F">
          <w:t xml:space="preserve"> </w:t>
        </w:r>
      </w:ins>
    </w:p>
    <w:p w14:paraId="30EE737E" w14:textId="46D18216" w:rsidR="00B50886" w:rsidRDefault="00B50886">
      <w:pPr>
        <w:jc w:val="left"/>
        <w:rPr>
          <w:ins w:id="1426" w:author="DIEGO PÉREZ LAVARÍAS" w:date="2020-05-20T16:28:00Z"/>
        </w:rPr>
      </w:pPr>
    </w:p>
    <w:p w14:paraId="6E78739C" w14:textId="47B8D80A" w:rsidR="00B50886" w:rsidRDefault="00B50886">
      <w:pPr>
        <w:jc w:val="left"/>
        <w:rPr>
          <w:ins w:id="1427" w:author="DIEGO PÉREZ LAVARÍAS" w:date="2020-05-20T16:29:00Z"/>
        </w:rPr>
      </w:pPr>
      <w:ins w:id="1428" w:author="DIEGO PÉREZ LAVARÍAS" w:date="2020-05-20T16:28:00Z">
        <w:r>
          <w:t xml:space="preserve">      [19] Algoritmo de Madgwick, código libre. </w:t>
        </w:r>
      </w:ins>
    </w:p>
    <w:p w14:paraId="1944DA8A" w14:textId="675C037F" w:rsidR="00B50886" w:rsidRDefault="00B50886">
      <w:pPr>
        <w:jc w:val="left"/>
        <w:rPr>
          <w:ins w:id="1429" w:author="DIEGO PÉREZ LAVARÍAS" w:date="2020-05-23T15:26:00Z"/>
        </w:rPr>
      </w:pPr>
      <w:ins w:id="1430" w:author="DIEGO PÉREZ LAVARÍAS" w:date="2020-05-20T16:29:00Z">
        <w:r>
          <w:tab/>
        </w:r>
        <w:r w:rsidRPr="00B50886">
          <w:rPr>
            <w:rPrChange w:id="1431" w:author="DIEGO PÉREZ LAVARÍAS" w:date="2020-05-20T16:29:00Z">
              <w:rPr/>
            </w:rPrChange>
          </w:rPr>
          <w:fldChar w:fldCharType="begin"/>
        </w:r>
        <w:r w:rsidRPr="00B50886">
          <w:instrText xml:space="preserve"> HYPERLINK "https://x-io.co.uk/open-source-imu-and-ahrs-algorithms/" </w:instrText>
        </w:r>
        <w:r w:rsidRPr="00B50886">
          <w:rPr>
            <w:rPrChange w:id="1432" w:author="DIEGO PÉREZ LAVARÍAS" w:date="2020-05-20T16:29:00Z">
              <w:rPr/>
            </w:rPrChange>
          </w:rPr>
          <w:fldChar w:fldCharType="separate"/>
        </w:r>
        <w:r w:rsidRPr="00B50886">
          <w:rPr>
            <w:rStyle w:val="Hipervnculo"/>
            <w:u w:val="none"/>
            <w:rPrChange w:id="1433" w:author="DIEGO PÉREZ LAVARÍAS" w:date="2020-05-20T16:29:00Z">
              <w:rPr>
                <w:rStyle w:val="Hipervnculo"/>
              </w:rPr>
            </w:rPrChange>
          </w:rPr>
          <w:t>https://x-io.co.uk/open-source-imu-and-ahrs-algorithms/</w:t>
        </w:r>
        <w:r w:rsidRPr="00B50886">
          <w:rPr>
            <w:rPrChange w:id="1434" w:author="DIEGO PÉREZ LAVARÍAS" w:date="2020-05-20T16:29:00Z">
              <w:rPr/>
            </w:rPrChange>
          </w:rPr>
          <w:fldChar w:fldCharType="end"/>
        </w:r>
        <w:r w:rsidRPr="00B50886">
          <w:t xml:space="preserve"> </w:t>
        </w:r>
      </w:ins>
    </w:p>
    <w:p w14:paraId="78D53BA5" w14:textId="00880438" w:rsidR="005C006B" w:rsidRDefault="005C006B">
      <w:pPr>
        <w:jc w:val="left"/>
        <w:rPr>
          <w:ins w:id="1435" w:author="DIEGO PÉREZ LAVARÍAS" w:date="2020-05-22T16:40:00Z"/>
        </w:rPr>
      </w:pPr>
      <w:ins w:id="1436" w:author="DIEGO PÉREZ LAVARÍAS" w:date="2020-05-23T15:26:00Z">
        <w:r>
          <w:tab/>
          <w:t xml:space="preserve">Informe: </w:t>
        </w:r>
        <w:r w:rsidRPr="005C006B">
          <w:rPr>
            <w:rPrChange w:id="1437" w:author="DIEGO PÉREZ LAVARÍAS" w:date="2020-05-23T15:26:00Z">
              <w:rPr/>
            </w:rPrChange>
          </w:rPr>
          <w:fldChar w:fldCharType="begin"/>
        </w:r>
        <w:r w:rsidRPr="005C006B">
          <w:instrText xml:space="preserve"> HYPERLINK "https://www.x-io.co.uk/res/doc/madgwick_internal_report.pdf" </w:instrText>
        </w:r>
        <w:r w:rsidRPr="005C006B">
          <w:rPr>
            <w:rPrChange w:id="1438" w:author="DIEGO PÉREZ LAVARÍAS" w:date="2020-05-23T15:26:00Z">
              <w:rPr/>
            </w:rPrChange>
          </w:rPr>
          <w:fldChar w:fldCharType="separate"/>
        </w:r>
        <w:r w:rsidRPr="005C006B">
          <w:rPr>
            <w:rStyle w:val="Hipervnculo"/>
            <w:u w:val="none"/>
            <w:rPrChange w:id="1439" w:author="DIEGO PÉREZ LAVARÍAS" w:date="2020-05-23T15:26:00Z">
              <w:rPr>
                <w:rStyle w:val="Hipervnculo"/>
              </w:rPr>
            </w:rPrChange>
          </w:rPr>
          <w:t>https://www.x-io.co.uk/res/doc/madgwick_internal_report.pdf</w:t>
        </w:r>
        <w:r w:rsidRPr="005C006B">
          <w:rPr>
            <w:rPrChange w:id="1440" w:author="DIEGO PÉREZ LAVARÍAS" w:date="2020-05-23T15:26:00Z">
              <w:rPr/>
            </w:rPrChange>
          </w:rPr>
          <w:fldChar w:fldCharType="end"/>
        </w:r>
        <w:r>
          <w:t xml:space="preserve"> </w:t>
        </w:r>
      </w:ins>
    </w:p>
    <w:p w14:paraId="1159799B" w14:textId="309AE615" w:rsidR="0032694C" w:rsidRDefault="0032694C">
      <w:pPr>
        <w:jc w:val="left"/>
        <w:rPr>
          <w:ins w:id="1441" w:author="DIEGO PÉREZ LAVARÍAS" w:date="2020-05-22T16:40:00Z"/>
        </w:rPr>
      </w:pPr>
    </w:p>
    <w:p w14:paraId="41798500" w14:textId="686155AA" w:rsidR="0032694C" w:rsidRDefault="0032694C">
      <w:pPr>
        <w:jc w:val="left"/>
        <w:rPr>
          <w:ins w:id="1442" w:author="DIEGO PÉREZ LAVARÍAS" w:date="2020-05-22T16:40:00Z"/>
        </w:rPr>
      </w:pPr>
      <w:ins w:id="1443" w:author="DIEGO PÉREZ LAVARÍAS" w:date="2020-05-22T16:40:00Z">
        <w:r>
          <w:t xml:space="preserve">      [20] Vídeo donde se observa el problema del </w:t>
        </w:r>
        <w:r w:rsidRPr="0032694C">
          <w:rPr>
            <w:i/>
            <w:iCs/>
            <w:rPrChange w:id="1444" w:author="DIEGO PÉREZ LAVARÍAS" w:date="2020-05-22T16:40:00Z">
              <w:rPr/>
            </w:rPrChange>
          </w:rPr>
          <w:t>gimbal lock</w:t>
        </w:r>
        <w:r>
          <w:t>.</w:t>
        </w:r>
      </w:ins>
    </w:p>
    <w:p w14:paraId="7920448E" w14:textId="71BAE6EC" w:rsidR="0032694C" w:rsidRDefault="0032694C">
      <w:pPr>
        <w:jc w:val="left"/>
        <w:rPr>
          <w:ins w:id="1445" w:author="DIEGO PÉREZ LAVARÍAS" w:date="2020-05-23T15:49:00Z"/>
        </w:rPr>
      </w:pPr>
      <w:ins w:id="1446" w:author="DIEGO PÉREZ LAVARÍAS" w:date="2020-05-22T16:40:00Z">
        <w:r>
          <w:tab/>
        </w:r>
        <w:r w:rsidRPr="0032694C">
          <w:rPr>
            <w:rPrChange w:id="1447" w:author="DIEGO PÉREZ LAVARÍAS" w:date="2020-05-22T16:40:00Z">
              <w:rPr/>
            </w:rPrChange>
          </w:rPr>
          <w:fldChar w:fldCharType="begin"/>
        </w:r>
        <w:r w:rsidRPr="0032694C">
          <w:instrText xml:space="preserve"> HYPERLINK "https://www.youtube.com/watch?v=N5PDboNJwks" </w:instrText>
        </w:r>
        <w:r w:rsidRPr="0032694C">
          <w:rPr>
            <w:rPrChange w:id="1448" w:author="DIEGO PÉREZ LAVARÍAS" w:date="2020-05-22T16:40:00Z">
              <w:rPr/>
            </w:rPrChange>
          </w:rPr>
          <w:fldChar w:fldCharType="separate"/>
        </w:r>
        <w:r w:rsidRPr="0032694C">
          <w:rPr>
            <w:rStyle w:val="Hipervnculo"/>
            <w:u w:val="none"/>
            <w:rPrChange w:id="1449" w:author="DIEGO PÉREZ LAVARÍAS" w:date="2020-05-22T16:40:00Z">
              <w:rPr>
                <w:rStyle w:val="Hipervnculo"/>
              </w:rPr>
            </w:rPrChange>
          </w:rPr>
          <w:t>https://www.youtube.com/watch?v=N5PDboNJwks</w:t>
        </w:r>
        <w:r w:rsidRPr="0032694C">
          <w:rPr>
            <w:rPrChange w:id="1450" w:author="DIEGO PÉREZ LAVARÍAS" w:date="2020-05-22T16:40:00Z">
              <w:rPr/>
            </w:rPrChange>
          </w:rPr>
          <w:fldChar w:fldCharType="end"/>
        </w:r>
        <w:r w:rsidRPr="0032694C">
          <w:t xml:space="preserve"> </w:t>
        </w:r>
      </w:ins>
    </w:p>
    <w:p w14:paraId="2A39E771" w14:textId="0067CC55" w:rsidR="0041747D" w:rsidRDefault="0041747D">
      <w:pPr>
        <w:jc w:val="left"/>
        <w:rPr>
          <w:ins w:id="1451" w:author="DIEGO PÉREZ LAVARÍAS" w:date="2020-05-23T15:51:00Z"/>
        </w:rPr>
      </w:pPr>
    </w:p>
    <w:p w14:paraId="2916963F" w14:textId="2FAFEBC1" w:rsidR="0041747D" w:rsidRDefault="0041747D">
      <w:pPr>
        <w:jc w:val="left"/>
        <w:rPr>
          <w:ins w:id="1452" w:author="DIEGO PÉREZ LAVARÍAS" w:date="2020-05-23T15:51:00Z"/>
        </w:rPr>
      </w:pPr>
      <w:ins w:id="1453" w:author="DIEGO PÉREZ LAVARÍAS" w:date="2020-05-23T15:51:00Z">
        <w:r>
          <w:t xml:space="preserve">      [21] Especificaciones BLE</w:t>
        </w:r>
      </w:ins>
    </w:p>
    <w:p w14:paraId="0AF415D2" w14:textId="6C83BA2D" w:rsidR="0041747D" w:rsidRPr="0041747D" w:rsidRDefault="0041747D">
      <w:pPr>
        <w:jc w:val="left"/>
        <w:rPr>
          <w:ins w:id="1454" w:author="DIEGO PÉREZ LAVARÍAS" w:date="2020-05-23T15:51:00Z"/>
        </w:rPr>
      </w:pPr>
      <w:ins w:id="1455" w:author="DIEGO PÉREZ LAVARÍAS" w:date="2020-05-23T15:51:00Z">
        <w:r>
          <w:tab/>
        </w:r>
        <w:r w:rsidRPr="0041747D">
          <w:rPr>
            <w:rPrChange w:id="1456" w:author="DIEGO PÉREZ LAVARÍAS" w:date="2020-05-23T15:51:00Z">
              <w:rPr/>
            </w:rPrChange>
          </w:rPr>
          <w:fldChar w:fldCharType="begin"/>
        </w:r>
        <w:r w:rsidRPr="0041747D">
          <w:instrText xml:space="preserve"> HYPERLINK "</w:instrText>
        </w:r>
        <w:r w:rsidRPr="0041747D">
          <w:rPr>
            <w:rPrChange w:id="1457" w:author="DIEGO PÉREZ LAVARÍAS" w:date="2020-05-23T15:51:00Z">
              <w:rPr>
                <w:rStyle w:val="Hipervnculo"/>
              </w:rPr>
            </w:rPrChange>
          </w:rPr>
          <w:instrText>https://web.archive.org/web/20170310111443/https://www.bluetooth.com/what-is-</w:instrText>
        </w:r>
        <w:r w:rsidRPr="0041747D">
          <w:rPr>
            <w:rPrChange w:id="1458" w:author="DIEGO PÉREZ LAVARÍAS" w:date="2020-05-23T15:51:00Z">
              <w:rPr>
                <w:rStyle w:val="Hipervnculo"/>
              </w:rPr>
            </w:rPrChange>
          </w:rPr>
          <w:tab/>
          <w:instrText>bluetooth-technology/how-it-works/low-energy</w:instrText>
        </w:r>
        <w:r w:rsidRPr="0041747D">
          <w:instrText xml:space="preserve">" </w:instrText>
        </w:r>
        <w:r w:rsidRPr="0041747D">
          <w:rPr>
            <w:rPrChange w:id="1459" w:author="DIEGO PÉREZ LAVARÍAS" w:date="2020-05-23T15:51:00Z">
              <w:rPr/>
            </w:rPrChange>
          </w:rPr>
          <w:fldChar w:fldCharType="separate"/>
        </w:r>
        <w:r w:rsidRPr="0041747D">
          <w:rPr>
            <w:rStyle w:val="Hipervnculo"/>
            <w:u w:val="none"/>
            <w:rPrChange w:id="1460" w:author="DIEGO PÉREZ LAVARÍAS" w:date="2020-05-23T15:51:00Z">
              <w:rPr>
                <w:rStyle w:val="Hipervnculo"/>
              </w:rPr>
            </w:rPrChange>
          </w:rPr>
          <w:t>https://web.archive.org/web/20170310111443/https://www.bluetooth.com/what-is-</w:t>
        </w:r>
        <w:r w:rsidRPr="0041747D">
          <w:rPr>
            <w:rStyle w:val="Hipervnculo"/>
            <w:u w:val="none"/>
            <w:rPrChange w:id="1461" w:author="DIEGO PÉREZ LAVARÍAS" w:date="2020-05-23T15:51:00Z">
              <w:rPr>
                <w:rStyle w:val="Hipervnculo"/>
              </w:rPr>
            </w:rPrChange>
          </w:rPr>
          <w:tab/>
          <w:t>bluetooth-technology/how-it-works/low-energy</w:t>
        </w:r>
        <w:r w:rsidRPr="0041747D">
          <w:rPr>
            <w:rPrChange w:id="1462" w:author="DIEGO PÉREZ LAVARÍAS" w:date="2020-05-23T15:51:00Z">
              <w:rPr/>
            </w:rPrChange>
          </w:rPr>
          <w:fldChar w:fldCharType="end"/>
        </w:r>
        <w:r w:rsidRPr="0041747D">
          <w:t xml:space="preserve"> </w:t>
        </w:r>
      </w:ins>
    </w:p>
    <w:p w14:paraId="7E64E9BC" w14:textId="77777777" w:rsidR="0041747D" w:rsidRDefault="0041747D">
      <w:pPr>
        <w:jc w:val="left"/>
        <w:rPr>
          <w:ins w:id="1463" w:author="DIEGO PÉREZ LAVARÍAS" w:date="2020-05-23T15:49:00Z"/>
        </w:rPr>
      </w:pPr>
    </w:p>
    <w:p w14:paraId="20110ABF" w14:textId="2CBB262D" w:rsidR="0041747D" w:rsidRDefault="0041747D">
      <w:pPr>
        <w:jc w:val="left"/>
        <w:rPr>
          <w:ins w:id="1464" w:author="DIEGO PÉREZ LAVARÍAS" w:date="2020-05-23T15:50:00Z"/>
        </w:rPr>
      </w:pPr>
      <w:ins w:id="1465" w:author="DIEGO PÉREZ LAVARÍAS" w:date="2020-05-23T15:49:00Z">
        <w:r>
          <w:t xml:space="preserve">      [2</w:t>
        </w:r>
      </w:ins>
      <w:ins w:id="1466" w:author="DIEGO PÉREZ LAVARÍAS" w:date="2020-05-23T15:51:00Z">
        <w:r>
          <w:t>2</w:t>
        </w:r>
      </w:ins>
      <w:ins w:id="1467" w:author="DIEGO PÉREZ LAVARÍAS" w:date="2020-05-23T15:50:00Z">
        <w:r>
          <w:t xml:space="preserve">] </w:t>
        </w:r>
        <w:r>
          <w:rPr>
            <w:i/>
            <w:iCs/>
          </w:rPr>
          <w:t xml:space="preserve">Is Wibree going to rival Bluetooth?, </w:t>
        </w:r>
        <w:r>
          <w:t>How stuff works, diciembre 2006.</w:t>
        </w:r>
      </w:ins>
    </w:p>
    <w:p w14:paraId="3BF263FA" w14:textId="5A1856F1" w:rsidR="0041747D" w:rsidRDefault="0041747D">
      <w:pPr>
        <w:jc w:val="left"/>
        <w:rPr>
          <w:ins w:id="1468" w:author="DIEGO PÉREZ LAVARÍAS" w:date="2020-05-23T16:17:00Z"/>
        </w:rPr>
      </w:pPr>
      <w:ins w:id="1469" w:author="DIEGO PÉREZ LAVARÍAS" w:date="2020-05-23T15:50:00Z">
        <w:r>
          <w:tab/>
        </w:r>
        <w:r w:rsidRPr="0041747D">
          <w:rPr>
            <w:rPrChange w:id="1470" w:author="DIEGO PÉREZ LAVARÍAS" w:date="2020-05-23T15:51:00Z">
              <w:rPr/>
            </w:rPrChange>
          </w:rPr>
          <w:fldChar w:fldCharType="begin"/>
        </w:r>
        <w:r w:rsidRPr="0041747D">
          <w:instrText xml:space="preserve"> HYPERLINK "https://electronics.howstuffworks.com/wibree.htm" </w:instrText>
        </w:r>
        <w:r w:rsidRPr="0041747D">
          <w:rPr>
            <w:rPrChange w:id="1471" w:author="DIEGO PÉREZ LAVARÍAS" w:date="2020-05-23T15:51:00Z">
              <w:rPr/>
            </w:rPrChange>
          </w:rPr>
          <w:fldChar w:fldCharType="separate"/>
        </w:r>
        <w:r w:rsidRPr="0041747D">
          <w:rPr>
            <w:rStyle w:val="Hipervnculo"/>
            <w:u w:val="none"/>
            <w:rPrChange w:id="1472" w:author="DIEGO PÉREZ LAVARÍAS" w:date="2020-05-23T15:51:00Z">
              <w:rPr>
                <w:rStyle w:val="Hipervnculo"/>
              </w:rPr>
            </w:rPrChange>
          </w:rPr>
          <w:t>https://electronics.howstuffworks.com/wibree.htm</w:t>
        </w:r>
        <w:r w:rsidRPr="0041747D">
          <w:rPr>
            <w:rPrChange w:id="1473" w:author="DIEGO PÉREZ LAVARÍAS" w:date="2020-05-23T15:51:00Z">
              <w:rPr/>
            </w:rPrChange>
          </w:rPr>
          <w:fldChar w:fldCharType="end"/>
        </w:r>
        <w:r w:rsidRPr="0041747D">
          <w:t xml:space="preserve"> </w:t>
        </w:r>
      </w:ins>
    </w:p>
    <w:p w14:paraId="72CC4E0A" w14:textId="22DAC474" w:rsidR="00772223" w:rsidRDefault="00772223">
      <w:pPr>
        <w:jc w:val="left"/>
        <w:rPr>
          <w:ins w:id="1474" w:author="DIEGO PÉREZ LAVARÍAS" w:date="2020-05-23T16:17:00Z"/>
        </w:rPr>
      </w:pPr>
    </w:p>
    <w:p w14:paraId="3DAF627E" w14:textId="37FF9DCA" w:rsidR="00772223" w:rsidRDefault="00772223">
      <w:pPr>
        <w:jc w:val="left"/>
        <w:rPr>
          <w:ins w:id="1475" w:author="DIEGO PÉREZ LAVARÍAS" w:date="2020-05-23T16:17:00Z"/>
        </w:rPr>
      </w:pPr>
      <w:ins w:id="1476" w:author="DIEGO PÉREZ LAVARÍAS" w:date="2020-05-23T16:17:00Z">
        <w:r>
          <w:t xml:space="preserve">      [23] Introducción a GATT.</w:t>
        </w:r>
      </w:ins>
    </w:p>
    <w:p w14:paraId="38C8A848" w14:textId="3ED2628B" w:rsidR="00772223" w:rsidRDefault="00772223">
      <w:pPr>
        <w:jc w:val="left"/>
        <w:rPr>
          <w:ins w:id="1477" w:author="DIEGO PÉREZ LAVARÍAS" w:date="2020-05-25T12:30:00Z"/>
        </w:rPr>
      </w:pPr>
      <w:ins w:id="1478" w:author="DIEGO PÉREZ LAVARÍAS" w:date="2020-05-23T16:17:00Z">
        <w:r>
          <w:tab/>
        </w:r>
        <w:r w:rsidRPr="00772223">
          <w:rPr>
            <w:rPrChange w:id="1479" w:author="DIEGO PÉREZ LAVARÍAS" w:date="2020-05-23T16:17:00Z">
              <w:rPr/>
            </w:rPrChange>
          </w:rPr>
          <w:fldChar w:fldCharType="begin"/>
        </w:r>
        <w:r w:rsidRPr="00772223">
          <w:instrText xml:space="preserve"> HYPERLINK "https://learn.adafruit.com/introduction-to-bluetooth-low-energy/gatt" </w:instrText>
        </w:r>
        <w:r w:rsidRPr="00772223">
          <w:rPr>
            <w:rPrChange w:id="1480" w:author="DIEGO PÉREZ LAVARÍAS" w:date="2020-05-23T16:17:00Z">
              <w:rPr/>
            </w:rPrChange>
          </w:rPr>
          <w:fldChar w:fldCharType="separate"/>
        </w:r>
        <w:r w:rsidRPr="00772223">
          <w:rPr>
            <w:rStyle w:val="Hipervnculo"/>
            <w:u w:val="none"/>
            <w:rPrChange w:id="1481" w:author="DIEGO PÉREZ LAVARÍAS" w:date="2020-05-23T16:17:00Z">
              <w:rPr>
                <w:rStyle w:val="Hipervnculo"/>
              </w:rPr>
            </w:rPrChange>
          </w:rPr>
          <w:t>https://learn.adafruit.com/introduction-to-bluetooth-low-energy/gatt</w:t>
        </w:r>
        <w:r w:rsidRPr="00772223">
          <w:rPr>
            <w:rPrChange w:id="1482" w:author="DIEGO PÉREZ LAVARÍAS" w:date="2020-05-23T16:17:00Z">
              <w:rPr/>
            </w:rPrChange>
          </w:rPr>
          <w:fldChar w:fldCharType="end"/>
        </w:r>
        <w:r w:rsidRPr="00772223">
          <w:t xml:space="preserve"> </w:t>
        </w:r>
      </w:ins>
    </w:p>
    <w:p w14:paraId="281B3B26" w14:textId="37B8F3AD" w:rsidR="00EC3988" w:rsidRDefault="00EC3988">
      <w:pPr>
        <w:jc w:val="left"/>
        <w:rPr>
          <w:ins w:id="1483" w:author="DIEGO PÉREZ LAVARÍAS" w:date="2020-05-25T12:30:00Z"/>
        </w:rPr>
      </w:pPr>
    </w:p>
    <w:p w14:paraId="4D6909A4" w14:textId="78AED05C" w:rsidR="00EC3988" w:rsidRDefault="00EC3988">
      <w:pPr>
        <w:jc w:val="left"/>
        <w:rPr>
          <w:ins w:id="1484" w:author="DIEGO PÉREZ LAVARÍAS" w:date="2020-05-25T12:30:00Z"/>
        </w:rPr>
      </w:pPr>
      <w:ins w:id="1485" w:author="DIEGO PÉREZ LAVARÍAS" w:date="2020-05-25T12:30:00Z">
        <w:r>
          <w:t xml:space="preserve">      [24] UUID.</w:t>
        </w:r>
      </w:ins>
    </w:p>
    <w:p w14:paraId="657C5F18" w14:textId="38C633CC" w:rsidR="00EC3988" w:rsidRPr="00EC3988" w:rsidRDefault="00EC3988">
      <w:pPr>
        <w:jc w:val="left"/>
        <w:pPrChange w:id="1486" w:author="DIEGO PÉREZ LAVARÍAS" w:date="2020-05-15T12:52:00Z">
          <w:pPr/>
        </w:pPrChange>
      </w:pPr>
      <w:ins w:id="1487" w:author="DIEGO PÉREZ LAVARÍAS" w:date="2020-05-25T12:30:00Z">
        <w:r>
          <w:tab/>
        </w:r>
        <w:r w:rsidRPr="00EC3988">
          <w:rPr>
            <w:rPrChange w:id="1488" w:author="DIEGO PÉREZ LAVARÍAS" w:date="2020-05-25T12:30:00Z">
              <w:rPr/>
            </w:rPrChange>
          </w:rPr>
          <w:fldChar w:fldCharType="begin"/>
        </w:r>
        <w:r w:rsidRPr="00EC3988">
          <w:instrText xml:space="preserve"> HYPERLINK "https://www.bluetooth.com/specifications/assigned-numbers/service-discovery/" </w:instrText>
        </w:r>
        <w:r w:rsidRPr="00EC3988">
          <w:rPr>
            <w:rPrChange w:id="1489" w:author="DIEGO PÉREZ LAVARÍAS" w:date="2020-05-25T12:30:00Z">
              <w:rPr/>
            </w:rPrChange>
          </w:rPr>
          <w:fldChar w:fldCharType="separate"/>
        </w:r>
        <w:r w:rsidRPr="00EC3988">
          <w:rPr>
            <w:rStyle w:val="Hipervnculo"/>
            <w:u w:val="none"/>
            <w:rPrChange w:id="1490" w:author="DIEGO PÉREZ LAVARÍAS" w:date="2020-05-25T12:30:00Z">
              <w:rPr>
                <w:rStyle w:val="Hipervnculo"/>
              </w:rPr>
            </w:rPrChange>
          </w:rPr>
          <w:t>https://www.bluetooth.com/specifications/assigned-numbers/service-discovery/</w:t>
        </w:r>
        <w:r w:rsidRPr="00EC3988">
          <w:rPr>
            <w:rPrChange w:id="1491" w:author="DIEGO PÉREZ LAVARÍAS" w:date="2020-05-25T12:30:00Z">
              <w:rPr/>
            </w:rPrChange>
          </w:rPr>
          <w:fldChar w:fldCharType="end"/>
        </w:r>
        <w:r w:rsidRPr="00EC3988">
          <w:t xml:space="preserve"> </w:t>
        </w:r>
      </w:ins>
    </w:p>
    <w:sectPr w:rsidR="00EC3988" w:rsidRPr="00EC3988" w:rsidSect="00ED547E">
      <w:type w:val="continuous"/>
      <w:pgSz w:w="11906" w:h="16838"/>
      <w:pgMar w:top="1417" w:right="1701" w:bottom="1417" w:left="1701" w:header="1134"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598B82" w14:textId="77777777" w:rsidR="00D9042A" w:rsidRDefault="00D9042A" w:rsidP="0053490C">
      <w:pPr>
        <w:spacing w:before="0"/>
      </w:pPr>
      <w:r>
        <w:separator/>
      </w:r>
    </w:p>
  </w:endnote>
  <w:endnote w:type="continuationSeparator" w:id="0">
    <w:p w14:paraId="3D6FDE49" w14:textId="77777777" w:rsidR="00D9042A" w:rsidRDefault="00D9042A" w:rsidP="0053490C">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2467C8" w14:textId="77777777" w:rsidR="00C8331B" w:rsidRPr="00ED547E" w:rsidRDefault="00C8331B" w:rsidP="00ED547E">
    <w:pPr>
      <w:pStyle w:val="Piedepgina"/>
      <w:ind w:left="-1134"/>
      <w:jc w:val="left"/>
      <w:rPr>
        <w:rFonts w:ascii="Arial" w:eastAsia="Arial" w:hAnsi="Arial" w:cs="Arial"/>
        <w:b/>
        <w:bCs/>
        <w:spacing w:val="1"/>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CABA48" w14:textId="77777777" w:rsidR="00C8331B" w:rsidRPr="00ED547E" w:rsidRDefault="00C8331B" w:rsidP="009633C1">
    <w:pPr>
      <w:spacing w:before="0" w:line="200" w:lineRule="exact"/>
      <w:ind w:left="-567"/>
      <w:jc w:val="left"/>
      <w:rPr>
        <w:rFonts w:ascii="Arial" w:eastAsia="Arial" w:hAnsi="Arial" w:cs="Arial"/>
        <w:spacing w:val="1"/>
        <w:sz w:val="14"/>
        <w:szCs w:val="14"/>
      </w:rPr>
    </w:pPr>
    <w:r w:rsidRPr="00ED547E">
      <w:rPr>
        <w:rFonts w:ascii="Arial" w:eastAsia="Arial" w:hAnsi="Arial" w:cs="Arial"/>
        <w:noProof/>
        <w:spacing w:val="1"/>
        <w:sz w:val="14"/>
        <w:szCs w:val="14"/>
      </w:rPr>
      <w:drawing>
        <wp:anchor distT="0" distB="0" distL="114300" distR="114300" simplePos="0" relativeHeight="251662336" behindDoc="1" locked="0" layoutInCell="1" allowOverlap="1" wp14:anchorId="21BFA325" wp14:editId="4FE28188">
          <wp:simplePos x="0" y="0"/>
          <wp:positionH relativeFrom="page">
            <wp:posOffset>3870412</wp:posOffset>
          </wp:positionH>
          <wp:positionV relativeFrom="paragraph">
            <wp:posOffset>13970</wp:posOffset>
          </wp:positionV>
          <wp:extent cx="2910840" cy="812165"/>
          <wp:effectExtent l="0" t="0" r="3810" b="698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10840" cy="812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21B8">
      <w:rPr>
        <w:rFonts w:ascii="Arial" w:eastAsia="Arial" w:hAnsi="Arial" w:cs="Arial"/>
        <w:spacing w:val="1"/>
        <w:sz w:val="14"/>
        <w:szCs w:val="14"/>
      </w:rPr>
      <w:t>E</w:t>
    </w:r>
    <w:r w:rsidRPr="00ED547E">
      <w:rPr>
        <w:rFonts w:ascii="Arial" w:eastAsia="Arial" w:hAnsi="Arial" w:cs="Arial"/>
        <w:spacing w:val="1"/>
        <w:sz w:val="14"/>
        <w:szCs w:val="14"/>
      </w:rPr>
      <w:t xml:space="preserve">scuela </w:t>
    </w:r>
    <w:r w:rsidRPr="007521B8">
      <w:rPr>
        <w:rFonts w:ascii="Arial" w:eastAsia="Arial" w:hAnsi="Arial" w:cs="Arial"/>
        <w:spacing w:val="1"/>
        <w:sz w:val="14"/>
        <w:szCs w:val="14"/>
      </w:rPr>
      <w:t>T</w:t>
    </w:r>
    <w:r w:rsidRPr="00ED547E">
      <w:rPr>
        <w:rFonts w:ascii="Arial" w:eastAsia="Arial" w:hAnsi="Arial" w:cs="Arial"/>
        <w:spacing w:val="1"/>
        <w:sz w:val="14"/>
        <w:szCs w:val="14"/>
      </w:rPr>
      <w:t>écnica Superior de Ingeniería de Telecomunicación</w:t>
    </w:r>
  </w:p>
  <w:p w14:paraId="79591DDE" w14:textId="77777777" w:rsidR="00C8331B" w:rsidRPr="00ED547E" w:rsidRDefault="00C8331B" w:rsidP="009633C1">
    <w:pPr>
      <w:spacing w:before="0" w:line="200" w:lineRule="exact"/>
      <w:ind w:left="-567"/>
      <w:jc w:val="left"/>
      <w:rPr>
        <w:rFonts w:ascii="Arial" w:eastAsia="Arial" w:hAnsi="Arial" w:cs="Arial"/>
        <w:spacing w:val="1"/>
        <w:sz w:val="14"/>
        <w:szCs w:val="14"/>
      </w:rPr>
    </w:pPr>
    <w:r w:rsidRPr="00ED547E">
      <w:rPr>
        <w:rFonts w:ascii="Arial" w:eastAsia="Arial" w:hAnsi="Arial" w:cs="Arial"/>
        <w:spacing w:val="1"/>
        <w:sz w:val="14"/>
        <w:szCs w:val="14"/>
      </w:rPr>
      <w:t xml:space="preserve">Universitat </w:t>
    </w:r>
    <w:r w:rsidRPr="007521B8">
      <w:rPr>
        <w:rFonts w:ascii="Arial" w:eastAsia="Arial" w:hAnsi="Arial" w:cs="Arial"/>
        <w:spacing w:val="1"/>
        <w:sz w:val="14"/>
        <w:szCs w:val="14"/>
      </w:rPr>
      <w:t>P</w:t>
    </w:r>
    <w:r w:rsidRPr="00ED547E">
      <w:rPr>
        <w:rFonts w:ascii="Arial" w:eastAsia="Arial" w:hAnsi="Arial" w:cs="Arial"/>
        <w:spacing w:val="1"/>
        <w:sz w:val="14"/>
        <w:szCs w:val="14"/>
      </w:rPr>
      <w:t>olitècnica de València</w:t>
    </w:r>
  </w:p>
  <w:p w14:paraId="6ADBC9F4" w14:textId="77777777" w:rsidR="00C8331B" w:rsidRPr="00ED547E" w:rsidRDefault="00C8331B" w:rsidP="009633C1">
    <w:pPr>
      <w:spacing w:before="0" w:line="200" w:lineRule="exact"/>
      <w:ind w:left="-567"/>
      <w:jc w:val="left"/>
      <w:rPr>
        <w:rFonts w:ascii="Arial" w:eastAsia="Arial" w:hAnsi="Arial" w:cs="Arial"/>
        <w:spacing w:val="1"/>
        <w:sz w:val="14"/>
        <w:szCs w:val="14"/>
      </w:rPr>
    </w:pPr>
    <w:r w:rsidRPr="007521B8">
      <w:rPr>
        <w:rFonts w:ascii="Arial" w:eastAsia="Arial" w:hAnsi="Arial" w:cs="Arial"/>
        <w:spacing w:val="1"/>
        <w:sz w:val="14"/>
        <w:szCs w:val="14"/>
      </w:rPr>
      <w:t>E</w:t>
    </w:r>
    <w:r w:rsidRPr="00ED547E">
      <w:rPr>
        <w:rFonts w:ascii="Arial" w:eastAsia="Arial" w:hAnsi="Arial" w:cs="Arial"/>
        <w:spacing w:val="1"/>
        <w:sz w:val="14"/>
        <w:szCs w:val="14"/>
      </w:rPr>
      <w:t xml:space="preserve">dificio 4D. Camino de </w:t>
    </w:r>
    <w:r w:rsidRPr="007521B8">
      <w:rPr>
        <w:rFonts w:ascii="Arial" w:eastAsia="Arial" w:hAnsi="Arial" w:cs="Arial"/>
        <w:spacing w:val="1"/>
        <w:sz w:val="14"/>
        <w:szCs w:val="14"/>
      </w:rPr>
      <w:t>V</w:t>
    </w:r>
    <w:r w:rsidRPr="00ED547E">
      <w:rPr>
        <w:rFonts w:ascii="Arial" w:eastAsia="Arial" w:hAnsi="Arial" w:cs="Arial"/>
        <w:spacing w:val="1"/>
        <w:sz w:val="14"/>
        <w:szCs w:val="14"/>
      </w:rPr>
      <w:t xml:space="preserve">era, s/n, 46022 </w:t>
    </w:r>
    <w:r w:rsidRPr="007521B8">
      <w:rPr>
        <w:rFonts w:ascii="Arial" w:eastAsia="Arial" w:hAnsi="Arial" w:cs="Arial"/>
        <w:spacing w:val="1"/>
        <w:sz w:val="14"/>
        <w:szCs w:val="14"/>
      </w:rPr>
      <w:t>V</w:t>
    </w:r>
    <w:r w:rsidRPr="00ED547E">
      <w:rPr>
        <w:rFonts w:ascii="Arial" w:eastAsia="Arial" w:hAnsi="Arial" w:cs="Arial"/>
        <w:spacing w:val="1"/>
        <w:sz w:val="14"/>
        <w:szCs w:val="14"/>
      </w:rPr>
      <w:t>alencia</w:t>
    </w:r>
  </w:p>
  <w:p w14:paraId="0CDF7CAC" w14:textId="77777777" w:rsidR="00C8331B" w:rsidRDefault="00C8331B" w:rsidP="00807D57">
    <w:pPr>
      <w:spacing w:before="0" w:line="200" w:lineRule="exact"/>
      <w:ind w:left="-567"/>
      <w:jc w:val="left"/>
      <w:rPr>
        <w:rFonts w:ascii="Arial" w:eastAsia="Arial" w:hAnsi="Arial" w:cs="Arial"/>
        <w:spacing w:val="1"/>
        <w:sz w:val="14"/>
        <w:szCs w:val="14"/>
      </w:rPr>
    </w:pPr>
    <w:r>
      <w:rPr>
        <w:rFonts w:ascii="Arial" w:eastAsia="Arial" w:hAnsi="Arial" w:cs="Arial"/>
        <w:spacing w:val="1"/>
        <w:sz w:val="14"/>
        <w:szCs w:val="14"/>
      </w:rPr>
      <w:t>T</w:t>
    </w:r>
    <w:r w:rsidRPr="00ED547E">
      <w:rPr>
        <w:rFonts w:ascii="Arial" w:eastAsia="Arial" w:hAnsi="Arial" w:cs="Arial"/>
        <w:spacing w:val="1"/>
        <w:sz w:val="14"/>
        <w:szCs w:val="14"/>
      </w:rPr>
      <w:t xml:space="preserve">el. +34 96 387 71 90, ext. 77190 </w:t>
    </w:r>
  </w:p>
  <w:p w14:paraId="74BE7CAB" w14:textId="77777777" w:rsidR="00C8331B" w:rsidRPr="00581C14" w:rsidRDefault="00C8331B" w:rsidP="009633C1">
    <w:pPr>
      <w:pStyle w:val="Piedepgina"/>
      <w:ind w:left="-567"/>
    </w:pPr>
    <w:hyperlink r:id="rId2">
      <w:r>
        <w:rPr>
          <w:rFonts w:ascii="Arial" w:eastAsia="Arial" w:hAnsi="Arial" w:cs="Arial"/>
          <w:b/>
          <w:bCs/>
          <w:spacing w:val="1"/>
          <w:sz w:val="20"/>
          <w:szCs w:val="20"/>
        </w:rPr>
        <w:t>ww</w:t>
      </w:r>
      <w:r>
        <w:rPr>
          <w:rFonts w:ascii="Arial" w:eastAsia="Arial" w:hAnsi="Arial" w:cs="Arial"/>
          <w:b/>
          <w:bCs/>
          <w:spacing w:val="4"/>
          <w:sz w:val="20"/>
          <w:szCs w:val="20"/>
        </w:rPr>
        <w:t>w</w:t>
      </w:r>
      <w:r>
        <w:rPr>
          <w:rFonts w:ascii="Arial" w:eastAsia="Arial" w:hAnsi="Arial" w:cs="Arial"/>
          <w:b/>
          <w:bCs/>
          <w:sz w:val="20"/>
          <w:szCs w:val="20"/>
        </w:rPr>
        <w:t>.e</w:t>
      </w:r>
      <w:r>
        <w:rPr>
          <w:rFonts w:ascii="Arial" w:eastAsia="Arial" w:hAnsi="Arial" w:cs="Arial"/>
          <w:b/>
          <w:bCs/>
          <w:spacing w:val="1"/>
          <w:sz w:val="20"/>
          <w:szCs w:val="20"/>
        </w:rPr>
        <w:t>t</w:t>
      </w:r>
      <w:r>
        <w:rPr>
          <w:rFonts w:ascii="Arial" w:eastAsia="Arial" w:hAnsi="Arial" w:cs="Arial"/>
          <w:b/>
          <w:bCs/>
          <w:sz w:val="20"/>
          <w:szCs w:val="20"/>
        </w:rPr>
        <w:t>si</w:t>
      </w:r>
      <w:r>
        <w:rPr>
          <w:rFonts w:ascii="Arial" w:eastAsia="Arial" w:hAnsi="Arial" w:cs="Arial"/>
          <w:b/>
          <w:bCs/>
          <w:spacing w:val="1"/>
          <w:sz w:val="20"/>
          <w:szCs w:val="20"/>
        </w:rPr>
        <w:t>t</w:t>
      </w:r>
      <w:r>
        <w:rPr>
          <w:rFonts w:ascii="Arial" w:eastAsia="Arial" w:hAnsi="Arial" w:cs="Arial"/>
          <w:b/>
          <w:bCs/>
          <w:sz w:val="20"/>
          <w:szCs w:val="20"/>
        </w:rPr>
        <w:t>.</w:t>
      </w:r>
      <w:r>
        <w:rPr>
          <w:rFonts w:ascii="Arial" w:eastAsia="Arial" w:hAnsi="Arial" w:cs="Arial"/>
          <w:b/>
          <w:bCs/>
          <w:spacing w:val="1"/>
          <w:sz w:val="20"/>
          <w:szCs w:val="20"/>
        </w:rPr>
        <w:t>u</w:t>
      </w:r>
      <w:r>
        <w:rPr>
          <w:rFonts w:ascii="Arial" w:eastAsia="Arial" w:hAnsi="Arial" w:cs="Arial"/>
          <w:b/>
          <w:bCs/>
          <w:spacing w:val="-2"/>
          <w:sz w:val="20"/>
          <w:szCs w:val="20"/>
        </w:rPr>
        <w:t>p</w:t>
      </w:r>
      <w:r>
        <w:rPr>
          <w:rFonts w:ascii="Arial" w:eastAsia="Arial" w:hAnsi="Arial" w:cs="Arial"/>
          <w:b/>
          <w:bCs/>
          <w:spacing w:val="2"/>
          <w:sz w:val="20"/>
          <w:szCs w:val="20"/>
        </w:rPr>
        <w:t>v</w:t>
      </w:r>
      <w:r>
        <w:rPr>
          <w:rFonts w:ascii="Arial" w:eastAsia="Arial" w:hAnsi="Arial" w:cs="Arial"/>
          <w:b/>
          <w:bCs/>
          <w:sz w:val="20"/>
          <w:szCs w:val="20"/>
        </w:rPr>
        <w:t>.es</w:t>
      </w:r>
    </w:hyperlink>
  </w:p>
  <w:p w14:paraId="4AC19013" w14:textId="77777777" w:rsidR="00C8331B" w:rsidRDefault="00C8331B" w:rsidP="009633C1">
    <w:pPr>
      <w:pStyle w:val="Piedepgina"/>
      <w:tabs>
        <w:tab w:val="clear" w:pos="4252"/>
        <w:tab w:val="clear" w:pos="8504"/>
        <w:tab w:val="left" w:pos="5909"/>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7526460"/>
      <w:docPartObj>
        <w:docPartGallery w:val="Page Numbers (Bottom of Page)"/>
        <w:docPartUnique/>
      </w:docPartObj>
    </w:sdtPr>
    <w:sdtContent>
      <w:p w14:paraId="4F5EF001" w14:textId="77777777" w:rsidR="00C8331B" w:rsidRDefault="00C8331B">
        <w:pPr>
          <w:pStyle w:val="Piedepgina"/>
          <w:jc w:val="right"/>
        </w:pPr>
        <w:r>
          <w:fldChar w:fldCharType="begin"/>
        </w:r>
        <w:r>
          <w:instrText>PAGE   \* MERGEFORMAT</w:instrText>
        </w:r>
        <w:r>
          <w:fldChar w:fldCharType="separate"/>
        </w:r>
        <w:r>
          <w:rPr>
            <w:noProof/>
          </w:rPr>
          <w:t>2</w:t>
        </w:r>
        <w:r>
          <w:fldChar w:fldCharType="end"/>
        </w:r>
      </w:p>
    </w:sdtContent>
  </w:sdt>
  <w:p w14:paraId="082A28B7" w14:textId="77777777" w:rsidR="00C8331B" w:rsidRDefault="00C8331B">
    <w:pPr>
      <w:pStyle w:val="Piedepgina"/>
    </w:pPr>
  </w:p>
  <w:p w14:paraId="5468997E" w14:textId="77777777" w:rsidR="00C8331B" w:rsidRDefault="00C8331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FF2518" w14:textId="77777777" w:rsidR="00D9042A" w:rsidRDefault="00D9042A" w:rsidP="0053490C">
      <w:pPr>
        <w:spacing w:before="0"/>
      </w:pPr>
      <w:r>
        <w:separator/>
      </w:r>
    </w:p>
  </w:footnote>
  <w:footnote w:type="continuationSeparator" w:id="0">
    <w:p w14:paraId="06454F2C" w14:textId="77777777" w:rsidR="00D9042A" w:rsidRDefault="00D9042A" w:rsidP="0053490C">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696733" w14:textId="77777777" w:rsidR="00C8331B" w:rsidRDefault="00C8331B" w:rsidP="00425B73">
    <w:pPr>
      <w:pStyle w:val="Encabezado"/>
      <w:ind w:right="-580"/>
    </w:pPr>
    <w:r w:rsidRPr="00A157F5">
      <w:rPr>
        <w:noProof/>
      </w:rPr>
      <w:drawing>
        <wp:anchor distT="0" distB="0" distL="114300" distR="114300" simplePos="0" relativeHeight="251660288" behindDoc="0" locked="0" layoutInCell="1" allowOverlap="1" wp14:anchorId="2DD67441" wp14:editId="1736A281">
          <wp:simplePos x="0" y="0"/>
          <wp:positionH relativeFrom="column">
            <wp:posOffset>4515945</wp:posOffset>
          </wp:positionH>
          <wp:positionV relativeFrom="paragraph">
            <wp:posOffset>-294289</wp:posOffset>
          </wp:positionV>
          <wp:extent cx="1214120" cy="425450"/>
          <wp:effectExtent l="0" t="0" r="508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14120" cy="425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w14:anchorId="2604ED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36.7pt;margin-top:-29.3pt;width:137.8pt;height:49.65pt;z-index:251659264;mso-position-horizontal-relative:text;mso-position-vertical-relative:text">
          <v:imagedata r:id="rId2" o:title="marca_UPV_principal_negro300"/>
        </v:shape>
      </w:pict>
    </w:r>
    <w:r>
      <w:rPr>
        <w:sz w:val="20"/>
      </w:rPr>
      <w:t xml:space="preserve">   </w:t>
    </w:r>
    <w:r>
      <w:t xml:space="preserve">                                                                                                                                                          </w:t>
    </w:r>
  </w:p>
  <w:p w14:paraId="18A90099" w14:textId="77777777" w:rsidR="00C8331B" w:rsidRDefault="00C8331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A472D4" w14:textId="77777777" w:rsidR="00C8331B" w:rsidRDefault="00C8331B" w:rsidP="00ED547E">
    <w:pPr>
      <w:pStyle w:val="Encabezado"/>
      <w:ind w:right="-580"/>
    </w:pPr>
    <w:r w:rsidRPr="00A157F5">
      <w:rPr>
        <w:noProof/>
      </w:rPr>
      <w:drawing>
        <wp:anchor distT="0" distB="0" distL="114300" distR="114300" simplePos="0" relativeHeight="251665408" behindDoc="0" locked="0" layoutInCell="1" allowOverlap="1" wp14:anchorId="2626A15D" wp14:editId="33093158">
          <wp:simplePos x="0" y="0"/>
          <wp:positionH relativeFrom="column">
            <wp:posOffset>4515945</wp:posOffset>
          </wp:positionH>
          <wp:positionV relativeFrom="paragraph">
            <wp:posOffset>-294289</wp:posOffset>
          </wp:positionV>
          <wp:extent cx="1214120" cy="425450"/>
          <wp:effectExtent l="0" t="0" r="508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14120" cy="425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2B6DE88" wp14:editId="3C83A78D">
          <wp:simplePos x="0" y="0"/>
          <wp:positionH relativeFrom="column">
            <wp:posOffset>-466090</wp:posOffset>
          </wp:positionH>
          <wp:positionV relativeFrom="paragraph">
            <wp:posOffset>-372110</wp:posOffset>
          </wp:positionV>
          <wp:extent cx="1750060" cy="630555"/>
          <wp:effectExtent l="0" t="0" r="2540" b="0"/>
          <wp:wrapNone/>
          <wp:docPr id="27" name="Imagen 27" descr="http://upvrenew.upv.es/perfiles/pas-pdi/imagenes/marca_UPV_principal_negro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vrenew.upv.es/perfiles/pas-pdi/imagenes/marca_UPV_principal_negro300.png"/>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1750060" cy="63055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rPr>
      <w:t xml:space="preserve">   </w:t>
    </w:r>
    <w:r>
      <w:t xml:space="preserve">                                                                                                                                                          </w:t>
    </w:r>
  </w:p>
  <w:p w14:paraId="64D60E06" w14:textId="77777777" w:rsidR="00C8331B" w:rsidRDefault="00C8331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47E8FB2C"/>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4D307BA0"/>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46C482D"/>
    <w:multiLevelType w:val="hybridMultilevel"/>
    <w:tmpl w:val="88F0E8B0"/>
    <w:lvl w:ilvl="0" w:tplc="68BEBEF0">
      <w:numFmt w:val="bullet"/>
      <w:lvlText w:val="-"/>
      <w:lvlJc w:val="left"/>
      <w:pPr>
        <w:ind w:left="720" w:hanging="360"/>
      </w:pPr>
      <w:rPr>
        <w:rFonts w:ascii="LM Roman 10" w:eastAsiaTheme="minorHAnsi" w:hAnsi="LM Roman 10"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4261B02"/>
    <w:multiLevelType w:val="hybridMultilevel"/>
    <w:tmpl w:val="A0C88644"/>
    <w:lvl w:ilvl="0" w:tplc="20861D7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277660F"/>
    <w:multiLevelType w:val="hybridMultilevel"/>
    <w:tmpl w:val="EED2B5B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8B55D9C"/>
    <w:multiLevelType w:val="hybridMultilevel"/>
    <w:tmpl w:val="CACA2948"/>
    <w:lvl w:ilvl="0" w:tplc="FC46A43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A733798"/>
    <w:multiLevelType w:val="hybridMultilevel"/>
    <w:tmpl w:val="35C420E6"/>
    <w:lvl w:ilvl="0" w:tplc="7A103C00">
      <w:start w:val="1"/>
      <w:numFmt w:val="decimal"/>
      <w:lvlText w:val="%1."/>
      <w:lvlJc w:val="left"/>
      <w:pPr>
        <w:ind w:left="720" w:hanging="360"/>
      </w:pPr>
    </w:lvl>
    <w:lvl w:ilvl="1" w:tplc="0C0A0019" w:tentative="1">
      <w:start w:val="1"/>
      <w:numFmt w:val="lowerLetter"/>
      <w:lvlText w:val="%2."/>
      <w:lvlJc w:val="left"/>
      <w:pPr>
        <w:ind w:left="1440" w:hanging="360"/>
      </w:pPr>
    </w:lvl>
    <w:lvl w:ilvl="2" w:tplc="EFE819E4">
      <w:start w:val="1"/>
      <w:numFmt w:val="decimal"/>
      <w:lvlText w:val="%3."/>
      <w:lvlJc w:val="left"/>
      <w:pPr>
        <w:ind w:left="2160" w:hanging="18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3434210"/>
    <w:multiLevelType w:val="hybridMultilevel"/>
    <w:tmpl w:val="B8ECD61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AA32F6E"/>
    <w:multiLevelType w:val="multilevel"/>
    <w:tmpl w:val="AB240584"/>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i w:val="0"/>
        <w:iCs w: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3F490276"/>
    <w:multiLevelType w:val="hybridMultilevel"/>
    <w:tmpl w:val="7ED678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3084BA5"/>
    <w:multiLevelType w:val="hybridMultilevel"/>
    <w:tmpl w:val="7E1459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42F6875"/>
    <w:multiLevelType w:val="hybridMultilevel"/>
    <w:tmpl w:val="B4C8F72A"/>
    <w:lvl w:ilvl="0" w:tplc="0C0A0001">
      <w:start w:val="1"/>
      <w:numFmt w:val="bullet"/>
      <w:lvlText w:val=""/>
      <w:lvlJc w:val="left"/>
      <w:pPr>
        <w:ind w:left="720" w:hanging="360"/>
      </w:pPr>
      <w:rPr>
        <w:rFonts w:ascii="Symbol" w:hAnsi="Symbol" w:hint="default"/>
      </w:rPr>
    </w:lvl>
    <w:lvl w:ilvl="1" w:tplc="C404426A">
      <w:numFmt w:val="bullet"/>
      <w:lvlText w:val="-"/>
      <w:lvlJc w:val="left"/>
      <w:pPr>
        <w:ind w:left="1440" w:hanging="360"/>
      </w:pPr>
      <w:rPr>
        <w:rFonts w:ascii="Times New Roman" w:eastAsiaTheme="minorHAnsi"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F0464A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6312C32"/>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6DE15AC"/>
    <w:multiLevelType w:val="hybridMultilevel"/>
    <w:tmpl w:val="E4146D4C"/>
    <w:lvl w:ilvl="0" w:tplc="FBC8B762">
      <w:start w:val="1"/>
      <w:numFmt w:val="decimal"/>
      <w:lvlText w:val="%1."/>
      <w:lvlJc w:val="left"/>
      <w:pPr>
        <w:ind w:left="720" w:hanging="360"/>
      </w:pPr>
    </w:lvl>
    <w:lvl w:ilvl="1" w:tplc="56C057D2">
      <w:start w:val="1"/>
      <w:numFmt w:val="decimal"/>
      <w:lvlText w:val="%2."/>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9B87E3E"/>
    <w:multiLevelType w:val="hybridMultilevel"/>
    <w:tmpl w:val="C25860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A60073B"/>
    <w:multiLevelType w:val="hybridMultilevel"/>
    <w:tmpl w:val="79123262"/>
    <w:lvl w:ilvl="0" w:tplc="F9AE1E86">
      <w:start w:val="1"/>
      <w:numFmt w:val="decimal"/>
      <w:lvlText w:val="%1."/>
      <w:lvlJc w:val="left"/>
      <w:pPr>
        <w:ind w:left="720" w:hanging="360"/>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F867FF4"/>
    <w:multiLevelType w:val="hybridMultilevel"/>
    <w:tmpl w:val="13307E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F9716F3"/>
    <w:multiLevelType w:val="hybridMultilevel"/>
    <w:tmpl w:val="035E71D4"/>
    <w:lvl w:ilvl="0" w:tplc="674C3E22">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num w:numId="1">
    <w:abstractNumId w:val="8"/>
  </w:num>
  <w:num w:numId="2">
    <w:abstractNumId w:val="8"/>
    <w:lvlOverride w:ilvl="0">
      <w:startOverride w:val="1"/>
    </w:lvlOverride>
  </w:num>
  <w:num w:numId="3">
    <w:abstractNumId w:val="16"/>
  </w:num>
  <w:num w:numId="4">
    <w:abstractNumId w:val="11"/>
  </w:num>
  <w:num w:numId="5">
    <w:abstractNumId w:val="5"/>
  </w:num>
  <w:num w:numId="6">
    <w:abstractNumId w:val="6"/>
  </w:num>
  <w:num w:numId="7">
    <w:abstractNumId w:val="3"/>
  </w:num>
  <w:num w:numId="8">
    <w:abstractNumId w:val="14"/>
  </w:num>
  <w:num w:numId="9">
    <w:abstractNumId w:val="13"/>
  </w:num>
  <w:num w:numId="10">
    <w:abstractNumId w:val="18"/>
  </w:num>
  <w:num w:numId="11">
    <w:abstractNumId w:val="12"/>
  </w:num>
  <w:num w:numId="12">
    <w:abstractNumId w:val="17"/>
  </w:num>
  <w:num w:numId="13">
    <w:abstractNumId w:val="2"/>
  </w:num>
  <w:num w:numId="14">
    <w:abstractNumId w:val="10"/>
  </w:num>
  <w:num w:numId="15">
    <w:abstractNumId w:val="1"/>
  </w:num>
  <w:num w:numId="16">
    <w:abstractNumId w:val="0"/>
  </w:num>
  <w:num w:numId="17">
    <w:abstractNumId w:val="15"/>
  </w:num>
  <w:num w:numId="18">
    <w:abstractNumId w:val="7"/>
  </w:num>
  <w:num w:numId="19">
    <w:abstractNumId w:val="9"/>
  </w:num>
  <w:num w:numId="2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IEGO PÉREZ LAVARÍAS">
    <w15:presenceInfo w15:providerId="None" w15:userId="DIEGO PÉREZ LAVARÍ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trackRevisions/>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45D"/>
    <w:rsid w:val="000002EC"/>
    <w:rsid w:val="00004DF5"/>
    <w:rsid w:val="00020742"/>
    <w:rsid w:val="00031348"/>
    <w:rsid w:val="00034946"/>
    <w:rsid w:val="00037D81"/>
    <w:rsid w:val="0006525A"/>
    <w:rsid w:val="0006680F"/>
    <w:rsid w:val="000861DF"/>
    <w:rsid w:val="00092515"/>
    <w:rsid w:val="000A0BCC"/>
    <w:rsid w:val="000B0662"/>
    <w:rsid w:val="000B5A97"/>
    <w:rsid w:val="000B6324"/>
    <w:rsid w:val="000C086E"/>
    <w:rsid w:val="000D4F03"/>
    <w:rsid w:val="00103257"/>
    <w:rsid w:val="00114493"/>
    <w:rsid w:val="001174A1"/>
    <w:rsid w:val="00132883"/>
    <w:rsid w:val="00140474"/>
    <w:rsid w:val="001437FB"/>
    <w:rsid w:val="00155520"/>
    <w:rsid w:val="00157C36"/>
    <w:rsid w:val="00161ED7"/>
    <w:rsid w:val="00173B82"/>
    <w:rsid w:val="001904F6"/>
    <w:rsid w:val="001A6DA8"/>
    <w:rsid w:val="001B097F"/>
    <w:rsid w:val="001B68A2"/>
    <w:rsid w:val="001C018C"/>
    <w:rsid w:val="001C3D2E"/>
    <w:rsid w:val="001F333F"/>
    <w:rsid w:val="001F74F7"/>
    <w:rsid w:val="00207305"/>
    <w:rsid w:val="00210868"/>
    <w:rsid w:val="00212B9E"/>
    <w:rsid w:val="0021430F"/>
    <w:rsid w:val="00231323"/>
    <w:rsid w:val="002351D9"/>
    <w:rsid w:val="00241F92"/>
    <w:rsid w:val="00242A8E"/>
    <w:rsid w:val="00262F68"/>
    <w:rsid w:val="00265093"/>
    <w:rsid w:val="002748C8"/>
    <w:rsid w:val="0028661F"/>
    <w:rsid w:val="0029141B"/>
    <w:rsid w:val="0029174D"/>
    <w:rsid w:val="00291D8A"/>
    <w:rsid w:val="002A0A38"/>
    <w:rsid w:val="002B54A4"/>
    <w:rsid w:val="002C0279"/>
    <w:rsid w:val="0030009E"/>
    <w:rsid w:val="00315B7D"/>
    <w:rsid w:val="00321C73"/>
    <w:rsid w:val="0032694C"/>
    <w:rsid w:val="00332ED5"/>
    <w:rsid w:val="0033407A"/>
    <w:rsid w:val="00344D42"/>
    <w:rsid w:val="00347421"/>
    <w:rsid w:val="0035181D"/>
    <w:rsid w:val="0035198B"/>
    <w:rsid w:val="00384078"/>
    <w:rsid w:val="0039754B"/>
    <w:rsid w:val="003B13E2"/>
    <w:rsid w:val="003C1E01"/>
    <w:rsid w:val="003D023A"/>
    <w:rsid w:val="003E31DB"/>
    <w:rsid w:val="003E6403"/>
    <w:rsid w:val="0041747D"/>
    <w:rsid w:val="00425B73"/>
    <w:rsid w:val="00443A33"/>
    <w:rsid w:val="004678EA"/>
    <w:rsid w:val="00480327"/>
    <w:rsid w:val="00485DA3"/>
    <w:rsid w:val="00492878"/>
    <w:rsid w:val="004951C9"/>
    <w:rsid w:val="004B0B2E"/>
    <w:rsid w:val="004D610C"/>
    <w:rsid w:val="004F3356"/>
    <w:rsid w:val="00503537"/>
    <w:rsid w:val="00506A58"/>
    <w:rsid w:val="00511F83"/>
    <w:rsid w:val="0053490C"/>
    <w:rsid w:val="0054142B"/>
    <w:rsid w:val="005445F4"/>
    <w:rsid w:val="00550508"/>
    <w:rsid w:val="00560C43"/>
    <w:rsid w:val="00570F89"/>
    <w:rsid w:val="0057717F"/>
    <w:rsid w:val="005A0112"/>
    <w:rsid w:val="005A5F25"/>
    <w:rsid w:val="005B4E46"/>
    <w:rsid w:val="005B5E74"/>
    <w:rsid w:val="005B6449"/>
    <w:rsid w:val="005C006B"/>
    <w:rsid w:val="005D57F7"/>
    <w:rsid w:val="005E304B"/>
    <w:rsid w:val="005F3C46"/>
    <w:rsid w:val="00600522"/>
    <w:rsid w:val="00633C35"/>
    <w:rsid w:val="006358E5"/>
    <w:rsid w:val="006514EE"/>
    <w:rsid w:val="00653BBB"/>
    <w:rsid w:val="00661457"/>
    <w:rsid w:val="00665D12"/>
    <w:rsid w:val="0066712F"/>
    <w:rsid w:val="00692717"/>
    <w:rsid w:val="00697A11"/>
    <w:rsid w:val="006A2436"/>
    <w:rsid w:val="006B7E21"/>
    <w:rsid w:val="006D398C"/>
    <w:rsid w:val="006F1E4F"/>
    <w:rsid w:val="00705F15"/>
    <w:rsid w:val="00712B29"/>
    <w:rsid w:val="0071625D"/>
    <w:rsid w:val="00720FDD"/>
    <w:rsid w:val="007303E4"/>
    <w:rsid w:val="00733134"/>
    <w:rsid w:val="00734DB7"/>
    <w:rsid w:val="00742D5E"/>
    <w:rsid w:val="007459D1"/>
    <w:rsid w:val="00763B6A"/>
    <w:rsid w:val="00772223"/>
    <w:rsid w:val="00772B5C"/>
    <w:rsid w:val="00776570"/>
    <w:rsid w:val="007918FC"/>
    <w:rsid w:val="00793B06"/>
    <w:rsid w:val="007A053E"/>
    <w:rsid w:val="007B22DE"/>
    <w:rsid w:val="007B5618"/>
    <w:rsid w:val="007B70D2"/>
    <w:rsid w:val="007C3C93"/>
    <w:rsid w:val="007D53BB"/>
    <w:rsid w:val="007F29BE"/>
    <w:rsid w:val="00807D57"/>
    <w:rsid w:val="008109A8"/>
    <w:rsid w:val="008174F8"/>
    <w:rsid w:val="00825D39"/>
    <w:rsid w:val="008305DD"/>
    <w:rsid w:val="00830D93"/>
    <w:rsid w:val="00833D42"/>
    <w:rsid w:val="0083438D"/>
    <w:rsid w:val="00846C62"/>
    <w:rsid w:val="008622F7"/>
    <w:rsid w:val="00880EC7"/>
    <w:rsid w:val="008811EB"/>
    <w:rsid w:val="008974C2"/>
    <w:rsid w:val="008A5683"/>
    <w:rsid w:val="008C08B7"/>
    <w:rsid w:val="008D0E3D"/>
    <w:rsid w:val="008E08BD"/>
    <w:rsid w:val="008E6C10"/>
    <w:rsid w:val="00942498"/>
    <w:rsid w:val="009633C1"/>
    <w:rsid w:val="009A1427"/>
    <w:rsid w:val="009A3DC2"/>
    <w:rsid w:val="009A5D6C"/>
    <w:rsid w:val="009A7E7A"/>
    <w:rsid w:val="009E4FC4"/>
    <w:rsid w:val="009F3CA6"/>
    <w:rsid w:val="00A009AC"/>
    <w:rsid w:val="00A06FC6"/>
    <w:rsid w:val="00A10FF5"/>
    <w:rsid w:val="00A26C1F"/>
    <w:rsid w:val="00A2700E"/>
    <w:rsid w:val="00A324AA"/>
    <w:rsid w:val="00A35EBD"/>
    <w:rsid w:val="00A35F9E"/>
    <w:rsid w:val="00A544FD"/>
    <w:rsid w:val="00A56705"/>
    <w:rsid w:val="00A70AA8"/>
    <w:rsid w:val="00A84604"/>
    <w:rsid w:val="00A84ECF"/>
    <w:rsid w:val="00A85737"/>
    <w:rsid w:val="00AA0CC3"/>
    <w:rsid w:val="00AB5499"/>
    <w:rsid w:val="00AD4341"/>
    <w:rsid w:val="00AD7269"/>
    <w:rsid w:val="00AE4BE5"/>
    <w:rsid w:val="00AF3217"/>
    <w:rsid w:val="00B2100C"/>
    <w:rsid w:val="00B24620"/>
    <w:rsid w:val="00B44845"/>
    <w:rsid w:val="00B50886"/>
    <w:rsid w:val="00B547E4"/>
    <w:rsid w:val="00B62DA2"/>
    <w:rsid w:val="00B65485"/>
    <w:rsid w:val="00B66ABC"/>
    <w:rsid w:val="00B70AFF"/>
    <w:rsid w:val="00B82794"/>
    <w:rsid w:val="00BA15AE"/>
    <w:rsid w:val="00BB7363"/>
    <w:rsid w:val="00BB76A5"/>
    <w:rsid w:val="00BC417F"/>
    <w:rsid w:val="00BD0D31"/>
    <w:rsid w:val="00BD1934"/>
    <w:rsid w:val="00BD2165"/>
    <w:rsid w:val="00BD2CF1"/>
    <w:rsid w:val="00BD33D8"/>
    <w:rsid w:val="00BD554F"/>
    <w:rsid w:val="00BF1DE0"/>
    <w:rsid w:val="00BF7FB3"/>
    <w:rsid w:val="00C220EF"/>
    <w:rsid w:val="00C3132A"/>
    <w:rsid w:val="00C41088"/>
    <w:rsid w:val="00C432CE"/>
    <w:rsid w:val="00C504AF"/>
    <w:rsid w:val="00C602AC"/>
    <w:rsid w:val="00C660A4"/>
    <w:rsid w:val="00C67539"/>
    <w:rsid w:val="00C8114D"/>
    <w:rsid w:val="00C8331B"/>
    <w:rsid w:val="00C86FCC"/>
    <w:rsid w:val="00CA4537"/>
    <w:rsid w:val="00CC36E1"/>
    <w:rsid w:val="00CC5DC1"/>
    <w:rsid w:val="00CD6152"/>
    <w:rsid w:val="00CF6273"/>
    <w:rsid w:val="00D04F13"/>
    <w:rsid w:val="00D41B66"/>
    <w:rsid w:val="00D43DCD"/>
    <w:rsid w:val="00D64410"/>
    <w:rsid w:val="00D65B7C"/>
    <w:rsid w:val="00D71FF3"/>
    <w:rsid w:val="00D9042A"/>
    <w:rsid w:val="00D9420F"/>
    <w:rsid w:val="00DA149C"/>
    <w:rsid w:val="00DA62EF"/>
    <w:rsid w:val="00DA7EAC"/>
    <w:rsid w:val="00DC525D"/>
    <w:rsid w:val="00DE3337"/>
    <w:rsid w:val="00DE69AB"/>
    <w:rsid w:val="00DE7357"/>
    <w:rsid w:val="00E01EF9"/>
    <w:rsid w:val="00E23D10"/>
    <w:rsid w:val="00E44D74"/>
    <w:rsid w:val="00E45381"/>
    <w:rsid w:val="00E504F9"/>
    <w:rsid w:val="00E61CFB"/>
    <w:rsid w:val="00E709A5"/>
    <w:rsid w:val="00E7110A"/>
    <w:rsid w:val="00E77A77"/>
    <w:rsid w:val="00EA0E21"/>
    <w:rsid w:val="00EC3988"/>
    <w:rsid w:val="00EC691F"/>
    <w:rsid w:val="00ED547E"/>
    <w:rsid w:val="00EE6AA0"/>
    <w:rsid w:val="00EF7330"/>
    <w:rsid w:val="00F150C7"/>
    <w:rsid w:val="00F20897"/>
    <w:rsid w:val="00F23B5C"/>
    <w:rsid w:val="00F329B5"/>
    <w:rsid w:val="00F354D7"/>
    <w:rsid w:val="00F4116B"/>
    <w:rsid w:val="00F55373"/>
    <w:rsid w:val="00F6132B"/>
    <w:rsid w:val="00F6354E"/>
    <w:rsid w:val="00F63C35"/>
    <w:rsid w:val="00F7094D"/>
    <w:rsid w:val="00F802CF"/>
    <w:rsid w:val="00F87B4B"/>
    <w:rsid w:val="00F9145D"/>
    <w:rsid w:val="00FA0E0F"/>
    <w:rsid w:val="00FA6FE1"/>
    <w:rsid w:val="00FB01D4"/>
    <w:rsid w:val="00FB1BD7"/>
    <w:rsid w:val="00FB39DF"/>
    <w:rsid w:val="00FB3EC4"/>
    <w:rsid w:val="00FB49B6"/>
    <w:rsid w:val="00FD34B4"/>
    <w:rsid w:val="00FD71B0"/>
    <w:rsid w:val="00FE413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5A8BE71"/>
  <w15:docId w15:val="{7A12ECFD-A1B2-42AF-B827-23E029927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1D8A"/>
    <w:pPr>
      <w:spacing w:before="120" w:after="0" w:line="240" w:lineRule="auto"/>
      <w:jc w:val="both"/>
    </w:pPr>
    <w:rPr>
      <w:rFonts w:ascii="Times New Roman" w:hAnsi="Times New Roman" w:cs="Times New Roman"/>
      <w:szCs w:val="24"/>
      <w:lang w:eastAsia="es-ES"/>
    </w:rPr>
  </w:style>
  <w:style w:type="paragraph" w:styleId="Ttulo1">
    <w:name w:val="heading 1"/>
    <w:basedOn w:val="Normal"/>
    <w:next w:val="Ttulo2"/>
    <w:link w:val="Ttulo1Car"/>
    <w:uiPriority w:val="9"/>
    <w:qFormat/>
    <w:rsid w:val="008305DD"/>
    <w:pPr>
      <w:keepNext/>
      <w:keepLines/>
      <w:pageBreakBefore/>
      <w:numPr>
        <w:numId w:val="1"/>
      </w:numPr>
      <w:spacing w:before="3120" w:after="360"/>
      <w:outlineLvl w:val="0"/>
    </w:pPr>
    <w:rPr>
      <w:rFonts w:eastAsiaTheme="majorEastAsia" w:cstheme="majorBidi"/>
      <w:b/>
      <w:bCs/>
      <w:sz w:val="28"/>
      <w:szCs w:val="28"/>
    </w:rPr>
  </w:style>
  <w:style w:type="paragraph" w:styleId="Ttulo2">
    <w:name w:val="heading 2"/>
    <w:basedOn w:val="Normal"/>
    <w:next w:val="Ttulo3"/>
    <w:link w:val="Ttulo2Car"/>
    <w:uiPriority w:val="9"/>
    <w:unhideWhenUsed/>
    <w:qFormat/>
    <w:rsid w:val="00210868"/>
    <w:pPr>
      <w:numPr>
        <w:ilvl w:val="1"/>
        <w:numId w:val="1"/>
      </w:numPr>
      <w:spacing w:line="336" w:lineRule="atLeast"/>
      <w:outlineLvl w:val="1"/>
    </w:pPr>
    <w:rPr>
      <w:b/>
      <w:bCs/>
      <w:sz w:val="24"/>
    </w:rPr>
  </w:style>
  <w:style w:type="paragraph" w:styleId="Ttulo3">
    <w:name w:val="heading 3"/>
    <w:basedOn w:val="Normal"/>
    <w:next w:val="Normal"/>
    <w:link w:val="Ttulo3Car"/>
    <w:uiPriority w:val="9"/>
    <w:unhideWhenUsed/>
    <w:qFormat/>
    <w:rsid w:val="00210868"/>
    <w:pPr>
      <w:keepNext/>
      <w:keepLines/>
      <w:numPr>
        <w:ilvl w:val="2"/>
        <w:numId w:val="1"/>
      </w:numPr>
      <w:spacing w:before="200"/>
      <w:outlineLvl w:val="2"/>
    </w:pPr>
    <w:rPr>
      <w:rFonts w:eastAsiaTheme="majorEastAsia" w:cstheme="majorBidi"/>
      <w:b/>
      <w:bCs/>
      <w:i/>
    </w:rPr>
  </w:style>
  <w:style w:type="paragraph" w:styleId="Ttulo4">
    <w:name w:val="heading 4"/>
    <w:basedOn w:val="Normal"/>
    <w:next w:val="Normal"/>
    <w:link w:val="Ttulo4Car"/>
    <w:uiPriority w:val="9"/>
    <w:unhideWhenUsed/>
    <w:qFormat/>
    <w:rsid w:val="008305D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8305D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8305D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305D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305D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305D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10868"/>
    <w:rPr>
      <w:rFonts w:ascii="Times New Roman" w:hAnsi="Times New Roman" w:cs="Times New Roman"/>
      <w:b/>
      <w:bCs/>
      <w:sz w:val="24"/>
      <w:szCs w:val="24"/>
      <w:lang w:eastAsia="es-ES"/>
    </w:rPr>
  </w:style>
  <w:style w:type="paragraph" w:styleId="NormalWeb">
    <w:name w:val="Normal (Web)"/>
    <w:basedOn w:val="Normal"/>
    <w:uiPriority w:val="99"/>
    <w:semiHidden/>
    <w:unhideWhenUsed/>
    <w:rsid w:val="00F9145D"/>
    <w:pPr>
      <w:spacing w:before="100" w:beforeAutospacing="1" w:after="100" w:afterAutospacing="1"/>
    </w:pPr>
  </w:style>
  <w:style w:type="paragraph" w:styleId="Encabezado">
    <w:name w:val="header"/>
    <w:basedOn w:val="Normal"/>
    <w:link w:val="EncabezadoCar"/>
    <w:unhideWhenUsed/>
    <w:rsid w:val="0053490C"/>
    <w:pPr>
      <w:tabs>
        <w:tab w:val="center" w:pos="4252"/>
        <w:tab w:val="right" w:pos="8504"/>
      </w:tabs>
      <w:spacing w:before="0"/>
    </w:pPr>
  </w:style>
  <w:style w:type="character" w:customStyle="1" w:styleId="EncabezadoCar">
    <w:name w:val="Encabezado Car"/>
    <w:basedOn w:val="Fuentedeprrafopredeter"/>
    <w:link w:val="Encabezado"/>
    <w:uiPriority w:val="99"/>
    <w:rsid w:val="0053490C"/>
    <w:rPr>
      <w:rFonts w:ascii="Times New Roman" w:hAnsi="Times New Roman" w:cs="Times New Roman"/>
      <w:szCs w:val="24"/>
      <w:lang w:eastAsia="es-ES"/>
    </w:rPr>
  </w:style>
  <w:style w:type="paragraph" w:styleId="Piedepgina">
    <w:name w:val="footer"/>
    <w:basedOn w:val="Normal"/>
    <w:link w:val="PiedepginaCar"/>
    <w:uiPriority w:val="99"/>
    <w:unhideWhenUsed/>
    <w:rsid w:val="0053490C"/>
    <w:pPr>
      <w:tabs>
        <w:tab w:val="center" w:pos="4252"/>
        <w:tab w:val="right" w:pos="8504"/>
      </w:tabs>
      <w:spacing w:before="0"/>
    </w:pPr>
  </w:style>
  <w:style w:type="character" w:customStyle="1" w:styleId="PiedepginaCar">
    <w:name w:val="Pie de página Car"/>
    <w:basedOn w:val="Fuentedeprrafopredeter"/>
    <w:link w:val="Piedepgina"/>
    <w:uiPriority w:val="99"/>
    <w:rsid w:val="0053490C"/>
    <w:rPr>
      <w:rFonts w:ascii="Times New Roman" w:hAnsi="Times New Roman" w:cs="Times New Roman"/>
      <w:szCs w:val="24"/>
      <w:lang w:eastAsia="es-ES"/>
    </w:rPr>
  </w:style>
  <w:style w:type="paragraph" w:styleId="Textodeglobo">
    <w:name w:val="Balloon Text"/>
    <w:basedOn w:val="Normal"/>
    <w:link w:val="TextodegloboCar"/>
    <w:uiPriority w:val="99"/>
    <w:semiHidden/>
    <w:unhideWhenUsed/>
    <w:rsid w:val="0053490C"/>
    <w:pPr>
      <w:spacing w:before="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490C"/>
    <w:rPr>
      <w:rFonts w:ascii="Tahoma" w:hAnsi="Tahoma" w:cs="Tahoma"/>
      <w:sz w:val="16"/>
      <w:szCs w:val="16"/>
      <w:lang w:eastAsia="es-ES"/>
    </w:rPr>
  </w:style>
  <w:style w:type="paragraph" w:styleId="Ttulo">
    <w:name w:val="Title"/>
    <w:basedOn w:val="Normal"/>
    <w:next w:val="Normal"/>
    <w:link w:val="TtuloCar"/>
    <w:uiPriority w:val="10"/>
    <w:qFormat/>
    <w:rsid w:val="006D398C"/>
    <w:pPr>
      <w:spacing w:before="0" w:after="300"/>
      <w:contextualSpacing/>
    </w:pPr>
    <w:rPr>
      <w:rFonts w:eastAsiaTheme="majorEastAsia" w:cstheme="majorBidi"/>
      <w:b/>
      <w:spacing w:val="5"/>
      <w:kern w:val="28"/>
      <w:sz w:val="28"/>
      <w:szCs w:val="52"/>
    </w:rPr>
  </w:style>
  <w:style w:type="character" w:customStyle="1" w:styleId="TtuloCar">
    <w:name w:val="Título Car"/>
    <w:basedOn w:val="Fuentedeprrafopredeter"/>
    <w:link w:val="Ttulo"/>
    <w:uiPriority w:val="10"/>
    <w:rsid w:val="006D398C"/>
    <w:rPr>
      <w:rFonts w:ascii="Times New Roman" w:eastAsiaTheme="majorEastAsia" w:hAnsi="Times New Roman" w:cstheme="majorBidi"/>
      <w:b/>
      <w:spacing w:val="5"/>
      <w:kern w:val="28"/>
      <w:sz w:val="28"/>
      <w:szCs w:val="52"/>
      <w:lang w:eastAsia="es-ES"/>
    </w:rPr>
  </w:style>
  <w:style w:type="character" w:customStyle="1" w:styleId="Ttulo1Car">
    <w:name w:val="Título 1 Car"/>
    <w:basedOn w:val="Fuentedeprrafopredeter"/>
    <w:link w:val="Ttulo1"/>
    <w:uiPriority w:val="9"/>
    <w:rsid w:val="008305DD"/>
    <w:rPr>
      <w:rFonts w:ascii="Times New Roman" w:eastAsiaTheme="majorEastAsia" w:hAnsi="Times New Roman" w:cstheme="majorBidi"/>
      <w:b/>
      <w:bCs/>
      <w:sz w:val="28"/>
      <w:szCs w:val="28"/>
      <w:lang w:eastAsia="es-ES"/>
    </w:rPr>
  </w:style>
  <w:style w:type="paragraph" w:styleId="Sinespaciado">
    <w:name w:val="No Spacing"/>
    <w:uiPriority w:val="1"/>
    <w:rsid w:val="001904F6"/>
    <w:pPr>
      <w:spacing w:after="0" w:line="240" w:lineRule="auto"/>
      <w:jc w:val="both"/>
    </w:pPr>
    <w:rPr>
      <w:rFonts w:ascii="Times New Roman" w:hAnsi="Times New Roman" w:cs="Times New Roman"/>
      <w:szCs w:val="24"/>
      <w:lang w:eastAsia="es-ES"/>
    </w:rPr>
  </w:style>
  <w:style w:type="character" w:customStyle="1" w:styleId="Ttulo3Car">
    <w:name w:val="Título 3 Car"/>
    <w:basedOn w:val="Fuentedeprrafopredeter"/>
    <w:link w:val="Ttulo3"/>
    <w:uiPriority w:val="9"/>
    <w:rsid w:val="00210868"/>
    <w:rPr>
      <w:rFonts w:ascii="Times New Roman" w:eastAsiaTheme="majorEastAsia" w:hAnsi="Times New Roman" w:cstheme="majorBidi"/>
      <w:b/>
      <w:bCs/>
      <w:i/>
      <w:szCs w:val="24"/>
      <w:lang w:eastAsia="es-ES"/>
    </w:rPr>
  </w:style>
  <w:style w:type="paragraph" w:styleId="Subttulo">
    <w:name w:val="Subtitle"/>
    <w:basedOn w:val="Normal"/>
    <w:next w:val="Normal"/>
    <w:link w:val="SubttuloCar"/>
    <w:uiPriority w:val="11"/>
    <w:qFormat/>
    <w:rsid w:val="001904F6"/>
    <w:pPr>
      <w:numPr>
        <w:ilvl w:val="1"/>
      </w:numPr>
    </w:pPr>
    <w:rPr>
      <w:rFonts w:asciiTheme="majorHAnsi" w:eastAsiaTheme="majorEastAsia" w:hAnsiTheme="majorHAnsi" w:cstheme="majorBidi"/>
      <w:i/>
      <w:iCs/>
      <w:color w:val="4F81BD" w:themeColor="accent1"/>
      <w:spacing w:val="15"/>
      <w:sz w:val="24"/>
    </w:rPr>
  </w:style>
  <w:style w:type="character" w:customStyle="1" w:styleId="SubttuloCar">
    <w:name w:val="Subtítulo Car"/>
    <w:basedOn w:val="Fuentedeprrafopredeter"/>
    <w:link w:val="Subttulo"/>
    <w:uiPriority w:val="11"/>
    <w:rsid w:val="001904F6"/>
    <w:rPr>
      <w:rFonts w:asciiTheme="majorHAnsi" w:eastAsiaTheme="majorEastAsia" w:hAnsiTheme="majorHAnsi" w:cstheme="majorBidi"/>
      <w:i/>
      <w:iCs/>
      <w:color w:val="4F81BD" w:themeColor="accent1"/>
      <w:spacing w:val="15"/>
      <w:sz w:val="24"/>
      <w:szCs w:val="24"/>
      <w:lang w:eastAsia="es-ES"/>
    </w:rPr>
  </w:style>
  <w:style w:type="paragraph" w:styleId="Descripcin">
    <w:name w:val="caption"/>
    <w:basedOn w:val="Normal"/>
    <w:next w:val="Normal"/>
    <w:uiPriority w:val="35"/>
    <w:unhideWhenUsed/>
    <w:qFormat/>
    <w:rsid w:val="00793B06"/>
    <w:pPr>
      <w:spacing w:before="0" w:after="200"/>
      <w:jc w:val="center"/>
    </w:pPr>
    <w:rPr>
      <w:b/>
      <w:bCs/>
      <w:sz w:val="18"/>
      <w:szCs w:val="18"/>
    </w:rPr>
  </w:style>
  <w:style w:type="table" w:styleId="Tablaconcuadrcula">
    <w:name w:val="Table Grid"/>
    <w:basedOn w:val="Tablanormal"/>
    <w:uiPriority w:val="59"/>
    <w:rsid w:val="00793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329B5"/>
    <w:pPr>
      <w:ind w:left="720"/>
      <w:contextualSpacing/>
    </w:pPr>
  </w:style>
  <w:style w:type="paragraph" w:styleId="TtuloTDC">
    <w:name w:val="TOC Heading"/>
    <w:basedOn w:val="Ttulo1"/>
    <w:next w:val="Normal"/>
    <w:uiPriority w:val="39"/>
    <w:unhideWhenUsed/>
    <w:qFormat/>
    <w:rsid w:val="00F329B5"/>
    <w:pPr>
      <w:pageBreakBefore w:val="0"/>
      <w:numPr>
        <w:numId w:val="0"/>
      </w:numPr>
      <w:spacing w:before="480" w:after="0" w:line="276" w:lineRule="auto"/>
      <w:jc w:val="left"/>
      <w:outlineLvl w:val="9"/>
    </w:pPr>
    <w:rPr>
      <w:rFonts w:asciiTheme="majorHAnsi" w:hAnsiTheme="majorHAnsi"/>
      <w:color w:val="365F91" w:themeColor="accent1" w:themeShade="BF"/>
    </w:rPr>
  </w:style>
  <w:style w:type="paragraph" w:styleId="TDC1">
    <w:name w:val="toc 1"/>
    <w:basedOn w:val="Normal"/>
    <w:next w:val="Normal"/>
    <w:autoRedefine/>
    <w:uiPriority w:val="39"/>
    <w:unhideWhenUsed/>
    <w:rsid w:val="001A6DA8"/>
    <w:pPr>
      <w:tabs>
        <w:tab w:val="left" w:pos="1320"/>
        <w:tab w:val="right" w:leader="dot" w:pos="8494"/>
      </w:tabs>
      <w:spacing w:after="100"/>
    </w:pPr>
    <w:rPr>
      <w:b/>
      <w:bCs/>
      <w:noProof/>
    </w:rPr>
  </w:style>
  <w:style w:type="paragraph" w:styleId="TDC2">
    <w:name w:val="toc 2"/>
    <w:basedOn w:val="Normal"/>
    <w:next w:val="Normal"/>
    <w:autoRedefine/>
    <w:uiPriority w:val="39"/>
    <w:unhideWhenUsed/>
    <w:rsid w:val="00F329B5"/>
    <w:pPr>
      <w:spacing w:after="100"/>
      <w:ind w:left="220"/>
    </w:pPr>
  </w:style>
  <w:style w:type="character" w:styleId="Hipervnculo">
    <w:name w:val="Hyperlink"/>
    <w:basedOn w:val="Fuentedeprrafopredeter"/>
    <w:uiPriority w:val="99"/>
    <w:unhideWhenUsed/>
    <w:rsid w:val="00F329B5"/>
    <w:rPr>
      <w:color w:val="0000FF" w:themeColor="hyperlink"/>
      <w:u w:val="single"/>
    </w:rPr>
  </w:style>
  <w:style w:type="paragraph" w:styleId="TDC3">
    <w:name w:val="toc 3"/>
    <w:basedOn w:val="Normal"/>
    <w:next w:val="Normal"/>
    <w:autoRedefine/>
    <w:uiPriority w:val="39"/>
    <w:unhideWhenUsed/>
    <w:rsid w:val="00BD2CF1"/>
    <w:pPr>
      <w:spacing w:after="100"/>
      <w:ind w:left="440"/>
    </w:pPr>
  </w:style>
  <w:style w:type="character" w:customStyle="1" w:styleId="Ttulo4Car">
    <w:name w:val="Título 4 Car"/>
    <w:basedOn w:val="Fuentedeprrafopredeter"/>
    <w:link w:val="Ttulo4"/>
    <w:uiPriority w:val="9"/>
    <w:rsid w:val="008305DD"/>
    <w:rPr>
      <w:rFonts w:asciiTheme="majorHAnsi" w:eastAsiaTheme="majorEastAsia" w:hAnsiTheme="majorHAnsi" w:cstheme="majorBidi"/>
      <w:b/>
      <w:bCs/>
      <w:i/>
      <w:iCs/>
      <w:color w:val="4F81BD" w:themeColor="accent1"/>
      <w:szCs w:val="24"/>
      <w:lang w:eastAsia="es-ES"/>
    </w:rPr>
  </w:style>
  <w:style w:type="character" w:customStyle="1" w:styleId="Ttulo5Car">
    <w:name w:val="Título 5 Car"/>
    <w:basedOn w:val="Fuentedeprrafopredeter"/>
    <w:link w:val="Ttulo5"/>
    <w:uiPriority w:val="9"/>
    <w:semiHidden/>
    <w:rsid w:val="008305DD"/>
    <w:rPr>
      <w:rFonts w:asciiTheme="majorHAnsi" w:eastAsiaTheme="majorEastAsia" w:hAnsiTheme="majorHAnsi" w:cstheme="majorBidi"/>
      <w:color w:val="243F60" w:themeColor="accent1" w:themeShade="7F"/>
      <w:szCs w:val="24"/>
      <w:lang w:eastAsia="es-ES"/>
    </w:rPr>
  </w:style>
  <w:style w:type="character" w:customStyle="1" w:styleId="Ttulo6Car">
    <w:name w:val="Título 6 Car"/>
    <w:basedOn w:val="Fuentedeprrafopredeter"/>
    <w:link w:val="Ttulo6"/>
    <w:uiPriority w:val="9"/>
    <w:rsid w:val="008305DD"/>
    <w:rPr>
      <w:rFonts w:asciiTheme="majorHAnsi" w:eastAsiaTheme="majorEastAsia" w:hAnsiTheme="majorHAnsi" w:cstheme="majorBidi"/>
      <w:i/>
      <w:iCs/>
      <w:color w:val="243F60" w:themeColor="accent1" w:themeShade="7F"/>
      <w:szCs w:val="24"/>
      <w:lang w:eastAsia="es-ES"/>
    </w:rPr>
  </w:style>
  <w:style w:type="character" w:customStyle="1" w:styleId="Ttulo7Car">
    <w:name w:val="Título 7 Car"/>
    <w:basedOn w:val="Fuentedeprrafopredeter"/>
    <w:link w:val="Ttulo7"/>
    <w:uiPriority w:val="9"/>
    <w:semiHidden/>
    <w:rsid w:val="008305DD"/>
    <w:rPr>
      <w:rFonts w:asciiTheme="majorHAnsi" w:eastAsiaTheme="majorEastAsia" w:hAnsiTheme="majorHAnsi" w:cstheme="majorBidi"/>
      <w:i/>
      <w:iCs/>
      <w:color w:val="404040" w:themeColor="text1" w:themeTint="BF"/>
      <w:szCs w:val="24"/>
      <w:lang w:eastAsia="es-ES"/>
    </w:rPr>
  </w:style>
  <w:style w:type="character" w:customStyle="1" w:styleId="Ttulo8Car">
    <w:name w:val="Título 8 Car"/>
    <w:basedOn w:val="Fuentedeprrafopredeter"/>
    <w:link w:val="Ttulo8"/>
    <w:uiPriority w:val="9"/>
    <w:semiHidden/>
    <w:rsid w:val="008305DD"/>
    <w:rPr>
      <w:rFonts w:asciiTheme="majorHAnsi" w:eastAsiaTheme="majorEastAsia" w:hAnsiTheme="majorHAnsi" w:cstheme="majorBidi"/>
      <w:color w:val="404040" w:themeColor="text1" w:themeTint="BF"/>
      <w:sz w:val="20"/>
      <w:szCs w:val="20"/>
      <w:lang w:eastAsia="es-ES"/>
    </w:rPr>
  </w:style>
  <w:style w:type="character" w:customStyle="1" w:styleId="Ttulo9Car">
    <w:name w:val="Título 9 Car"/>
    <w:basedOn w:val="Fuentedeprrafopredeter"/>
    <w:link w:val="Ttulo9"/>
    <w:uiPriority w:val="9"/>
    <w:semiHidden/>
    <w:rsid w:val="008305DD"/>
    <w:rPr>
      <w:rFonts w:asciiTheme="majorHAnsi" w:eastAsiaTheme="majorEastAsia" w:hAnsiTheme="majorHAnsi" w:cstheme="majorBidi"/>
      <w:i/>
      <w:iCs/>
      <w:color w:val="404040" w:themeColor="text1" w:themeTint="BF"/>
      <w:sz w:val="20"/>
      <w:szCs w:val="20"/>
      <w:lang w:eastAsia="es-ES"/>
    </w:rPr>
  </w:style>
  <w:style w:type="character" w:styleId="Mencinsinresolver">
    <w:name w:val="Unresolved Mention"/>
    <w:basedOn w:val="Fuentedeprrafopredeter"/>
    <w:uiPriority w:val="99"/>
    <w:semiHidden/>
    <w:unhideWhenUsed/>
    <w:rsid w:val="00DC525D"/>
    <w:rPr>
      <w:color w:val="605E5C"/>
      <w:shd w:val="clear" w:color="auto" w:fill="E1DFDD"/>
    </w:rPr>
  </w:style>
  <w:style w:type="paragraph" w:styleId="Bibliografa">
    <w:name w:val="Bibliography"/>
    <w:basedOn w:val="Normal"/>
    <w:next w:val="Normal"/>
    <w:uiPriority w:val="37"/>
    <w:unhideWhenUsed/>
    <w:rsid w:val="00734DB7"/>
  </w:style>
  <w:style w:type="character" w:styleId="Hipervnculovisitado">
    <w:name w:val="FollowedHyperlink"/>
    <w:basedOn w:val="Fuentedeprrafopredeter"/>
    <w:uiPriority w:val="99"/>
    <w:semiHidden/>
    <w:unhideWhenUsed/>
    <w:rsid w:val="009A3DC2"/>
    <w:rPr>
      <w:color w:val="800080" w:themeColor="followedHyperlink"/>
      <w:u w:val="single"/>
    </w:rPr>
  </w:style>
  <w:style w:type="paragraph" w:styleId="Saludo">
    <w:name w:val="Salutation"/>
    <w:basedOn w:val="Normal"/>
    <w:next w:val="Normal"/>
    <w:link w:val="SaludoCar"/>
    <w:uiPriority w:val="99"/>
    <w:unhideWhenUsed/>
    <w:rsid w:val="00EC691F"/>
  </w:style>
  <w:style w:type="character" w:customStyle="1" w:styleId="SaludoCar">
    <w:name w:val="Saludo Car"/>
    <w:basedOn w:val="Fuentedeprrafopredeter"/>
    <w:link w:val="Saludo"/>
    <w:uiPriority w:val="99"/>
    <w:rsid w:val="00EC691F"/>
    <w:rPr>
      <w:rFonts w:ascii="Times New Roman" w:hAnsi="Times New Roman" w:cs="Times New Roman"/>
      <w:szCs w:val="24"/>
      <w:lang w:eastAsia="es-ES"/>
    </w:rPr>
  </w:style>
  <w:style w:type="paragraph" w:styleId="Listaconvietas">
    <w:name w:val="List Bullet"/>
    <w:basedOn w:val="Normal"/>
    <w:uiPriority w:val="99"/>
    <w:unhideWhenUsed/>
    <w:rsid w:val="00EC691F"/>
    <w:pPr>
      <w:numPr>
        <w:numId w:val="15"/>
      </w:numPr>
      <w:contextualSpacing/>
    </w:pPr>
  </w:style>
  <w:style w:type="paragraph" w:styleId="Listaconvietas2">
    <w:name w:val="List Bullet 2"/>
    <w:basedOn w:val="Normal"/>
    <w:uiPriority w:val="99"/>
    <w:unhideWhenUsed/>
    <w:rsid w:val="00EC691F"/>
    <w:pPr>
      <w:numPr>
        <w:numId w:val="16"/>
      </w:numPr>
      <w:contextualSpacing/>
    </w:pPr>
  </w:style>
  <w:style w:type="paragraph" w:styleId="Textoindependiente">
    <w:name w:val="Body Text"/>
    <w:basedOn w:val="Normal"/>
    <w:link w:val="TextoindependienteCar"/>
    <w:uiPriority w:val="99"/>
    <w:unhideWhenUsed/>
    <w:rsid w:val="00EC691F"/>
    <w:pPr>
      <w:spacing w:after="120"/>
    </w:pPr>
  </w:style>
  <w:style w:type="character" w:customStyle="1" w:styleId="TextoindependienteCar">
    <w:name w:val="Texto independiente Car"/>
    <w:basedOn w:val="Fuentedeprrafopredeter"/>
    <w:link w:val="Textoindependiente"/>
    <w:uiPriority w:val="99"/>
    <w:rsid w:val="00EC691F"/>
    <w:rPr>
      <w:rFonts w:ascii="Times New Roman" w:hAnsi="Times New Roman" w:cs="Times New Roman"/>
      <w:szCs w:val="24"/>
      <w:lang w:eastAsia="es-ES"/>
    </w:rPr>
  </w:style>
  <w:style w:type="paragraph" w:styleId="Sangradetextonormal">
    <w:name w:val="Body Text Indent"/>
    <w:basedOn w:val="Normal"/>
    <w:link w:val="SangradetextonormalCar"/>
    <w:uiPriority w:val="99"/>
    <w:unhideWhenUsed/>
    <w:rsid w:val="00EC691F"/>
    <w:pPr>
      <w:spacing w:after="120"/>
      <w:ind w:left="283"/>
    </w:pPr>
  </w:style>
  <w:style w:type="character" w:customStyle="1" w:styleId="SangradetextonormalCar">
    <w:name w:val="Sangría de texto normal Car"/>
    <w:basedOn w:val="Fuentedeprrafopredeter"/>
    <w:link w:val="Sangradetextonormal"/>
    <w:uiPriority w:val="99"/>
    <w:rsid w:val="00EC691F"/>
    <w:rPr>
      <w:rFonts w:ascii="Times New Roman" w:hAnsi="Times New Roman" w:cs="Times New Roman"/>
      <w:szCs w:val="24"/>
      <w:lang w:eastAsia="es-ES"/>
    </w:rPr>
  </w:style>
  <w:style w:type="paragraph" w:styleId="Textoindependienteprimerasangra">
    <w:name w:val="Body Text First Indent"/>
    <w:basedOn w:val="Textoindependiente"/>
    <w:link w:val="TextoindependienteprimerasangraCar"/>
    <w:uiPriority w:val="99"/>
    <w:unhideWhenUsed/>
    <w:rsid w:val="00EC691F"/>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EC691F"/>
    <w:rPr>
      <w:rFonts w:ascii="Times New Roman" w:hAnsi="Times New Roman" w:cs="Times New Roman"/>
      <w:szCs w:val="24"/>
      <w:lang w:eastAsia="es-ES"/>
    </w:rPr>
  </w:style>
  <w:style w:type="paragraph" w:styleId="Textoindependienteprimerasangra2">
    <w:name w:val="Body Text First Indent 2"/>
    <w:basedOn w:val="Sangradetextonormal"/>
    <w:link w:val="Textoindependienteprimerasangra2Car"/>
    <w:uiPriority w:val="99"/>
    <w:unhideWhenUsed/>
    <w:rsid w:val="00EC691F"/>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EC691F"/>
    <w:rPr>
      <w:rFonts w:ascii="Times New Roman" w:hAnsi="Times New Roman" w:cs="Times New Roman"/>
      <w:szCs w:val="24"/>
      <w:lang w:eastAsia="es-ES"/>
    </w:rPr>
  </w:style>
  <w:style w:type="character" w:styleId="Textodelmarcadordeposicin">
    <w:name w:val="Placeholder Text"/>
    <w:basedOn w:val="Fuentedeprrafopredeter"/>
    <w:uiPriority w:val="99"/>
    <w:semiHidden/>
    <w:rsid w:val="003E640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27127">
      <w:bodyDiv w:val="1"/>
      <w:marLeft w:val="0"/>
      <w:marRight w:val="0"/>
      <w:marTop w:val="0"/>
      <w:marBottom w:val="0"/>
      <w:divBdr>
        <w:top w:val="none" w:sz="0" w:space="0" w:color="auto"/>
        <w:left w:val="none" w:sz="0" w:space="0" w:color="auto"/>
        <w:bottom w:val="none" w:sz="0" w:space="0" w:color="auto"/>
        <w:right w:val="none" w:sz="0" w:space="0" w:color="auto"/>
      </w:divBdr>
    </w:div>
    <w:div w:id="130054442">
      <w:bodyDiv w:val="1"/>
      <w:marLeft w:val="0"/>
      <w:marRight w:val="0"/>
      <w:marTop w:val="0"/>
      <w:marBottom w:val="0"/>
      <w:divBdr>
        <w:top w:val="none" w:sz="0" w:space="0" w:color="auto"/>
        <w:left w:val="none" w:sz="0" w:space="0" w:color="auto"/>
        <w:bottom w:val="none" w:sz="0" w:space="0" w:color="auto"/>
        <w:right w:val="none" w:sz="0" w:space="0" w:color="auto"/>
      </w:divBdr>
    </w:div>
    <w:div w:id="168567827">
      <w:bodyDiv w:val="1"/>
      <w:marLeft w:val="0"/>
      <w:marRight w:val="0"/>
      <w:marTop w:val="0"/>
      <w:marBottom w:val="0"/>
      <w:divBdr>
        <w:top w:val="none" w:sz="0" w:space="0" w:color="auto"/>
        <w:left w:val="none" w:sz="0" w:space="0" w:color="auto"/>
        <w:bottom w:val="none" w:sz="0" w:space="0" w:color="auto"/>
        <w:right w:val="none" w:sz="0" w:space="0" w:color="auto"/>
      </w:divBdr>
    </w:div>
    <w:div w:id="174005809">
      <w:bodyDiv w:val="1"/>
      <w:marLeft w:val="0"/>
      <w:marRight w:val="0"/>
      <w:marTop w:val="0"/>
      <w:marBottom w:val="0"/>
      <w:divBdr>
        <w:top w:val="none" w:sz="0" w:space="0" w:color="auto"/>
        <w:left w:val="none" w:sz="0" w:space="0" w:color="auto"/>
        <w:bottom w:val="none" w:sz="0" w:space="0" w:color="auto"/>
        <w:right w:val="none" w:sz="0" w:space="0" w:color="auto"/>
      </w:divBdr>
    </w:div>
    <w:div w:id="279537813">
      <w:bodyDiv w:val="1"/>
      <w:marLeft w:val="0"/>
      <w:marRight w:val="0"/>
      <w:marTop w:val="0"/>
      <w:marBottom w:val="0"/>
      <w:divBdr>
        <w:top w:val="none" w:sz="0" w:space="0" w:color="auto"/>
        <w:left w:val="none" w:sz="0" w:space="0" w:color="auto"/>
        <w:bottom w:val="none" w:sz="0" w:space="0" w:color="auto"/>
        <w:right w:val="none" w:sz="0" w:space="0" w:color="auto"/>
      </w:divBdr>
    </w:div>
    <w:div w:id="322390352">
      <w:bodyDiv w:val="1"/>
      <w:marLeft w:val="0"/>
      <w:marRight w:val="0"/>
      <w:marTop w:val="0"/>
      <w:marBottom w:val="0"/>
      <w:divBdr>
        <w:top w:val="none" w:sz="0" w:space="0" w:color="auto"/>
        <w:left w:val="none" w:sz="0" w:space="0" w:color="auto"/>
        <w:bottom w:val="none" w:sz="0" w:space="0" w:color="auto"/>
        <w:right w:val="none" w:sz="0" w:space="0" w:color="auto"/>
      </w:divBdr>
    </w:div>
    <w:div w:id="323122271">
      <w:bodyDiv w:val="1"/>
      <w:marLeft w:val="0"/>
      <w:marRight w:val="0"/>
      <w:marTop w:val="0"/>
      <w:marBottom w:val="0"/>
      <w:divBdr>
        <w:top w:val="none" w:sz="0" w:space="0" w:color="auto"/>
        <w:left w:val="none" w:sz="0" w:space="0" w:color="auto"/>
        <w:bottom w:val="none" w:sz="0" w:space="0" w:color="auto"/>
        <w:right w:val="none" w:sz="0" w:space="0" w:color="auto"/>
      </w:divBdr>
    </w:div>
    <w:div w:id="373504963">
      <w:bodyDiv w:val="1"/>
      <w:marLeft w:val="0"/>
      <w:marRight w:val="0"/>
      <w:marTop w:val="0"/>
      <w:marBottom w:val="0"/>
      <w:divBdr>
        <w:top w:val="none" w:sz="0" w:space="0" w:color="auto"/>
        <w:left w:val="none" w:sz="0" w:space="0" w:color="auto"/>
        <w:bottom w:val="none" w:sz="0" w:space="0" w:color="auto"/>
        <w:right w:val="none" w:sz="0" w:space="0" w:color="auto"/>
      </w:divBdr>
    </w:div>
    <w:div w:id="535580246">
      <w:bodyDiv w:val="1"/>
      <w:marLeft w:val="0"/>
      <w:marRight w:val="0"/>
      <w:marTop w:val="0"/>
      <w:marBottom w:val="0"/>
      <w:divBdr>
        <w:top w:val="none" w:sz="0" w:space="0" w:color="auto"/>
        <w:left w:val="none" w:sz="0" w:space="0" w:color="auto"/>
        <w:bottom w:val="none" w:sz="0" w:space="0" w:color="auto"/>
        <w:right w:val="none" w:sz="0" w:space="0" w:color="auto"/>
      </w:divBdr>
    </w:div>
    <w:div w:id="536624918">
      <w:bodyDiv w:val="1"/>
      <w:marLeft w:val="0"/>
      <w:marRight w:val="0"/>
      <w:marTop w:val="0"/>
      <w:marBottom w:val="0"/>
      <w:divBdr>
        <w:top w:val="none" w:sz="0" w:space="0" w:color="auto"/>
        <w:left w:val="none" w:sz="0" w:space="0" w:color="auto"/>
        <w:bottom w:val="none" w:sz="0" w:space="0" w:color="auto"/>
        <w:right w:val="none" w:sz="0" w:space="0" w:color="auto"/>
      </w:divBdr>
    </w:div>
    <w:div w:id="537544720">
      <w:bodyDiv w:val="1"/>
      <w:marLeft w:val="0"/>
      <w:marRight w:val="0"/>
      <w:marTop w:val="0"/>
      <w:marBottom w:val="0"/>
      <w:divBdr>
        <w:top w:val="none" w:sz="0" w:space="0" w:color="auto"/>
        <w:left w:val="none" w:sz="0" w:space="0" w:color="auto"/>
        <w:bottom w:val="none" w:sz="0" w:space="0" w:color="auto"/>
        <w:right w:val="none" w:sz="0" w:space="0" w:color="auto"/>
      </w:divBdr>
    </w:div>
    <w:div w:id="560365435">
      <w:bodyDiv w:val="1"/>
      <w:marLeft w:val="0"/>
      <w:marRight w:val="0"/>
      <w:marTop w:val="0"/>
      <w:marBottom w:val="0"/>
      <w:divBdr>
        <w:top w:val="none" w:sz="0" w:space="0" w:color="auto"/>
        <w:left w:val="none" w:sz="0" w:space="0" w:color="auto"/>
        <w:bottom w:val="none" w:sz="0" w:space="0" w:color="auto"/>
        <w:right w:val="none" w:sz="0" w:space="0" w:color="auto"/>
      </w:divBdr>
    </w:div>
    <w:div w:id="608391788">
      <w:bodyDiv w:val="1"/>
      <w:marLeft w:val="0"/>
      <w:marRight w:val="0"/>
      <w:marTop w:val="0"/>
      <w:marBottom w:val="0"/>
      <w:divBdr>
        <w:top w:val="none" w:sz="0" w:space="0" w:color="auto"/>
        <w:left w:val="none" w:sz="0" w:space="0" w:color="auto"/>
        <w:bottom w:val="none" w:sz="0" w:space="0" w:color="auto"/>
        <w:right w:val="none" w:sz="0" w:space="0" w:color="auto"/>
      </w:divBdr>
    </w:div>
    <w:div w:id="625744740">
      <w:bodyDiv w:val="1"/>
      <w:marLeft w:val="0"/>
      <w:marRight w:val="0"/>
      <w:marTop w:val="0"/>
      <w:marBottom w:val="0"/>
      <w:divBdr>
        <w:top w:val="none" w:sz="0" w:space="0" w:color="auto"/>
        <w:left w:val="none" w:sz="0" w:space="0" w:color="auto"/>
        <w:bottom w:val="none" w:sz="0" w:space="0" w:color="auto"/>
        <w:right w:val="none" w:sz="0" w:space="0" w:color="auto"/>
      </w:divBdr>
    </w:div>
    <w:div w:id="1037464341">
      <w:bodyDiv w:val="1"/>
      <w:marLeft w:val="0"/>
      <w:marRight w:val="0"/>
      <w:marTop w:val="0"/>
      <w:marBottom w:val="0"/>
      <w:divBdr>
        <w:top w:val="none" w:sz="0" w:space="0" w:color="auto"/>
        <w:left w:val="none" w:sz="0" w:space="0" w:color="auto"/>
        <w:bottom w:val="none" w:sz="0" w:space="0" w:color="auto"/>
        <w:right w:val="none" w:sz="0" w:space="0" w:color="auto"/>
      </w:divBdr>
    </w:div>
    <w:div w:id="1177425785">
      <w:bodyDiv w:val="1"/>
      <w:marLeft w:val="0"/>
      <w:marRight w:val="0"/>
      <w:marTop w:val="0"/>
      <w:marBottom w:val="0"/>
      <w:divBdr>
        <w:top w:val="none" w:sz="0" w:space="0" w:color="auto"/>
        <w:left w:val="none" w:sz="0" w:space="0" w:color="auto"/>
        <w:bottom w:val="none" w:sz="0" w:space="0" w:color="auto"/>
        <w:right w:val="none" w:sz="0" w:space="0" w:color="auto"/>
      </w:divBdr>
    </w:div>
    <w:div w:id="1209295795">
      <w:bodyDiv w:val="1"/>
      <w:marLeft w:val="0"/>
      <w:marRight w:val="0"/>
      <w:marTop w:val="0"/>
      <w:marBottom w:val="0"/>
      <w:divBdr>
        <w:top w:val="none" w:sz="0" w:space="0" w:color="auto"/>
        <w:left w:val="none" w:sz="0" w:space="0" w:color="auto"/>
        <w:bottom w:val="none" w:sz="0" w:space="0" w:color="auto"/>
        <w:right w:val="none" w:sz="0" w:space="0" w:color="auto"/>
      </w:divBdr>
    </w:div>
    <w:div w:id="1228688797">
      <w:bodyDiv w:val="1"/>
      <w:marLeft w:val="0"/>
      <w:marRight w:val="0"/>
      <w:marTop w:val="0"/>
      <w:marBottom w:val="0"/>
      <w:divBdr>
        <w:top w:val="none" w:sz="0" w:space="0" w:color="auto"/>
        <w:left w:val="none" w:sz="0" w:space="0" w:color="auto"/>
        <w:bottom w:val="none" w:sz="0" w:space="0" w:color="auto"/>
        <w:right w:val="none" w:sz="0" w:space="0" w:color="auto"/>
      </w:divBdr>
    </w:div>
    <w:div w:id="1255671262">
      <w:bodyDiv w:val="1"/>
      <w:marLeft w:val="0"/>
      <w:marRight w:val="0"/>
      <w:marTop w:val="0"/>
      <w:marBottom w:val="0"/>
      <w:divBdr>
        <w:top w:val="none" w:sz="0" w:space="0" w:color="auto"/>
        <w:left w:val="none" w:sz="0" w:space="0" w:color="auto"/>
        <w:bottom w:val="none" w:sz="0" w:space="0" w:color="auto"/>
        <w:right w:val="none" w:sz="0" w:space="0" w:color="auto"/>
      </w:divBdr>
    </w:div>
    <w:div w:id="1287468219">
      <w:bodyDiv w:val="1"/>
      <w:marLeft w:val="0"/>
      <w:marRight w:val="0"/>
      <w:marTop w:val="0"/>
      <w:marBottom w:val="0"/>
      <w:divBdr>
        <w:top w:val="none" w:sz="0" w:space="0" w:color="auto"/>
        <w:left w:val="none" w:sz="0" w:space="0" w:color="auto"/>
        <w:bottom w:val="none" w:sz="0" w:space="0" w:color="auto"/>
        <w:right w:val="none" w:sz="0" w:space="0" w:color="auto"/>
      </w:divBdr>
    </w:div>
    <w:div w:id="1544321859">
      <w:bodyDiv w:val="1"/>
      <w:marLeft w:val="0"/>
      <w:marRight w:val="0"/>
      <w:marTop w:val="0"/>
      <w:marBottom w:val="0"/>
      <w:divBdr>
        <w:top w:val="none" w:sz="0" w:space="0" w:color="auto"/>
        <w:left w:val="none" w:sz="0" w:space="0" w:color="auto"/>
        <w:bottom w:val="none" w:sz="0" w:space="0" w:color="auto"/>
        <w:right w:val="none" w:sz="0" w:space="0" w:color="auto"/>
      </w:divBdr>
    </w:div>
    <w:div w:id="1703827429">
      <w:bodyDiv w:val="1"/>
      <w:marLeft w:val="0"/>
      <w:marRight w:val="0"/>
      <w:marTop w:val="0"/>
      <w:marBottom w:val="0"/>
      <w:divBdr>
        <w:top w:val="none" w:sz="0" w:space="0" w:color="auto"/>
        <w:left w:val="none" w:sz="0" w:space="0" w:color="auto"/>
        <w:bottom w:val="none" w:sz="0" w:space="0" w:color="auto"/>
        <w:right w:val="none" w:sz="0" w:space="0" w:color="auto"/>
      </w:divBdr>
    </w:div>
    <w:div w:id="1953438896">
      <w:bodyDiv w:val="1"/>
      <w:marLeft w:val="0"/>
      <w:marRight w:val="0"/>
      <w:marTop w:val="0"/>
      <w:marBottom w:val="0"/>
      <w:divBdr>
        <w:top w:val="none" w:sz="0" w:space="0" w:color="auto"/>
        <w:left w:val="none" w:sz="0" w:space="0" w:color="auto"/>
        <w:bottom w:val="none" w:sz="0" w:space="0" w:color="auto"/>
        <w:right w:val="none" w:sz="0" w:space="0" w:color="auto"/>
      </w:divBdr>
    </w:div>
    <w:div w:id="2093578554">
      <w:bodyDiv w:val="1"/>
      <w:marLeft w:val="0"/>
      <w:marRight w:val="0"/>
      <w:marTop w:val="0"/>
      <w:marBottom w:val="0"/>
      <w:divBdr>
        <w:top w:val="none" w:sz="0" w:space="0" w:color="auto"/>
        <w:left w:val="none" w:sz="0" w:space="0" w:color="auto"/>
        <w:bottom w:val="none" w:sz="0" w:space="0" w:color="auto"/>
        <w:right w:val="none" w:sz="0" w:space="0" w:color="auto"/>
      </w:divBdr>
    </w:div>
    <w:div w:id="2106417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invensense.tdk.com/products/motion-tracking/9-axis/mpu-9250/" TargetMode="External"/><Relationship Id="rId68" Type="http://schemas.openxmlformats.org/officeDocument/2006/relationships/hyperlink" Target="https://www.st.com/resource/en/datasheet/lsm6ds3.pdf"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nxp.com/docs/en/data-%09sheet/FXOS8700CQ.pdf" TargetMode="External"/><Relationship Id="rId58" Type="http://schemas.openxmlformats.org/officeDocument/2006/relationships/hyperlink" Target="https://www.nxp.com/products/no-longer-manufactured/3-axis-digital-%09gyroscope:FXAS21002C" TargetMode="External"/><Relationship Id="rId66" Type="http://schemas.openxmlformats.org/officeDocument/2006/relationships/hyperlink" Target="https://www.st.com/resource/en/data_brief/steval-wesu1.pdf"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www.ti.com/product/CC3200" TargetMode="External"/><Relationship Id="rId19" Type="http://schemas.openxmlformats.org/officeDocument/2006/relationships/image" Target="media/image10.jpe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4.png"/><Relationship Id="rId48" Type="http://schemas.openxmlformats.org/officeDocument/2006/relationships/hyperlink" Target="http://www.rfet.es/es_licencias_introduccion.html" TargetMode="External"/><Relationship Id="rId56" Type="http://schemas.openxmlformats.org/officeDocument/2006/relationships/hyperlink" Target="https://www.nxp.com/products/wireless/bluetooth-low-energy/kinetis-kw40z-2-4-ghz-%09dual-mode-bluetooth-low-energy-and-802-15-4-wireless-radio-microcontroller-mcu-%09based-on-arm-cortex-m0-plus-core:KW40Z" TargetMode="External"/><Relationship Id="rId64" Type="http://schemas.openxmlformats.org/officeDocument/2006/relationships/hyperlink" Target="https://invensense.tdk.com/wp-content/uploads/2015/02/PS-MPU-9250A-01-%09v1.1.pdf" TargetMode="External"/><Relationship Id="rId69" Type="http://schemas.openxmlformats.org/officeDocument/2006/relationships/hyperlink" Target="https://www.st.com/resource/en/datasheet/lis3mdl.pdf" TargetMode="External"/><Relationship Id="rId8" Type="http://schemas.openxmlformats.org/officeDocument/2006/relationships/header" Target="header1.xml"/><Relationship Id="rId51" Type="http://schemas.openxmlformats.org/officeDocument/2006/relationships/hyperlink" Target="https://www.globaldata.com/wearable-tech-is-maturing-but-is-still-out-of-the-%09mainstream-says-globaldata/"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hyperlink" Target="http://www.ti.com/product/CC1350" TargetMode="External"/><Relationship Id="rId67" Type="http://schemas.openxmlformats.org/officeDocument/2006/relationships/hyperlink" Target="https://www.st.com/resource/en/user_manual/dm00279614-how-to-%09use-the-stevalwesu1-stmicroelectronics.pdf"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nxp.com/docs/en/data-sheet/FXOS8700CQ.pdf" TargetMode="External"/><Relationship Id="rId62" Type="http://schemas.openxmlformats.org/officeDocument/2006/relationships/hyperlink" Target="https://www.ti.com/lit/ds/symlink/cc3200.pdf" TargetMode="External"/><Relationship Id="rId70" Type="http://schemas.openxmlformats.org/officeDocument/2006/relationships/hyperlink" Target="https://www.android.com/intl/es_es/what-is-androi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padelfederacion.es/Datos_Federacion.asp?Id=0" TargetMode="External"/><Relationship Id="rId57" Type="http://schemas.openxmlformats.org/officeDocument/2006/relationships/hyperlink" Target="https://www.nxp.com/products/sensors/motion-sensors/6-axis/digital-motion-sensor-3d-%09accelerometer-2g-4g-8g-plus-3d-magnetometer:FXOS8700CQ" TargetMode="External"/><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mikroe.com/hexiwear" TargetMode="External"/><Relationship Id="rId60" Type="http://schemas.openxmlformats.org/officeDocument/2006/relationships/hyperlink" Target="http://www.ti.com/lit/ds/symlink/cc1350.pdf" TargetMode="External"/><Relationship Id="rId65" Type="http://schemas.openxmlformats.org/officeDocument/2006/relationships/hyperlink" Target="https://www.st.com/en/evaluation-tools/steval-wesu1.html" TargetMode="External"/><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chart" Target="charts/chart1.xml"/><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www.marketingnews.es/investigacion/noticia/1156101031605/wearables-crece-%09numero-de-espanoles-tienen-uno.1.html" TargetMode="External"/><Relationship Id="rId55" Type="http://schemas.openxmlformats.org/officeDocument/2006/relationships/hyperlink" Target="https://www.nxp.com/products/processors-and-microcontrollers/arm-%09microcontrollers/general-purpose-mcus/k-series-cortex-m4/k6x-ethernet/kinetis-k64-%09120-mhz-256-kb-sram-microcontrollers-mcus-based-on-arm-cortex-m4-core:K64_120" TargetMode="External"/><Relationship Id="rId7" Type="http://schemas.openxmlformats.org/officeDocument/2006/relationships/endnotes" Target="endnotes.xml"/><Relationship Id="rId71" Type="http://schemas.openxmlformats.org/officeDocument/2006/relationships/hyperlink" Target="https://www.apple.com/es/ios/ios-13/"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www.etsit.upv.es/" TargetMode="External"/><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http://upvrenew.upv.es/perfiles/pas-pdi/imagenes/marca_UPV_principal_negro300.png" TargetMode="External"/><Relationship Id="rId2" Type="http://schemas.openxmlformats.org/officeDocument/2006/relationships/image" Target="media/image3.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Licencias tenis y pádel</a:t>
            </a:r>
            <a:r>
              <a:rPr lang="es-ES" baseline="0"/>
              <a:t> en España (2012-2019)</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Tenis</c:v>
                </c:pt>
              </c:strCache>
            </c:strRef>
          </c:tx>
          <c:spPr>
            <a:solidFill>
              <a:srgbClr val="FFFF00"/>
            </a:solidFill>
            <a:ln>
              <a:solidFill>
                <a:schemeClr val="tx1"/>
              </a:solidFill>
            </a:ln>
            <a:effectLst/>
          </c:spPr>
          <c:invertIfNegative val="0"/>
          <c:cat>
            <c:numRef>
              <c:f>Hoja1!$A$2:$A$9</c:f>
              <c:numCache>
                <c:formatCode>General</c:formatCode>
                <c:ptCount val="8"/>
                <c:pt idx="0">
                  <c:v>2012</c:v>
                </c:pt>
                <c:pt idx="1">
                  <c:v>2013</c:v>
                </c:pt>
                <c:pt idx="2">
                  <c:v>2014</c:v>
                </c:pt>
                <c:pt idx="3">
                  <c:v>2015</c:v>
                </c:pt>
                <c:pt idx="4">
                  <c:v>2016</c:v>
                </c:pt>
                <c:pt idx="5">
                  <c:v>2017</c:v>
                </c:pt>
                <c:pt idx="6">
                  <c:v>2018</c:v>
                </c:pt>
                <c:pt idx="7">
                  <c:v>2019</c:v>
                </c:pt>
              </c:numCache>
            </c:numRef>
          </c:cat>
          <c:val>
            <c:numRef>
              <c:f>Hoja1!$B$2:$B$9</c:f>
              <c:numCache>
                <c:formatCode>General</c:formatCode>
                <c:ptCount val="8"/>
                <c:pt idx="0">
                  <c:v>103898</c:v>
                </c:pt>
                <c:pt idx="1">
                  <c:v>89830</c:v>
                </c:pt>
                <c:pt idx="2">
                  <c:v>85668</c:v>
                </c:pt>
                <c:pt idx="3">
                  <c:v>81581</c:v>
                </c:pt>
                <c:pt idx="4">
                  <c:v>80227</c:v>
                </c:pt>
                <c:pt idx="5">
                  <c:v>77864</c:v>
                </c:pt>
                <c:pt idx="6">
                  <c:v>78100</c:v>
                </c:pt>
                <c:pt idx="7">
                  <c:v>71091</c:v>
                </c:pt>
              </c:numCache>
            </c:numRef>
          </c:val>
          <c:extLst>
            <c:ext xmlns:c16="http://schemas.microsoft.com/office/drawing/2014/chart" uri="{C3380CC4-5D6E-409C-BE32-E72D297353CC}">
              <c16:uniqueId val="{00000000-F028-47A2-B843-D0B23B9B81C5}"/>
            </c:ext>
          </c:extLst>
        </c:ser>
        <c:ser>
          <c:idx val="1"/>
          <c:order val="1"/>
          <c:tx>
            <c:strRef>
              <c:f>Hoja1!$C$1</c:f>
              <c:strCache>
                <c:ptCount val="1"/>
                <c:pt idx="0">
                  <c:v>Pádel</c:v>
                </c:pt>
              </c:strCache>
            </c:strRef>
          </c:tx>
          <c:spPr>
            <a:solidFill>
              <a:srgbClr val="0070C0"/>
            </a:solidFill>
            <a:ln>
              <a:solidFill>
                <a:schemeClr val="tx1"/>
              </a:solidFill>
            </a:ln>
            <a:effectLst/>
          </c:spPr>
          <c:invertIfNegative val="0"/>
          <c:cat>
            <c:numRef>
              <c:f>Hoja1!$A$2:$A$9</c:f>
              <c:numCache>
                <c:formatCode>General</c:formatCode>
                <c:ptCount val="8"/>
                <c:pt idx="0">
                  <c:v>2012</c:v>
                </c:pt>
                <c:pt idx="1">
                  <c:v>2013</c:v>
                </c:pt>
                <c:pt idx="2">
                  <c:v>2014</c:v>
                </c:pt>
                <c:pt idx="3">
                  <c:v>2015</c:v>
                </c:pt>
                <c:pt idx="4">
                  <c:v>2016</c:v>
                </c:pt>
                <c:pt idx="5">
                  <c:v>2017</c:v>
                </c:pt>
                <c:pt idx="6">
                  <c:v>2018</c:v>
                </c:pt>
                <c:pt idx="7">
                  <c:v>2019</c:v>
                </c:pt>
              </c:numCache>
            </c:numRef>
          </c:cat>
          <c:val>
            <c:numRef>
              <c:f>Hoja1!$C$2:$C$9</c:f>
              <c:numCache>
                <c:formatCode>General</c:formatCode>
                <c:ptCount val="8"/>
                <c:pt idx="0">
                  <c:v>39652</c:v>
                </c:pt>
                <c:pt idx="1">
                  <c:v>43312</c:v>
                </c:pt>
                <c:pt idx="2">
                  <c:v>49463</c:v>
                </c:pt>
                <c:pt idx="3">
                  <c:v>56263</c:v>
                </c:pt>
                <c:pt idx="4">
                  <c:v>58333</c:v>
                </c:pt>
                <c:pt idx="5">
                  <c:v>68786</c:v>
                </c:pt>
                <c:pt idx="6">
                  <c:v>72266</c:v>
                </c:pt>
                <c:pt idx="7">
                  <c:v>75819</c:v>
                </c:pt>
              </c:numCache>
            </c:numRef>
          </c:val>
          <c:extLst>
            <c:ext xmlns:c16="http://schemas.microsoft.com/office/drawing/2014/chart" uri="{C3380CC4-5D6E-409C-BE32-E72D297353CC}">
              <c16:uniqueId val="{00000001-F028-47A2-B843-D0B23B9B81C5}"/>
            </c:ext>
          </c:extLst>
        </c:ser>
        <c:ser>
          <c:idx val="2"/>
          <c:order val="2"/>
          <c:tx>
            <c:strRef>
              <c:f>Hoja1!$D$1</c:f>
              <c:strCache>
                <c:ptCount val="1"/>
                <c:pt idx="0">
                  <c:v>Total</c:v>
                </c:pt>
              </c:strCache>
            </c:strRef>
          </c:tx>
          <c:spPr>
            <a:solidFill>
              <a:schemeClr val="accent6"/>
            </a:solidFill>
            <a:ln>
              <a:solidFill>
                <a:schemeClr val="tx1"/>
              </a:solidFill>
            </a:ln>
            <a:effectLst/>
          </c:spPr>
          <c:invertIfNegative val="0"/>
          <c:cat>
            <c:numRef>
              <c:f>Hoja1!$A$2:$A$9</c:f>
              <c:numCache>
                <c:formatCode>General</c:formatCode>
                <c:ptCount val="8"/>
                <c:pt idx="0">
                  <c:v>2012</c:v>
                </c:pt>
                <c:pt idx="1">
                  <c:v>2013</c:v>
                </c:pt>
                <c:pt idx="2">
                  <c:v>2014</c:v>
                </c:pt>
                <c:pt idx="3">
                  <c:v>2015</c:v>
                </c:pt>
                <c:pt idx="4">
                  <c:v>2016</c:v>
                </c:pt>
                <c:pt idx="5">
                  <c:v>2017</c:v>
                </c:pt>
                <c:pt idx="6">
                  <c:v>2018</c:v>
                </c:pt>
                <c:pt idx="7">
                  <c:v>2019</c:v>
                </c:pt>
              </c:numCache>
            </c:numRef>
          </c:cat>
          <c:val>
            <c:numRef>
              <c:f>Hoja1!$D$2:$D$9</c:f>
              <c:numCache>
                <c:formatCode>General</c:formatCode>
                <c:ptCount val="8"/>
                <c:pt idx="0">
                  <c:v>143550</c:v>
                </c:pt>
                <c:pt idx="1">
                  <c:v>133142</c:v>
                </c:pt>
                <c:pt idx="2">
                  <c:v>135131</c:v>
                </c:pt>
                <c:pt idx="3">
                  <c:v>137844</c:v>
                </c:pt>
                <c:pt idx="4">
                  <c:v>138560</c:v>
                </c:pt>
                <c:pt idx="5">
                  <c:v>146650</c:v>
                </c:pt>
                <c:pt idx="6">
                  <c:v>150366</c:v>
                </c:pt>
                <c:pt idx="7">
                  <c:v>146910</c:v>
                </c:pt>
              </c:numCache>
            </c:numRef>
          </c:val>
          <c:extLst>
            <c:ext xmlns:c16="http://schemas.microsoft.com/office/drawing/2014/chart" uri="{C3380CC4-5D6E-409C-BE32-E72D297353CC}">
              <c16:uniqueId val="{00000002-F028-47A2-B843-D0B23B9B81C5}"/>
            </c:ext>
          </c:extLst>
        </c:ser>
        <c:dLbls>
          <c:showLegendKey val="0"/>
          <c:showVal val="0"/>
          <c:showCatName val="0"/>
          <c:showSerName val="0"/>
          <c:showPercent val="0"/>
          <c:showBubbleSize val="0"/>
        </c:dLbls>
        <c:gapWidth val="150"/>
        <c:axId val="1811135759"/>
        <c:axId val="1486902447"/>
      </c:barChart>
      <c:catAx>
        <c:axId val="18111357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86902447"/>
        <c:crosses val="autoZero"/>
        <c:auto val="1"/>
        <c:lblAlgn val="ctr"/>
        <c:lblOffset val="100"/>
        <c:noMultiLvlLbl val="0"/>
      </c:catAx>
      <c:valAx>
        <c:axId val="14869024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8111357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RFE</b:Tag>
    <b:SourceType>InternetSite</b:SourceType>
    <b:Guid>{9445CC37-0D84-49BD-A4A3-FC5CBE7A8672}</b:Guid>
    <b:Title>RFET (Real Federación Española de Tenis)</b:Title>
    <b:InternetSiteTitle>Federación de pádel</b:InternetSiteTitle>
    <b:URL>http://www.rfet.es/es_licencias_introduccion.html https://www.padelfederacion.es/Datos_Federacion.asp?Id=0</b:URL>
    <b:RefOrder>1</b:RefOrder>
  </b:Source>
  <b:Source>
    <b:Tag>Por</b:Tag>
    <b:SourceType>InternetSite</b:SourceType>
    <b:Guid>{82BB6A42-67FD-487D-8D15-02A7B395F0E1}</b:Guid>
    <b:Title>Porcentaje de penetración de wearables</b:Title>
    <b:URL>https://www.marketingnews.es/investigacion/noticia/1156101031605/wearables-crece-numero-de-espanoles-tienen-uno.1.html</b:URL>
    <b:RefOrder>2</b:RefOrder>
  </b:Source>
</b:Sources>
</file>

<file path=customXml/itemProps1.xml><?xml version="1.0" encoding="utf-8"?>
<ds:datastoreItem xmlns:ds="http://schemas.openxmlformats.org/officeDocument/2006/customXml" ds:itemID="{BD6055CF-60F2-44F8-AA9B-6F1FA9232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835</TotalTime>
  <Pages>39</Pages>
  <Words>10235</Words>
  <Characters>56293</Characters>
  <Application>Microsoft Office Word</Application>
  <DocSecurity>0</DocSecurity>
  <Lines>469</Lines>
  <Paragraphs>132</Paragraphs>
  <ScaleCrop>false</ScaleCrop>
  <HeadingPairs>
    <vt:vector size="2" baseType="variant">
      <vt:variant>
        <vt:lpstr>Título</vt:lpstr>
      </vt:variant>
      <vt:variant>
        <vt:i4>1</vt:i4>
      </vt:variant>
    </vt:vector>
  </HeadingPairs>
  <TitlesOfParts>
    <vt:vector size="1" baseType="lpstr">
      <vt:lpstr/>
    </vt:vector>
  </TitlesOfParts>
  <Company>UPV</Company>
  <LinksUpToDate>false</LinksUpToDate>
  <CharactersWithSpaces>66396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mabacmar</dc:creator>
  <cp:lastModifiedBy>DIEGO PÉREZ LAVARÍAS</cp:lastModifiedBy>
  <cp:revision>117</cp:revision>
  <cp:lastPrinted>2020-05-04T13:23:00Z</cp:lastPrinted>
  <dcterms:created xsi:type="dcterms:W3CDTF">2020-05-01T08:53:00Z</dcterms:created>
  <dcterms:modified xsi:type="dcterms:W3CDTF">2020-05-27T14:48:00Z</dcterms:modified>
</cp:coreProperties>
</file>